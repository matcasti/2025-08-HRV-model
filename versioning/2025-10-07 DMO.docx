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 Unified Probabilistic Framework for Non-Stationary Heart Rate Variability Analysis</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Matías Castillo-Aguilar</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Cristian Núñez-Espinosa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688319250"/>
          <w:tag w:val="goog_rdk_0"/>
        </w:sdtPr>
        <w:sdtContent>
          <w:commentRangeStart w:id="0"/>
        </w:sdtContent>
      </w:sdt>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Abstract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Heart rate variability (HRV) forms the basis of non-invasive autonomic nervous system assessment</w:t>
      </w:r>
      <w:sdt>
        <w:sdtPr>
          <w:id w:val="471036783"/>
          <w:tag w:val="goog_rdk_1"/>
        </w:sdtPr>
        <w:sdtContent>
          <w:ins w:author="DAVID ALFREDO MEDINA ORTIZ" w:id="0" w:date="2025-10-01T19:11:33Z"/>
          <w:sdt>
            <w:sdtPr>
              <w:id w:val="-1435488521"/>
              <w:tag w:val="goog_rdk_2"/>
            </w:sdtPr>
            <w:sdtContent>
              <w:ins w:author="DAVID ALFREDO MEDINA ORTIZ" w:id="0" w:date="2025-10-01T19:11:33Z">
                <w:r w:rsidDel="00000000" w:rsidR="00000000" w:rsidRPr="00000000">
                  <w:rPr>
                    <w:rtl w:val="0"/>
                    <w:rPrChange w:author="DAVID ALFREDO MEDINA ORTIZ" w:id="1" w:date="2025-10-01T19:11:33Z">
                      <w:rPr>
                        <w:rFonts w:ascii="Aptos" w:cs="Aptos" w:eastAsia="Aptos" w:hAnsi="Aptos"/>
                        <w:b w:val="0"/>
                        <w:i w:val="0"/>
                        <w:smallCaps w:val="0"/>
                        <w:strike w:val="0"/>
                        <w:color w:val="000000"/>
                        <w:sz w:val="24"/>
                        <w:szCs w:val="24"/>
                        <w:u w:val="none"/>
                        <w:shd w:fill="auto" w:val="clear"/>
                        <w:vertAlign w:val="baseline"/>
                      </w:rPr>
                    </w:rPrChange>
                  </w:rPr>
                  <w:t xml:space="preserve">.</w:t>
                </w:r>
              </w:ins>
            </w:sdtContent>
          </w:sdt>
          <w:ins w:author="DAVID ALFREDO MEDINA ORTIZ" w:id="0" w:date="2025-10-01T19:11:33Z"/>
        </w:sdtContent>
      </w:sdt>
      <w:sdt>
        <w:sdtPr>
          <w:id w:val="2138141663"/>
          <w:tag w:val="goog_rdk_3"/>
        </w:sdtPr>
        <w:sdtContent>
          <w:del w:author="DAVID ALFREDO MEDINA ORTIZ" w:id="0" w:date="2025-10-01T19:11:33Z">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sdt>
        <w:sdtPr>
          <w:id w:val="-678013423"/>
          <w:tag w:val="goog_rdk_4"/>
        </w:sdtPr>
        <w:sdtContent>
          <w:ins w:author="DAVID ALFREDO MEDINA ORTIZ" w:id="2" w:date="2025-10-01T19:11:36Z"/>
          <w:sdt>
            <w:sdtPr>
              <w:id w:val="-271225072"/>
              <w:tag w:val="goog_rdk_5"/>
            </w:sdtPr>
            <w:sdtContent>
              <w:ins w:author="DAVID ALFREDO MEDINA ORTIZ" w:id="2" w:date="2025-10-01T19:11:36Z">
                <w:r w:rsidDel="00000000" w:rsidR="00000000" w:rsidRPr="00000000">
                  <w:rPr>
                    <w:rtl w:val="0"/>
                    <w:rPrChange w:author="DAVID ALFREDO MEDINA ORTIZ" w:id="3" w:date="2025-10-01T19:11:36Z">
                      <w:rPr>
                        <w:rFonts w:ascii="Aptos" w:cs="Aptos" w:eastAsia="Aptos" w:hAnsi="Aptos"/>
                        <w:b w:val="0"/>
                        <w:i w:val="0"/>
                        <w:smallCaps w:val="0"/>
                        <w:strike w:val="0"/>
                        <w:color w:val="000000"/>
                        <w:sz w:val="24"/>
                        <w:szCs w:val="24"/>
                        <w:u w:val="none"/>
                        <w:shd w:fill="auto" w:val="clear"/>
                        <w:vertAlign w:val="baseline"/>
                      </w:rPr>
                    </w:rPrChange>
                  </w:rPr>
                  <w:t xml:space="preserve">H</w:t>
                </w:r>
              </w:ins>
            </w:sdtContent>
          </w:sdt>
          <w:ins w:author="DAVID ALFREDO MEDINA ORTIZ" w:id="2" w:date="2025-10-01T19:11:36Z"/>
        </w:sdtContent>
      </w:sdt>
      <w:sdt>
        <w:sdtPr>
          <w:id w:val="-1508661557"/>
          <w:tag w:val="goog_rdk_6"/>
        </w:sdtPr>
        <w:sdtContent>
          <w:del w:author="DAVID ALFREDO MEDINA ORTIZ" w:id="2" w:date="2025-10-01T19:11:36Z">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delText xml:space="preserve">h</w:delText>
            </w:r>
          </w:del>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owever, its analysis is constrained by the non-stationary nature of physiological signals. Standard analytical methods, which assume stationarity within fixed time windows, fail to capture dynamical effects of interest, such as the response to a physiological stressor. This limitation obstructs the development of mechanistic hypotheses about autonomic control. Here, we address this challenge by introducing a unified probabilistic framework for non-stationary HRV analysis. We propose a hypothesis-driven, generative model that transforms the physiological response into a continuous-time stochastic process controlled by a double-logistic function. This approach deconstructs the R-R interval (RRi) series into a set of interpretable parameters representing the latency, rate, and magnitude of distinct response and recovery phases. Through simulation, we establish the model’s ability to achieve high-fidelity parameter recovery and show its descriptive superiority over conventional fixed-time window methods. We then apply the framework to an empirical exercise-recovery recording, generating a precise, falsifiable hypothesis of “dissonant autonomic recovery”, where mean heart rate and its variability exhibit distinct recovery timescales. This framework provides a formal methodology for translating RRi time series into quantitative, testable estimates of their generative processes.</w:t>
      </w:r>
    </w:p>
    <w:bookmarkStart w:colFirst="0" w:colLast="0" w:name="bookmark=id.9ygobt6ttcsb" w:id="0"/>
    <w:bookmarkEnd w:id="0"/>
    <w:p w:rsidR="00000000" w:rsidDel="00000000" w:rsidP="00000000" w:rsidRDefault="00000000" w:rsidRPr="00000000" w14:paraId="00000006">
      <w:pPr>
        <w:pStyle w:val="Heading1"/>
        <w:jc w:val="both"/>
        <w:rPr/>
      </w:pPr>
      <w:r w:rsidDel="00000000" w:rsidR="00000000" w:rsidRPr="00000000">
        <w:rPr>
          <w:rtl w:val="0"/>
        </w:rPr>
        <w:t xml:space="preserve">Introduction</w:t>
      </w:r>
    </w:p>
    <w:p w:rsidR="00000000" w:rsidDel="00000000" w:rsidP="00000000" w:rsidRDefault="00000000" w:rsidRPr="00000000" w14:paraId="00000007">
      <w:pPr>
        <w:spacing w:after="240" w:lineRule="auto"/>
        <w:jc w:val="both"/>
        <w:rPr/>
      </w:pPr>
      <w:r w:rsidDel="00000000" w:rsidR="00000000" w:rsidRPr="00000000">
        <w:rPr>
          <w:rtl w:val="0"/>
        </w:rPr>
        <w:t xml:space="preserve">The central goal in contemporary biomedical science is to mechanistically link the dynamics of physiological systems to human health and </w:t>
      </w:r>
      <w:sdt>
        <w:sdtPr>
          <w:id w:val="-1691257936"/>
          <w:tag w:val="goog_rdk_7"/>
        </w:sdtPr>
        <w:sdtContent>
          <w:commentRangeStart w:id="1"/>
        </w:sdtContent>
      </w:sdt>
      <w:r w:rsidDel="00000000" w:rsidR="00000000" w:rsidRPr="00000000">
        <w:rPr>
          <w:rtl w:val="0"/>
        </w:rPr>
        <w:t xml:space="preserve">disease</w:t>
      </w:r>
      <w:commentRangeEnd w:id="1"/>
      <w:r w:rsidDel="00000000" w:rsidR="00000000" w:rsidRPr="00000000">
        <w:commentReference w:id="1"/>
      </w:r>
      <w:r w:rsidDel="00000000" w:rsidR="00000000" w:rsidRPr="00000000">
        <w:rPr>
          <w:rtl w:val="0"/>
        </w:rPr>
        <w:t xml:space="preserve">. A primary obstacle to this goal is the inferential gap between what can be measured with high-temporal resolution via wearable sensors and the unobservable neurobiological processes that generate these measurements (Huber et al. 2025). This </w:t>
      </w:r>
      <w:r w:rsidDel="00000000" w:rsidR="00000000" w:rsidRPr="00000000">
        <w:rPr>
          <w:i w:val="1"/>
          <w:rtl w:val="0"/>
        </w:rPr>
        <w:t xml:space="preserve">inverse problem</w:t>
      </w:r>
      <w:r w:rsidDel="00000000" w:rsidR="00000000" w:rsidRPr="00000000">
        <w:rPr>
          <w:rtl w:val="0"/>
        </w:rPr>
        <w:t xml:space="preserve"> is particularly evident in the study of the autonomic nervous system (ANS), where heart rate variability (HRV) has become the dominant non-invasive marker (Shaffer and Ginsberg 2017; Castillo-Aguilar, Mabe-Castro et al. 2023). The R-R interval (RRi) time series is an invaluable signal, yet it poses a critical analytical challenge, as it reflects the integrated and dynamic interplay of multiple regulatory systems (Arakaki et al. 2023). Addressing this challenge requires formal methodologies capable of deconstructing the composite signal into quantitative, interpretable, and testable estimates of its underlying generative processes. The urgency of this task is highlighted by the central role of autonomic dysregulation in conditions ranging from cardiovascular diseases (Orini et al. 2023; Serhiyenko et al. 2024) to anxiety and post-traumatic stress (Schneider and Schwerdtfeger 2020; Cheng et al. 2022; Tomasi et al. 2024), where precise characterization of system dynamics is essential for diagnosis and treatment.</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analytical tools most widely employed in this field remain poorly suited to the task, as the prevailing paradigm relies on calculating summary statistics within fixed temporal windows, thereby imposing a static and linear worldview on a system that is inherently dynamic and non-linear. These methods assume stationarity, an assumption routinely disrupted during physiological transitions of scientific or clinical interest (Shaffer, Meehan, and Zerr 2020; Kim, Seok, and Shin 2021). As a result, they can produce misleading or uninterpretable outcomes. For example, by averaging across stress recovery, such methods conflate the initial sympathetic surge with the subsequent parasympathetic rebound, yielding a single opaque number that obscures the system’s adaptive capacity (Shaffer, Meehan, and Zerr 2020; Kim, Seok, and Shin 2021). In this way, the unavoidable distortion of RRi signals under non-stationary conditions may mask critical differences between a resilient individual, characterized by rapid recovery, and a vulnerable one, marked by dampened recovery, thereby concealing an essential biomarker of pathology (Lu et al. 2023). As a result, the “discretize-and-summarize” approach discards the temporal structure of the data and precludes direct estimation of mechanistic properties such as response latencies, rates of change, and adaptive magnitudes, which represent the essential features that define the physiological process. (Tiwari et al. 2021).</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More sophisticated approaches have been proposed, but they too often fail to resolve the core inferential challenge, presenting instead a false dichotomy between phenomenological description and non-interpretable abstraction. On one hand, time–frequency decompositions such as the wavelet transform provide detailed visualizations of spectral dynamics, making them valuable for exploratory analysis (German-Sallo 2014). Yet they remain fundamentally descriptive, unable to instantiate a generative model of the underlying biology. These methods can demonstrate that a change has occurred, yet they are unable to provide a parameterized and testable explanation of the underlying nature of that change (Guo et al. 2022). On the other hand, modeling traditions like state-space models (SSMs) offer mathematical sophistication for tracking and forecasting system evolution (Martı́n-González et al. 2018; Rosas et al. 2024). While powerful, these models frequently sacrifice physiological fidelity for mathematical convenience, as their latent states are often defined by statistical rather than biological properties. (Rosas et al. 2024; Liu, Perley, and Coleman 2024). </w:t>
      </w:r>
      <w:sdt>
        <w:sdtPr>
          <w:id w:val="-1362245084"/>
          <w:tag w:val="goog_rdk_8"/>
        </w:sdtPr>
        <w:sdtContent>
          <w:commentRangeStart w:id="2"/>
        </w:sdtContent>
      </w:sdt>
      <w:r w:rsidDel="00000000" w:rsidR="00000000" w:rsidRPr="00000000">
        <w:rPr>
          <w:rtl w:val="0"/>
        </w:rPr>
        <w:t xml:space="preserve">Even</w:t>
      </w:r>
      <w:commentRangeEnd w:id="2"/>
      <w:r w:rsidDel="00000000" w:rsidR="00000000" w:rsidRPr="00000000">
        <w:commentReference w:id="2"/>
      </w:r>
      <w:r w:rsidDel="00000000" w:rsidR="00000000" w:rsidRPr="00000000">
        <w:rPr>
          <w:rtl w:val="0"/>
        </w:rPr>
        <w:t xml:space="preserve"> in tailored applications, SSMs excel at tracking continuous variation but are not explicitly structured to parameterize the discrete phases of physiological events, such as onset rate, recovery latency, or adaptive magnitude in response to stress. The field thus remains methodologically constrained, caught between descriptive tools that cannot test mechanisms and abstract models whose parameters do not map onto physiological hypotheses.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Bridging this gap requires a conceptual shift from model-agnostic data description to the construction of hypothesis-driven frameworks grounded in generative modeling. Instead of simply characterizing what the data looks like, the focus should be on constructing explicit, testable, and quantitative models of the biological processes that generate the data. Here we introduce and validate a framework that reframes physiological analysis as a form of formal hypothesis </w:t>
      </w:r>
      <w:sdt>
        <w:sdtPr>
          <w:id w:val="-388302949"/>
          <w:tag w:val="goog_rdk_9"/>
        </w:sdtPr>
        <w:sdtContent>
          <w:commentRangeStart w:id="3"/>
        </w:sdtContent>
      </w:sdt>
      <w:r w:rsidDel="00000000" w:rsidR="00000000" w:rsidRPr="00000000">
        <w:rPr>
          <w:rtl w:val="0"/>
        </w:rPr>
        <w:t xml:space="preserve">testing</w:t>
      </w:r>
      <w:commentRangeEnd w:id="3"/>
      <w:r w:rsidDel="00000000" w:rsidR="00000000" w:rsidRPr="00000000">
        <w:commentReference w:id="3"/>
      </w:r>
      <w:r w:rsidDel="00000000" w:rsidR="00000000" w:rsidRPr="00000000">
        <w:rPr>
          <w:rtl w:val="0"/>
        </w:rPr>
        <w:t xml:space="preserve">. We hypothesize that autonomic responses to acute perturbations constitute structured, dynamic processes that can be effectively modeled as continuous-time stochastic dynamics. Specifically, we employ a double-logistic function as a parsimonious hypothesis for biphasic dynamics, capturing the characteristic onset and recovery phases (Castillo-Aguilar et al. 2025). This representation translates raw signals into a small set of interpretable mechanistic parameters, including the latency, rate, and magnitude of each phase, thereby providing direct insight into autonomic reactivity and resilience.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We implement this framework as a generative model within a Bayesian paradigm. This enables robust parameter estimation with full uncertainty quantification, hierarchical modeling of individual and group-level effects, and formal model comparison. Concretely, our model decomposes RRi dynamics into a time-varying mean, variance, and oscillatory component, all governed by a double-logistic latent trajectory. Through simulations, we demonstrate its capacity to recover ground-truth parameters, establishing core validity. We contend that this approach provides the necessary quantitative indices for developing and testing mechanistic physiological hypotheses, thereby representing a critical step toward translating complex time series into falsifiable biological knowledge.</w:t>
      </w:r>
    </w:p>
    <w:bookmarkStart w:colFirst="0" w:colLast="0" w:name="bookmark=id.5e42ijy7jeme" w:id="1"/>
    <w:bookmarkEnd w:id="1"/>
    <w:p w:rsidR="00000000" w:rsidDel="00000000" w:rsidP="00000000" w:rsidRDefault="00000000" w:rsidRPr="00000000" w14:paraId="0000000C">
      <w:pPr>
        <w:pStyle w:val="Heading1"/>
        <w:jc w:val="both"/>
        <w:rPr/>
      </w:pPr>
      <w:sdt>
        <w:sdtPr>
          <w:id w:val="-1177261515"/>
          <w:tag w:val="goog_rdk_10"/>
        </w:sdtPr>
        <w:sdtContent>
          <w:commentRangeStart w:id="4"/>
        </w:sdtContent>
      </w:sdt>
      <w:r w:rsidDel="00000000" w:rsidR="00000000" w:rsidRPr="00000000">
        <w:rPr>
          <w:rtl w:val="0"/>
        </w:rPr>
        <w:t xml:space="preserve">Results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880081699"/>
          <w:tag w:val="goog_rdk_11"/>
        </w:sdtPr>
        <w:sdtContent>
          <w:commentRangeStart w:id="5"/>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w:t>
      </w:r>
      <w:commentRangeEnd w:id="5"/>
      <w:r w:rsidDel="00000000" w:rsidR="00000000" w:rsidRPr="00000000">
        <w:commentReference w:id="5"/>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first test the model’s internal consistency by assessing its ability to recover its own parameters from simulated data. We then benchmark its descriptive fidelity against conventional methods to quantify its effectiveness in characterizing dynamic signals. Finally, we use the framework to generate a structured, phenomenological description of an empirical exercise-response signal, illustrating its potential for developing precise and data-driven hypotheses.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core components of the model, related the underlying data generation process being modeled, are illustrated in </w:t>
      </w:r>
      <w:sdt>
        <w:sdtPr>
          <w:id w:val="1068283473"/>
          <w:tag w:val="goog_rdk_12"/>
        </w:sdtPr>
        <w:sdtContent>
          <w:commentRangeStart w:id="6"/>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Figure</w:t>
      </w:r>
      <w:commentRangeEnd w:id="6"/>
      <w:r w:rsidDel="00000000" w:rsidR="00000000" w:rsidRPr="00000000">
        <w:commentReference w:id="6"/>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drawing>
          <wp:inline distB="114300" distT="114300" distL="114300" distR="114300">
            <wp:extent cx="5943600" cy="67437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Figure 1. Core components underlying observed RRi signals captured by the 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data generation process being modeled is represented as a linear combination of time and frequency components that build the underlying observed RRi signal as a dynamical and continuous process. In the top of the figure lies the model with each component separated in the subsequent bottom panels.</w:t>
      </w:r>
    </w:p>
    <w:bookmarkStart w:colFirst="0" w:colLast="0" w:name="bookmark=id.bw2nq47uin3s" w:id="2"/>
    <w:bookmarkEnd w:id="2"/>
    <w:p w:rsidR="00000000" w:rsidDel="00000000" w:rsidP="00000000" w:rsidRDefault="00000000" w:rsidRPr="00000000" w14:paraId="00000011">
      <w:pPr>
        <w:pStyle w:val="Heading2"/>
        <w:jc w:val="both"/>
        <w:rPr/>
      </w:pPr>
      <w:sdt>
        <w:sdtPr>
          <w:id w:val="-1779268752"/>
          <w:tag w:val="goog_rdk_13"/>
        </w:sdtPr>
        <w:sdtContent>
          <w:commentRangeStart w:id="7"/>
        </w:sdtContent>
      </w:sdt>
      <w:r w:rsidDel="00000000" w:rsidR="00000000" w:rsidRPr="00000000">
        <w:rPr>
          <w:rtl w:val="0"/>
        </w:rPr>
        <w:t xml:space="preserve">Model</w:t>
      </w:r>
      <w:commentRangeEnd w:id="7"/>
      <w:r w:rsidDel="00000000" w:rsidR="00000000" w:rsidRPr="00000000">
        <w:commentReference w:id="7"/>
      </w:r>
      <w:r w:rsidDel="00000000" w:rsidR="00000000" w:rsidRPr="00000000">
        <w:rPr>
          <w:rtl w:val="0"/>
        </w:rPr>
        <w:t xml:space="preserve"> validation and parameter recovery on synthetic data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establish the model’s internal consistency and the identifiability of its parameters, we first assessed </w:t>
      </w:r>
      <w:sdt>
        <w:sdtPr>
          <w:id w:val="-1702113938"/>
          <w:tag w:val="goog_rdk_14"/>
        </w:sdtPr>
        <w:sdtContent>
          <w:commentRangeStart w:id="8"/>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its ability to perform inference on synthetic data generated from its own structure.</w:t>
      </w:r>
      <w:commentRangeEnd w:id="8"/>
      <w:r w:rsidDel="00000000" w:rsidR="00000000" w:rsidRPr="00000000">
        <w:commentReference w:id="8"/>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w:t>
      </w:r>
      <w:sdt>
        <w:sdtPr>
          <w:id w:val="1700677156"/>
          <w:tag w:val="goog_rdk_15"/>
        </w:sdtPr>
        <w:sdtContent>
          <w:commentRangeStart w:id="9"/>
        </w:sdtContent>
      </w:sdt>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in</w:t>
      </w:r>
      <w:r w:rsidDel="00000000" w:rsidR="00000000" w:rsidRPr="00000000">
        <w:rPr>
          <w:i w:val="1"/>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silico</w:t>
      </w:r>
      <w:commentRangeEnd w:id="9"/>
      <w:r w:rsidDel="00000000" w:rsidR="00000000" w:rsidRPr="00000000">
        <w:commentReference w:id="9"/>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sdt>
        <w:sdtPr>
          <w:id w:val="966677622"/>
          <w:tag w:val="goog_rdk_16"/>
        </w:sdtPr>
        <w:sdtContent>
          <w:commentRangeStart w:id="10"/>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procedure serves as a necessary check of the model’s self-consistency and the estimation algorithm’s ability to navigate the complex posterior geometry.</w:t>
      </w:r>
      <w:commentRangeEnd w:id="10"/>
      <w:r w:rsidDel="00000000" w:rsidR="00000000" w:rsidRPr="00000000">
        <w:commentReference w:id="10"/>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sdt>
        <w:sdtPr>
          <w:id w:val="2138881460"/>
          <w:tag w:val="goog_rdk_17"/>
        </w:sdtPr>
        <w:sdtContent>
          <w:commentRangeStart w:id="11"/>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w:t>
      </w:r>
      <w:commentRangeEnd w:id="11"/>
      <w:r w:rsidDel="00000000" w:rsidR="00000000" w:rsidRPr="00000000">
        <w:commentReference w:id="11"/>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test the model’s performance, three distinct scenarios were designed: (A) a canonical response with complete recovery; (B) an incomplete recovery with persistence in both time and frequency domains; and (C) a high-noise condition with a low structured </w:t>
      </w:r>
      <w:sdt>
        <w:sdtPr>
          <w:id w:val="899399393"/>
          <w:tag w:val="goog_rdk_18"/>
        </w:sdtPr>
        <w:sdtContent>
          <w:commentRangeStart w:id="12"/>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variance fraction (</w:t>
      </w:r>
      <m:oMath>
        <m:r>
          <w:rPr>
            <w:rFonts w:ascii="Aptos" w:cs="Aptos" w:eastAsia="Aptos" w:hAnsi="Aptos"/>
            <w:b w:val="0"/>
            <w:i w:val="0"/>
            <w:smallCaps w:val="0"/>
            <w:strike w:val="0"/>
            <w:color w:val="000000"/>
            <w:sz w:val="24"/>
            <w:szCs w:val="24"/>
            <w:u w:val="none"/>
            <w:shd w:fill="auto" w:val="clear"/>
            <w:vertAlign w:val="baseline"/>
          </w:rPr>
          <m:t xml:space="preserve">w</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0.6)</w:t>
      </w:r>
      <w:commentRangeEnd w:id="12"/>
      <w:r w:rsidDel="00000000" w:rsidR="00000000" w:rsidRPr="00000000">
        <w:commentReference w:id="12"/>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sdt>
        <w:sdtPr>
          <w:id w:val="-1525582589"/>
          <w:tag w:val="goog_rdk_19"/>
        </w:sdtPr>
        <w:sdtContent>
          <w:commentRangeStart w:id="13"/>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ground-truth dynamics are illustrated in</w:t>
      </w:r>
      <w:commentRangeEnd w:id="13"/>
      <w:r w:rsidDel="00000000" w:rsidR="00000000" w:rsidRPr="00000000">
        <w:commentReference w:id="13"/>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sdt>
        <w:sdtPr>
          <w:id w:val="2093484725"/>
          <w:tag w:val="goog_rdk_20"/>
        </w:sdtPr>
        <w:sdtContent>
          <w:commentRangeStart w:id="14"/>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Figure</w:t>
      </w:r>
      <w:commentRangeEnd w:id="14"/>
      <w:r w:rsidDel="00000000" w:rsidR="00000000" w:rsidRPr="00000000">
        <w:commentReference w:id="14"/>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2, with corresponding </w:t>
      </w:r>
      <w:sdt>
        <w:sdtPr>
          <w:id w:val="1770045106"/>
          <w:tag w:val="goog_rdk_21"/>
        </w:sdtPr>
        <w:sdtContent>
          <w:commentRangeStart w:id="15"/>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generative</w:t>
      </w:r>
      <w:commentRangeEnd w:id="15"/>
      <w:r w:rsidDel="00000000" w:rsidR="00000000" w:rsidRPr="00000000">
        <w:commentReference w:id="15"/>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parameter values listed in Table 1. This procedure tests for inferential integrity under the assumption that the model is correctly specified; it does not test for robustness to model misspecification, a challenge inherent to all empirical data.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drawing>
          <wp:inline distB="114300" distT="114300" distL="114300" distR="114300">
            <wp:extent cx="5943600" cy="594360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Figure 2. Ground-truth dynamics of three synthetic scenarios.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scenarios </w:t>
      </w:r>
      <w:sdt>
        <w:sdtPr>
          <w:id w:val="-982584532"/>
          <w:tag w:val="goog_rdk_22"/>
        </w:sdtPr>
        <w:sdtContent>
          <w:commentRangeStart w:id="16"/>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were</w:t>
      </w:r>
      <w:commentRangeEnd w:id="16"/>
      <w:r w:rsidDel="00000000" w:rsidR="00000000" w:rsidRPr="00000000">
        <w:commentReference w:id="16"/>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designed to test model performance under diverse conditions: (A) a classic sympatho-vagal response, (B) an incomplete recovery with persistence in both time and frequency domains, and (C) a high-noise condition with dissonant (complete time-domain, incomplete spectral) recovery. Panels show the generated RRi data with the true mean signal, the underlying time-domain trajectories for baseline RRi and total SDNN, and the time-varying spectral proportions.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drawing>
          <wp:inline distB="114300" distT="114300" distL="114300" distR="114300">
            <wp:extent cx="5943600" cy="38735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924831896"/>
          <w:tag w:val="goog_rdk_23"/>
        </w:sdtPr>
        <w:sdtContent>
          <w:commentRangeStart w:id="17"/>
        </w:sdtContent>
      </w:sdt>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Table</w:t>
      </w:r>
      <w:commentRangeEnd w:id="17"/>
      <w:r w:rsidDel="00000000" w:rsidR="00000000" w:rsidRPr="00000000">
        <w:commentReference w:id="17"/>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1. Ground-truth parameter values for simulation scenarios.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Ground-truth parameter values used in the generation of three simulation scenarios. The scenarios correspond to (A) a classic sympatho-vagal response, (B) an incomplete recovery with time-domain and spectral persistence, and (C) an incomplete spectral but complete time-domain recovery with high </w:t>
      </w:r>
      <w:sdt>
        <w:sdtPr>
          <w:id w:val="756015699"/>
          <w:tag w:val="goog_rdk_24"/>
        </w:sdtPr>
        <w:sdtContent>
          <w:commentRangeStart w:id="18"/>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noise</w:t>
      </w:r>
      <w:commentRangeEnd w:id="18"/>
      <w:r w:rsidDel="00000000" w:rsidR="00000000" w:rsidRPr="00000000">
        <w:commentReference w:id="18"/>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When fit to this synthetic data, the model demonstrated a high-fidelity reconstruction of the generative process across all three scenarios. Figure 3 presents a visual summary of these results, plotting the model’s posterior estimates against the known ground-truth trajectories. The posterior means for the baseline RRi, total SDNN, and the time-varying spectral proportions closely track the true underlying dynamics. The 95% </w:t>
      </w:r>
      <w:sdt>
        <w:sdtPr>
          <w:id w:val="299816168"/>
          <w:tag w:val="goog_rdk_25"/>
        </w:sdtPr>
        <w:sdtContent>
          <w:commentRangeStart w:id="19"/>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credible</w:t>
      </w:r>
      <w:commentRangeEnd w:id="19"/>
      <w:r w:rsidDel="00000000" w:rsidR="00000000" w:rsidRPr="00000000">
        <w:commentReference w:id="19"/>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intervals, which represent the range of plausible parameter values given the data, consistently envelop the ground-truth </w:t>
      </w:r>
      <w:sdt>
        <w:sdtPr>
          <w:id w:val="2236668"/>
          <w:tag w:val="goog_rdk_26"/>
        </w:sdtPr>
        <w:sdtContent>
          <w:commentRangeStart w:id="20"/>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trajectories</w:t>
      </w:r>
      <w:commentRangeEnd w:id="20"/>
      <w:r w:rsidDel="00000000" w:rsidR="00000000" w:rsidRPr="00000000">
        <w:commentReference w:id="20"/>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drawing>
          <wp:inline distB="114300" distT="114300" distL="114300" distR="114300">
            <wp:extent cx="5943600" cy="59436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2136849764"/>
          <w:tag w:val="goog_rdk_27"/>
        </w:sdtPr>
        <w:sdtContent>
          <w:commentRangeStart w:id="21"/>
        </w:sdtContent>
      </w:sdt>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Figure</w:t>
      </w:r>
      <w:commentRangeEnd w:id="21"/>
      <w:r w:rsidDel="00000000" w:rsidR="00000000" w:rsidRPr="00000000">
        <w:commentReference w:id="21"/>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3. High-fidelity reconstruction of synthetic data by the generative 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model’s posterior mean estimates (solid lines) and 95% credible intervals (shaded ribbons) are overlaid on the known ground-truth dynamics (dashed lines) for all three scenarios (A, B, C). The model accurately recovers the continuous trajectories for baseline RRi, total SDNN, and spectral proportions across all conditions.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Beyond recovering the continuous dynamic trajectories, the model also recovered the discrete parameters that govern the shape and timing of these dynamics. </w:t>
      </w:r>
      <w:sdt>
        <w:sdtPr>
          <w:id w:val="2127366952"/>
          <w:tag w:val="goog_rdk_28"/>
        </w:sdtPr>
        <w:sdtContent>
          <w:commentRangeStart w:id="22"/>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Table</w:t>
      </w:r>
      <w:commentRangeEnd w:id="22"/>
      <w:r w:rsidDel="00000000" w:rsidR="00000000" w:rsidRPr="00000000">
        <w:commentReference w:id="22"/>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2 presents the posterior summaries for these key parameters, comparing the posterior median and 95% credible intervals against their true values. For all parameters across all scenarios, the 95% credible intervals successfully contained the ground-truth values. Successfully recovering all parameters confirms that they are practically identifiable from this type of data, at least when the data-generating process aligns with the model’s structural assumptions.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drawing>
          <wp:inline distB="114300" distT="114300" distL="114300" distR="114300">
            <wp:extent cx="5943600" cy="45085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1176248904"/>
          <w:tag w:val="goog_rdk_29"/>
        </w:sdtPr>
        <w:sdtContent>
          <w:commentRangeStart w:id="23"/>
        </w:sdtContent>
      </w:sdt>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Table </w:t>
      </w:r>
      <w:commentRangeEnd w:id="23"/>
      <w:r w:rsidDel="00000000" w:rsidR="00000000" w:rsidRPr="00000000">
        <w:commentReference w:id="23"/>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2. Posterior recovery of ground-truth parameters.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table compares the known ground-truth parameter values to the model’s posterior estimates (median and 95% credible interval). The model successfully recovers all parameters, with the true values consistently falling within the credible intervals.</w:t>
      </w:r>
    </w:p>
    <w:bookmarkStart w:colFirst="0" w:colLast="0" w:name="bookmark=id.blxszza8x7vw" w:id="3"/>
    <w:bookmarkEnd w:id="3"/>
    <w:p w:rsidR="00000000" w:rsidDel="00000000" w:rsidP="00000000" w:rsidRDefault="00000000" w:rsidRPr="00000000" w14:paraId="0000001D">
      <w:pPr>
        <w:pStyle w:val="Heading3"/>
        <w:jc w:val="both"/>
        <w:rPr/>
      </w:pPr>
      <w:r w:rsidDel="00000000" w:rsidR="00000000" w:rsidRPr="00000000">
        <w:rPr>
          <w:rtl w:val="0"/>
        </w:rPr>
        <w:t xml:space="preserve">Benchmarking</w:t>
      </w:r>
      <w:r w:rsidDel="00000000" w:rsidR="00000000" w:rsidRPr="00000000">
        <w:rPr>
          <w:rtl w:val="0"/>
        </w:rPr>
        <w:t xml:space="preserve"> the model’s descriptive fidelity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Having established the model’s internal consistency, we next benchmarked its descriptive performance against conventional, widely adopted analytical </w:t>
      </w:r>
      <w:sdt>
        <w:sdtPr>
          <w:id w:val="1986547233"/>
          <w:tag w:val="goog_rdk_30"/>
        </w:sdtPr>
        <w:sdtContent>
          <w:commentRangeStart w:id="24"/>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methods</w:t>
      </w:r>
      <w:commentRangeEnd w:id="24"/>
      <w:r w:rsidDel="00000000" w:rsidR="00000000" w:rsidRPr="00000000">
        <w:commentReference w:id="24"/>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objective of this comparison was to quantify the core differences in how these analytical frameworks represent and summarize dynamic signals, and to highlight the specific conditions under which our proposed model offers a more advantageous </w:t>
      </w:r>
      <w:sdt>
        <w:sdtPr>
          <w:id w:val="1953238221"/>
          <w:tag w:val="goog_rdk_31"/>
        </w:sdtPr>
        <w:sdtContent>
          <w:commentRangeStart w:id="25"/>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description</w:t>
      </w:r>
      <w:commentRangeEnd w:id="25"/>
      <w:r w:rsidDel="00000000" w:rsidR="00000000" w:rsidRPr="00000000">
        <w:commentReference w:id="25"/>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same synthetic datasets from the previous section were analyzed using a 60-second sliding-window analysis for time-domain metrics (mean RRi and SDNN), and a Short-Time Fourier Transform (STFT) with a similar window length for characterizing spectral </w:t>
      </w:r>
      <w:sdt>
        <w:sdtPr>
          <w:id w:val="1649700984"/>
          <w:tag w:val="goog_rdk_32"/>
        </w:sdtPr>
        <w:sdtContent>
          <w:commentRangeStart w:id="26"/>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dynamics</w:t>
      </w:r>
      <w:commentRangeEnd w:id="26"/>
      <w:r w:rsidDel="00000000" w:rsidR="00000000" w:rsidRPr="00000000">
        <w:commentReference w:id="26"/>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results of this comparative analysis highlights the descriptive distortions that are inherent to any method that relies on assumptions of local stationarity when applied to a continuously varying, non-stationary </w:t>
      </w:r>
      <w:sdt>
        <w:sdtPr>
          <w:id w:val="-1329648532"/>
          <w:tag w:val="goog_rdk_33"/>
        </w:sdtPr>
        <w:sdtContent>
          <w:commentRangeStart w:id="27"/>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signal</w:t>
      </w:r>
      <w:commentRangeEnd w:id="27"/>
      <w:r w:rsidDel="00000000" w:rsidR="00000000" w:rsidRPr="00000000">
        <w:commentReference w:id="27"/>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Figure </w:t>
      </w:r>
      <w:sdt>
        <w:sdtPr>
          <w:id w:val="687615091"/>
          <w:tag w:val="goog_rdk_34"/>
        </w:sdtPr>
        <w:sdtContent>
          <w:commentRangeStart w:id="28"/>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 </w:t>
      </w:r>
      <w:commentRangeEnd w:id="28"/>
      <w:r w:rsidDel="00000000" w:rsidR="00000000" w:rsidRPr="00000000">
        <w:commentReference w:id="28"/>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illustrates the outputs from the windowed methods. Visually, these methods produced a delayed and morphologically blunted approximation of the underlying dynamics. The sharp, non-linear transitions that characterize the onset and recovery phases of the signal are smeared and flattened by the averaging process inherent in the windowed calculation. Consequently, the windowed approach failed to accurately capture both the shape and the precise timing of the recovery process. Instead of reflecting the smooth, logistic curve defined by the ground-truth process, the windowed analysis superimposed the square-wave artifacts of its own computational structure onto the data, a clear instance of the analytical method distorting the phenomenon it is intended to </w:t>
      </w:r>
      <w:sdt>
        <w:sdtPr>
          <w:id w:val="-1381339776"/>
          <w:tag w:val="goog_rdk_35"/>
        </w:sdtPr>
        <w:sdtContent>
          <w:commentRangeStart w:id="29"/>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measure</w:t>
      </w:r>
      <w:commentRangeEnd w:id="29"/>
      <w:r w:rsidDel="00000000" w:rsidR="00000000" w:rsidRPr="00000000">
        <w:commentReference w:id="29"/>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drawing>
          <wp:inline distB="114300" distT="114300" distL="114300" distR="114300">
            <wp:extent cx="5943600" cy="59436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Figure 4. Distorted reconstruction of synthetic data by conventional windowed Methods.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estimates from a 60-second sliding window (for RRi and SDNN) and an STFT (for spectral proportions) are shown as solid lines overlaid on the ground-truth dynamics (dashed lines). The methods introduce significant lag, blunting, and temporal smearing, failing to capture the true non-linear dynamics.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405578542"/>
          <w:tag w:val="goog_rdk_36"/>
        </w:sdtPr>
        <w:sdtContent>
          <w:commentRangeStart w:id="30"/>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w:t>
      </w:r>
      <w:commentRangeEnd w:id="30"/>
      <w:r w:rsidDel="00000000" w:rsidR="00000000" w:rsidRPr="00000000">
        <w:commentReference w:id="30"/>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formal quantitative analysis confirms the descriptive efficiency and accuracy of the generative approach for signals of this particular nature. Table 3 provides a summary of key performance metrics. Across all scenarios and all signal components, the generative model consistently provided a more accurate and parsimonious description of the </w:t>
      </w:r>
      <w:sdt>
        <w:sdtPr>
          <w:id w:val="-2103639047"/>
          <w:tag w:val="goog_rdk_37"/>
        </w:sdtPr>
        <w:sdtContent>
          <w:commentRangeStart w:id="31"/>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data</w:t>
      </w:r>
      <w:commentRangeEnd w:id="31"/>
      <w:r w:rsidDel="00000000" w:rsidR="00000000" w:rsidRPr="00000000">
        <w:commentReference w:id="31"/>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achieved substantially lower error (RMSE and Bias) and captured a</w:t>
      </w:r>
      <w:r w:rsidDel="00000000" w:rsidR="00000000" w:rsidRPr="00000000">
        <w:rPr>
          <w:rtl w:val="0"/>
        </w:rPr>
        <w:t xml:space="preserve"> </w:t>
      </w:r>
      <w:sdt>
        <w:sdtPr>
          <w:id w:val="321946759"/>
          <w:tag w:val="goog_rdk_38"/>
        </w:sdtPr>
        <w:sdtContent>
          <w:commentRangeStart w:id="32"/>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significantly </w:t>
      </w:r>
      <w:commentRangeEnd w:id="32"/>
      <w:r w:rsidDel="00000000" w:rsidR="00000000" w:rsidRPr="00000000">
        <w:commentReference w:id="32"/>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higher proportion of the signal’s variance, with </w:t>
      </w:r>
      <m:oMath>
        <m:sSup>
          <m:sSupPr>
            <m:ctrlPr>
              <w:rPr>
                <w:rFonts w:ascii="Aptos" w:cs="Aptos" w:eastAsia="Aptos" w:hAnsi="Aptos"/>
                <w:b w:val="0"/>
                <w:i w:val="0"/>
                <w:smallCaps w:val="0"/>
                <w:strike w:val="0"/>
                <w:color w:val="000000"/>
                <w:sz w:val="24"/>
                <w:szCs w:val="24"/>
                <w:u w:val="none"/>
                <w:shd w:fill="auto" w:val="clear"/>
                <w:vertAlign w:val="baseline"/>
              </w:rPr>
            </m:ctrlPr>
          </m:sSupPr>
          <m:e>
            <m:r>
              <w:rPr>
                <w:rFonts w:ascii="Aptos" w:cs="Aptos" w:eastAsia="Aptos" w:hAnsi="Aptos"/>
                <w:b w:val="0"/>
                <w:i w:val="0"/>
                <w:smallCaps w:val="0"/>
                <w:strike w:val="0"/>
                <w:color w:val="000000"/>
                <w:sz w:val="24"/>
                <w:szCs w:val="24"/>
                <w:u w:val="none"/>
                <w:shd w:fill="auto" w:val="clear"/>
                <w:vertAlign w:val="baseline"/>
              </w:rPr>
              <m:t xml:space="preserve">R</m:t>
            </m:r>
          </m:e>
          <m:sup>
            <m:r>
              <w:rPr>
                <w:rFonts w:ascii="Aptos" w:cs="Aptos" w:eastAsia="Aptos" w:hAnsi="Aptos"/>
                <w:b w:val="0"/>
                <w:i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values typically exceeding 0.90. It is important to interpret this result with caution. The model’s performance is, in one sense, expected, as the synthetic data were generated from its own structure. However, it illustrates a core theoretical argument of this work: for signals that are plausibly characterized by smooth, continuous transitions between distinct physiological states, a model whose parametric form explicitly encodes this structure will naturally provide a more efficient, less distorted, and more interpretable quantitative summary than a non-parametric, windowed approach that was designed for stationary or quasi-stationary signals.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drawing>
          <wp:inline distB="114300" distT="114300" distL="114300" distR="114300">
            <wp:extent cx="5943600" cy="42418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Table 3. Quantitative Performance Metrics for the Generative Model versus Windowed Methods.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table presents the root mean squared error (RMSE) and mean absolute error (MAE) as measures of the average magnitude of the estimation error; Bias (mean error) identify any systematic tendency for over- or underestimation; and the coefficient of determination (</w:t>
      </w:r>
      <m:oMath>
        <m:sSup>
          <m:sSupPr>
            <m:ctrlPr>
              <w:rPr>
                <w:rFonts w:ascii="Aptos" w:cs="Aptos" w:eastAsia="Aptos" w:hAnsi="Aptos"/>
                <w:b w:val="0"/>
                <w:i w:val="0"/>
                <w:smallCaps w:val="0"/>
                <w:strike w:val="0"/>
                <w:color w:val="000000"/>
                <w:sz w:val="24"/>
                <w:szCs w:val="24"/>
                <w:u w:val="none"/>
                <w:shd w:fill="auto" w:val="clear"/>
                <w:vertAlign w:val="baseline"/>
              </w:rPr>
            </m:ctrlPr>
          </m:sSupPr>
          <m:e>
            <m:r>
              <w:rPr>
                <w:rFonts w:ascii="Aptos" w:cs="Aptos" w:eastAsia="Aptos" w:hAnsi="Aptos"/>
                <w:b w:val="0"/>
                <w:i w:val="0"/>
                <w:smallCaps w:val="0"/>
                <w:strike w:val="0"/>
                <w:color w:val="000000"/>
                <w:sz w:val="24"/>
                <w:szCs w:val="24"/>
                <w:u w:val="none"/>
                <w:shd w:fill="auto" w:val="clear"/>
                <w:vertAlign w:val="baseline"/>
              </w:rPr>
              <m:t xml:space="preserve">R</m:t>
            </m:r>
          </m:e>
          <m:sup>
            <m:r>
              <w:rPr>
                <w:rFonts w:ascii="Aptos" w:cs="Aptos" w:eastAsia="Aptos" w:hAnsi="Aptos"/>
                <w:b w:val="0"/>
                <w:i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assess the proportion of variance in the true signal captured by the estimate.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1063500400"/>
          <w:tag w:val="goog_rdk_39"/>
        </w:sdtPr>
        <w:sdtContent>
          <w:commentRangeStart w:id="33"/>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Further</w:t>
      </w:r>
      <w:commentRangeEnd w:id="33"/>
      <w:r w:rsidDel="00000000" w:rsidR="00000000" w:rsidRPr="00000000">
        <w:commentReference w:id="33"/>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model diagnostics testing the model’s overall stability and reliability can be found in the supplementary material. Prior predictive checks are shown in Figure S1, prior sensitivity analysis in Figure S2, full posterior distributions in Figure S3, and model fit to asymmetric recovery data from a different data generation process in Figure S4. Additionally, non-Gaussian distributions are presented in Figure </w:t>
      </w:r>
      <w:sdt>
        <w:sdtPr>
          <w:id w:val="824848262"/>
          <w:tag w:val="goog_rdk_40"/>
        </w:sdtPr>
        <w:sdtContent>
          <w:commentRangeStart w:id="34"/>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S5</w:t>
      </w:r>
      <w:commentRangeEnd w:id="34"/>
      <w:r w:rsidDel="00000000" w:rsidR="00000000" w:rsidRPr="00000000">
        <w:commentReference w:id="34"/>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847owo4gll96" w:id="4"/>
    <w:bookmarkEnd w:id="4"/>
    <w:p w:rsidR="00000000" w:rsidDel="00000000" w:rsidP="00000000" w:rsidRDefault="00000000" w:rsidRPr="00000000" w14:paraId="00000027">
      <w:pPr>
        <w:pStyle w:val="Heading2"/>
        <w:jc w:val="both"/>
        <w:rPr/>
      </w:pPr>
      <w:r w:rsidDel="00000000" w:rsidR="00000000" w:rsidRPr="00000000">
        <w:rPr>
          <w:rtl w:val="0"/>
        </w:rPr>
        <w:t xml:space="preserve">A phenomenological description of an empirical exercise response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1718067192"/>
          <w:tag w:val="goog_rdk_41"/>
        </w:sdtPr>
        <w:sdtContent>
          <w:commentRangeStart w:id="35"/>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w:t>
      </w:r>
      <w:commentRangeEnd w:id="35"/>
      <w:r w:rsidDel="00000000" w:rsidR="00000000" w:rsidRPr="00000000">
        <w:commentReference w:id="35"/>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illustrate the framework’s intended application in a real-world context, we analyzed an RRi time series recorded from a single healthy subject undergoing a standardized two-minute submaximal step test. The express purpose of this </w:t>
      </w:r>
      <w:sdt>
        <w:sdtPr>
          <w:id w:val="-378423937"/>
          <w:tag w:val="goog_rdk_42"/>
        </w:sdtPr>
        <w:sdtContent>
          <w:commentRangeStart w:id="36"/>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N-of-1 analysis</w:t>
      </w:r>
      <w:commentRangeEnd w:id="36"/>
      <w:r w:rsidDel="00000000" w:rsidR="00000000" w:rsidRPr="00000000">
        <w:commentReference w:id="36"/>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to demonstrate how the model translates a complex, high-dimensional, and noisy time series into a concise, low-dimensional, and interpretable set of parameters that form the basis for generating new, quantitative, and ultimately falsifiable hypotheses.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Upon fitting the model to the empirical data, it yields a phenomenological decomposition of the entire exercise-recovery response, as depicted in Figure 5. The framework parses the signal into its constituent components, describing the physiological process as a rapid initial tachycardia (a decrease in the baseline RRi </w:t>
      </w:r>
      <w:sdt>
        <w:sdtPr>
          <w:id w:val="-1370781618"/>
          <w:tag w:val="goog_rdk_43"/>
        </w:sdtPr>
        <w:sdtContent>
          <w:commentRangeStart w:id="37"/>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component</w:t>
      </w:r>
      <w:commentRangeEnd w:id="37"/>
      <w:r w:rsidDel="00000000" w:rsidR="00000000" w:rsidRPr="00000000">
        <w:commentReference w:id="37"/>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a concurrent suppression of total heart rate variability (a decrease in the SDNN </w:t>
      </w:r>
      <w:sdt>
        <w:sdtPr>
          <w:id w:val="196681817"/>
          <w:tag w:val="goog_rdk_44"/>
        </w:sdtPr>
        <w:sdtContent>
          <w:commentRangeStart w:id="38"/>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component</w:t>
      </w:r>
      <w:commentRangeEnd w:id="38"/>
      <w:r w:rsidDel="00000000" w:rsidR="00000000" w:rsidRPr="00000000">
        <w:commentReference w:id="38"/>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initial response is followed by a slower, more gradual recovery phase after the cessation of the exercise </w:t>
      </w:r>
      <w:sdt>
        <w:sdtPr>
          <w:id w:val="40946461"/>
          <w:tag w:val="goog_rdk_45"/>
        </w:sdtPr>
        <w:sdtContent>
          <w:commentRangeStart w:id="39"/>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stimulus</w:t>
      </w:r>
      <w:commentRangeEnd w:id="39"/>
      <w:r w:rsidDel="00000000" w:rsidR="00000000" w:rsidRPr="00000000">
        <w:commentReference w:id="39"/>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From a spectral perspective, the model attributes the signature of this response to a near-complete withdrawal of power in the high-frequency (HF) band, a correlate of parasympathetic activity, and a corresponding surge in the proportion of very-low-frequency (VLF) power, </w:t>
      </w:r>
      <w:sdt>
        <w:sdtPr>
          <w:id w:val="-1832239845"/>
          <w:tag w:val="goog_rdk_46"/>
        </w:sdtPr>
        <w:sdtContent>
          <w:commentRangeStart w:id="40"/>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band whose physiological interpretation remains debated but is often associated with sympathetic and other systemic influences.</w:t>
      </w:r>
      <w:commentRangeEnd w:id="40"/>
      <w:r w:rsidDel="00000000" w:rsidR="00000000" w:rsidRPr="00000000">
        <w:commentReference w:id="40"/>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model captures these dynamics as continuous, smooth trajectories, providing an integrated narrative of the entire physiological event.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drawing>
          <wp:inline distB="114300" distT="114300" distL="114300" distR="114300">
            <wp:extent cx="5943600" cy="59436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1721246899"/>
          <w:tag w:val="goog_rdk_47"/>
        </w:sdtPr>
        <w:sdtContent>
          <w:commentRangeStart w:id="41"/>
        </w:sdtContent>
      </w:sdt>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Figure</w:t>
      </w:r>
      <w:commentRangeEnd w:id="41"/>
      <w:r w:rsidDel="00000000" w:rsidR="00000000" w:rsidRPr="00000000">
        <w:commentReference w:id="41"/>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5. Phenomenological decomposition of an empirical exercise-recovery response.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The reconstructed </w:t>
      </w:r>
      <m:oMath>
        <m:r>
          <m:t>μ</m:t>
        </m:r>
        <m:d>
          <m:dPr>
            <m:begChr m:val="("/>
            <m:endChr m:val=")"/>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RRi signal (red line) overlaid on top of the observed RRi signal (gray). (B-C) time-domain components: the baseline RRi trend (</w:t>
      </w:r>
      <m:oMath>
        <m:r>
          <w:rPr>
            <w:rFonts w:ascii="Aptos" w:cs="Aptos" w:eastAsia="Aptos" w:hAnsi="Aptos"/>
            <w:b w:val="0"/>
            <w:i w:val="0"/>
            <w:smallCaps w:val="0"/>
            <w:strike w:val="0"/>
            <w:color w:val="000000"/>
            <w:sz w:val="24"/>
            <w:szCs w:val="24"/>
            <w:u w:val="none"/>
            <w:shd w:fill="auto" w:val="clear"/>
            <w:vertAlign w:val="baseline"/>
          </w:rPr>
          <m:t xml:space="preserve">R</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R</m:t>
            </m:r>
          </m:e>
          <m:sub>
            <m:r>
              <w:rPr>
                <w:rFonts w:ascii="Aptos" w:cs="Aptos" w:eastAsia="Aptos" w:hAnsi="Aptos"/>
                <w:b w:val="0"/>
                <w:i w:val="0"/>
                <w:smallCaps w:val="0"/>
                <w:strike w:val="0"/>
                <w:color w:val="000000"/>
                <w:sz w:val="24"/>
                <w:szCs w:val="24"/>
                <w:u w:val="none"/>
                <w:shd w:fill="auto" w:val="clear"/>
                <w:vertAlign w:val="baseline"/>
              </w:rPr>
              <m:t xml:space="preserve">base</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blue) and the total instantaneous variability (</w:t>
      </w:r>
      <m:oMath>
        <m:r>
          <w:rPr>
            <w:rFonts w:ascii="Aptos" w:cs="Aptos" w:eastAsia="Aptos" w:hAnsi="Aptos"/>
            <w:b w:val="0"/>
            <w:i w:val="0"/>
            <w:smallCaps w:val="0"/>
            <w:strike w:val="0"/>
            <w:color w:val="000000"/>
            <w:sz w:val="24"/>
            <w:szCs w:val="24"/>
            <w:u w:val="none"/>
            <w:shd w:fill="auto" w:val="clear"/>
            <w:vertAlign w:val="baseline"/>
          </w:rPr>
          <m:t xml:space="preserve">SDNN</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orange). (D) The inferred dynamics of the spectral proportions. The shaded regions represent the 95% highest density intervals.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framework’s primary scientific utility, however, lies in generating quantitative, testable claims, which are encapsulated by the posterior distributions of its </w:t>
      </w:r>
      <w:sdt>
        <w:sdtPr>
          <w:id w:val="-665774920"/>
          <w:tag w:val="goog_rdk_48"/>
        </w:sdtPr>
        <w:sdtContent>
          <w:commentRangeStart w:id="42"/>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parameters</w:t>
      </w:r>
      <w:commentRangeEnd w:id="42"/>
      <w:r w:rsidDel="00000000" w:rsidR="00000000" w:rsidRPr="00000000">
        <w:commentReference w:id="42"/>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(Figure 6). </w:t>
      </w:r>
      <w:sdt>
        <w:sdtPr>
          <w:id w:val="-1501165003"/>
          <w:tag w:val="goog_rdk_49"/>
        </w:sdtPr>
        <w:sdtContent>
          <w:commentRangeStart w:id="43"/>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ke</w:t>
      </w:r>
      <w:commentRangeEnd w:id="43"/>
      <w:r w:rsidDel="00000000" w:rsidR="00000000" w:rsidRPr="00000000">
        <w:commentReference w:id="43"/>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 feature of the model is its separate parameterization of the recovery dynamics of the signal’s first moment (mean RRi, via the coefficient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r</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its second moment (total variability, or SDNN, via the coefficient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s</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explicit separation allows for a direct, quantitative description of their potential divergence. In this particular recording, the posterior distributions for these two recovery parameters were credibly distinct; the 95% credible interval for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r</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was clearly separated from that </w:t>
      </w:r>
      <w:sdt>
        <w:sdtPr>
          <w:id w:val="-188983132"/>
          <w:tag w:val="goog_rdk_50"/>
        </w:sdtPr>
        <w:sdtContent>
          <w:commentRangeStart w:id="44"/>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w:t>
      </w:r>
      <w:commentRangeEnd w:id="44"/>
      <w:r w:rsidDel="00000000" w:rsidR="00000000" w:rsidRPr="00000000">
        <w:commentReference w:id="44"/>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s</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descriptive feature of the model’s output, which we term model-inferred dissonance, provides a data-driven and falsifiable hypothesi</w:t>
      </w:r>
      <w:sdt>
        <w:sdtPr>
          <w:id w:val="-1834694657"/>
          <w:tag w:val="goog_rdk_51"/>
        </w:sdtPr>
        <w:sdtContent>
          <w:commentRangeStart w:id="45"/>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 </w:t>
      </w:r>
      <w:commentRangeEnd w:id="45"/>
      <w:r w:rsidDel="00000000" w:rsidR="00000000" w:rsidRPr="00000000">
        <w:commentReference w:id="45"/>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that the recovery of mean heart rate and the recovery of its variability can follow distinct and dissociable time courses in response to an acute exercise stressor. This hypothesis is a quantitative statement, grounded in the posterior probability distributions of the model’s parameters.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drawing>
          <wp:inline distB="114300" distT="114300" distL="114300" distR="114300">
            <wp:extent cx="5943600" cy="59436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1002079032"/>
          <w:tag w:val="goog_rdk_52"/>
        </w:sdtPr>
        <w:sdtContent>
          <w:commentRangeStart w:id="46"/>
        </w:sdtContent>
      </w:sdt>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Figure</w:t>
      </w:r>
      <w:commentRangeEnd w:id="46"/>
      <w:r w:rsidDel="00000000" w:rsidR="00000000" w:rsidRPr="00000000">
        <w:commentReference w:id="46"/>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 6. Posterior distribution of phenomenological recovery parameters from the empirical analysis.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posterior distribution for the recovered coefficients of transient changes in mean RRi, total SDNN, and spectral balance, alongside the structured variance fraction (</w:t>
      </w:r>
      <m:oMath>
        <m:r>
          <w:rPr>
            <w:rFonts w:ascii="Aptos" w:cs="Aptos" w:eastAsia="Aptos" w:hAnsi="Aptos"/>
            <w:b w:val="0"/>
            <w:i w:val="0"/>
            <w:smallCaps w:val="0"/>
            <w:strike w:val="0"/>
            <w:color w:val="000000"/>
            <w:sz w:val="24"/>
            <w:szCs w:val="24"/>
            <w:u w:val="none"/>
            <w:shd w:fill="auto" w:val="clear"/>
            <w:vertAlign w:val="baseline"/>
          </w:rPr>
          <m:t xml:space="preserve">w</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posterior distribution allows for visual inspection of model convergence of model parameters.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1473162547"/>
          <w:tag w:val="goog_rdk_53"/>
        </w:sdtPr>
        <w:sdtContent>
          <w:commentRangeStart w:id="47"/>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Additional</w:t>
      </w:r>
      <w:commentRangeEnd w:id="47"/>
      <w:r w:rsidDel="00000000" w:rsidR="00000000" w:rsidRPr="00000000">
        <w:commentReference w:id="47"/>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model diagnostics can be seen in the supplementary material, where complete traceplots and MCMC diagnostics can be seen in Figure S6 and Table S1, respectively. Posterior predictive checks can be seen in Figure S7 and S8.</w:t>
      </w:r>
    </w:p>
    <w:bookmarkStart w:colFirst="0" w:colLast="0" w:name="bookmark=id.9pfqnerbc69g" w:id="5"/>
    <w:bookmarkEnd w:id="5"/>
    <w:p w:rsidR="00000000" w:rsidDel="00000000" w:rsidP="00000000" w:rsidRDefault="00000000" w:rsidRPr="00000000" w14:paraId="00000030">
      <w:pPr>
        <w:pStyle w:val="Heading1"/>
        <w:jc w:val="both"/>
        <w:rPr/>
      </w:pPr>
      <w:r w:rsidDel="00000000" w:rsidR="00000000" w:rsidRPr="00000000">
        <w:rPr>
          <w:rtl w:val="0"/>
        </w:rPr>
        <w:t xml:space="preserve">Discussion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2130530741"/>
          <w:tag w:val="goog_rdk_54"/>
        </w:sdtPr>
        <w:sdtContent>
          <w:commentRangeStart w:id="48"/>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quantitative analysis of HRV has long been a primary method for the non-invasive study of the autonomic nervous system (Malik and Camm 1990; Shaffer and Ginsberg </w:t>
      </w:r>
      <w:sdt>
        <w:sdtPr>
          <w:id w:val="-209880528"/>
          <w:tag w:val="goog_rdk_55"/>
        </w:sdtPr>
        <w:sdtContent>
          <w:commentRangeStart w:id="49"/>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2017</w:t>
      </w:r>
      <w:commentRangeEnd w:id="49"/>
      <w:r w:rsidDel="00000000" w:rsidR="00000000" w:rsidRPr="00000000">
        <w:commentReference w:id="49"/>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persistent challenge in this field is the inherent non-stationarity of physiological signals, which directly conflicts with the foundational assumptions of traditional analytical techniques (Voss et al. 2009; Shaffer, Meehan, and Zerr 2020; Kim, Seok, and Shin 2021), which were often adopted due to the computational constraints of their era. This discrepancy necessitates the use of methodological compromises, most notably time-windowing, which can introduce significant analytical artifacts and obscure the very dynamics they seek to quantify (Rajendra Acharya et al. 2006; Lu et al. 2023). </w:t>
      </w:r>
      <w:commentRangeEnd w:id="48"/>
      <w:r w:rsidDel="00000000" w:rsidR="00000000" w:rsidRPr="00000000">
        <w:commentReference w:id="48"/>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present study was undertaken to develop and evaluate a generative probabilistic model for RRi time series, explicitly designed to represent and infer the parameters of transient physiological events. Our findings, based on a comprehensive </w:t>
      </w:r>
      <w:sdt>
        <w:sdtPr>
          <w:id w:val="780429611"/>
          <w:tag w:val="goog_rdk_56"/>
        </w:sdtPr>
        <w:sdtContent>
          <w:commentRangeStart w:id="50"/>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suite of simulations</w:t>
      </w:r>
      <w:commentRangeEnd w:id="50"/>
      <w:r w:rsidDel="00000000" w:rsidR="00000000" w:rsidRPr="00000000">
        <w:commentReference w:id="50"/>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an </w:t>
      </w:r>
      <w:sdt>
        <w:sdtPr>
          <w:id w:val="-1540860770"/>
          <w:tag w:val="goog_rdk_57"/>
        </w:sdtPr>
        <w:sdtContent>
          <w:commentRangeStart w:id="51"/>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empirical</w:t>
      </w:r>
      <w:commentRangeEnd w:id="51"/>
      <w:r w:rsidDel="00000000" w:rsidR="00000000" w:rsidRPr="00000000">
        <w:commentReference w:id="51"/>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application, suggest that this inferential paradigm offers a more accurate and granular characterization of autonomic dynamics compared to what conventional windowed approaches can achieve. </w:t>
      </w:r>
      <w:sdt>
        <w:sdtPr>
          <w:id w:val="-1794503914"/>
          <w:tag w:val="goog_rdk_58"/>
        </w:sdtPr>
        <w:sdtContent>
          <w:commentRangeStart w:id="52"/>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Our generative model provides a more detailed characterization of autonomic dynamics; however, its interpretation requires careful consideration of its underlying assumptions</w:t>
      </w:r>
      <w:commentRangeEnd w:id="52"/>
      <w:r w:rsidDel="00000000" w:rsidR="00000000" w:rsidRPr="00000000">
        <w:commentReference w:id="52"/>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sdt>
        <w:sdtPr>
          <w:id w:val="-125824210"/>
          <w:tag w:val="goog_rdk_59"/>
        </w:sdtPr>
        <w:sdtContent>
          <w:commentRangeStart w:id="53"/>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primary contribution of this research is the novel synthesis and application of established Bayesian inference principles to construct a purpose-built, physiologically oriented measurement instrumen</w:t>
      </w:r>
      <w:commentRangeEnd w:id="53"/>
      <w:r w:rsidDel="00000000" w:rsidR="00000000" w:rsidRPr="00000000">
        <w:commentReference w:id="53"/>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 (Ghahramani 2013). The model formalizes a specific, falsifiable hypothesis about the data-generating process underlying dynamic RRi signals. </w:t>
      </w:r>
      <w:sdt>
        <w:sdtPr>
          <w:id w:val="1728925287"/>
          <w:tag w:val="goog_rdk_60"/>
        </w:sdtPr>
        <w:sdtContent>
          <w:commentRangeStart w:id="54"/>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 employ the term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generative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commentRangeEnd w:id="54"/>
      <w:r w:rsidDel="00000000" w:rsidR="00000000" w:rsidRPr="00000000">
        <w:commentReference w:id="54"/>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signify this complete probabilistic specification, which enables a coherent inferential procedure regarding the model’s latent parameters. The internal validity and statistical integrity of this inferential process were examined through extensive simulation studies. In these controlled in-silico experiments, where the ground truth was known, the model consistently recovered the generative parameters, and its posterior credible intervals were well-calibrated (Cook, Gelman, and Rubin 2006; Talts et al. 2018). The model’s successful parameter recovery in these controlled simulations provides baseline confidence in its function as a reliable measurement device, but only under conditions where its numerous and restrictive structural assumptions are perfectly </w:t>
      </w:r>
      <w:sdt>
        <w:sdtPr>
          <w:id w:val="103567728"/>
          <w:tag w:val="goog_rdk_61"/>
        </w:sdtPr>
        <w:sdtContent>
          <w:commentRangeStart w:id="55"/>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w:t>
      </w:r>
      <w:commentRangeEnd w:id="55"/>
      <w:r w:rsidDel="00000000" w:rsidR="00000000" w:rsidRPr="00000000">
        <w:commentReference w:id="55"/>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When benchmarked against conventional </w:t>
      </w:r>
      <w:sdt>
        <w:sdtPr>
          <w:id w:val="590753598"/>
          <w:tag w:val="goog_rdk_62"/>
        </w:sdtPr>
        <w:sdtContent>
          <w:commentRangeStart w:id="56"/>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methods</w:t>
      </w:r>
      <w:commentRangeEnd w:id="56"/>
      <w:r w:rsidDel="00000000" w:rsidR="00000000" w:rsidRPr="00000000">
        <w:commentReference w:id="56"/>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its superior performance in tracking dynamic signals was observed. This outperformance is an expected consequence of its design, which replaces the crude filtering of windowing with a formal, continuous model of the underlying process. However, the apparent sophistication of this approach belies a series of deep-seated assumptions and conceptual challenges that demand scrupulous </w:t>
      </w:r>
      <w:sdt>
        <w:sdtPr>
          <w:id w:val="-1904048134"/>
          <w:tag w:val="goog_rdk_63"/>
        </w:sdtPr>
        <w:sdtContent>
          <w:commentRangeStart w:id="57"/>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consideration</w:t>
      </w:r>
      <w:commentRangeEnd w:id="57"/>
      <w:r w:rsidDel="00000000" w:rsidR="00000000" w:rsidRPr="00000000">
        <w:commentReference w:id="57"/>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khri63a7a8rm" w:id="6"/>
    <w:bookmarkEnd w:id="6"/>
    <w:p w:rsidR="00000000" w:rsidDel="00000000" w:rsidP="00000000" w:rsidRDefault="00000000" w:rsidRPr="00000000" w14:paraId="00000033">
      <w:pPr>
        <w:pStyle w:val="Heading2"/>
        <w:jc w:val="both"/>
        <w:rPr/>
      </w:pPr>
      <w:r w:rsidDel="00000000" w:rsidR="00000000" w:rsidRPr="00000000">
        <w:rPr>
          <w:rtl w:val="0"/>
        </w:rPr>
        <w:t xml:space="preserve">Methodological superiority and the abandonment of stationarity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core assertion of this work is that the analytical shortcomings of traditional HRV analysis are conceptual, not merely technical. Windowed methods are, in essence, digital filters (Sassi et al. 2015). As such, they inevitably distort the signal they are intended to measure, introducing lag, attenuating amplitudes, and enforcing a false dichotomy between temporal and spectral resolution as dictated by the Heisenberg-Gabor uncertainty principle (Deka and Deka 2023). The inferential approach adopted here avoids these specific artifacts by modeling the entire time-course of an event holistically. Information from every data point is leveraged to inform the estimate at every other data point, conditioned on the assumed model structure (Shashikant et al. 2021).</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However, this approach introduces its own set of abstractions. A potentially problematic assumption is the model’s imposition of orthogonality on a non-orthogonal system. The model specifies the observed RRi signal as a linear, additive combination of a baseline trend, several sinusoidal components, and a residual noise term. This mathematical decomposition is elegant and ensures parameter identifiability (Hines, Middendorf, and Aldrich 2014; Hyvärinen, Khemakhem, and Monti 2024); nonetheless, it is a convenient simplification of cardiovascular physiology.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Similarly, in physiology, the systems underlying these model components are deeply and non-linearly coupled. Baroreflex activity (a major contributor to the low-frequency component) and respiratory sinus arrhythmia (the high-frequency component) are not independent processes that sum together; they are neurologically intertwined within the brainstem and are engaged in a constant, dynamic feedback loop (Polanczyk et al. 1998; Grégoire et al. 2023). By construction, the model is designed to assign variance to its clean, orthogonal components in a way that may not map cleanly onto the underlying biology. The estimate for the amplitude of the high-frequency component, for instance, should be interpreted as the magnitude of the best-fitting sinusoidal component in that band, assuming it can be linearly and additively separated from all other ongoing dynamics, rather than a pure measure of respiratory sinus arrhythmia. The model’s simplifying assumption of linear, additive separation is an important caveat for physiological interpretation that requires careful consideration (Lundberg and Lee 2017).</w:t>
      </w:r>
    </w:p>
    <w:bookmarkStart w:colFirst="0" w:colLast="0" w:name="bookmark=id.4rp319l0jl0t" w:id="7"/>
    <w:bookmarkEnd w:id="7"/>
    <w:p w:rsidR="00000000" w:rsidDel="00000000" w:rsidP="00000000" w:rsidRDefault="00000000" w:rsidRPr="00000000" w14:paraId="00000037">
      <w:pPr>
        <w:pStyle w:val="Heading2"/>
        <w:jc w:val="both"/>
        <w:rPr/>
      </w:pPr>
      <w:r w:rsidDel="00000000" w:rsidR="00000000" w:rsidRPr="00000000">
        <w:rPr>
          <w:rtl w:val="0"/>
        </w:rPr>
        <w:t xml:space="preserve">From statistical constructs to biological reality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intended value of this framework is its ability to distill a complex signal into a set of “interpretable” parameters. This claimed interpretability, however, occupies a position between useful abstraction and the risk of equating a parameter with a physical process (Ramstead et al. 2022; Thiele et al. 2024). The very act of assigning a label like “recovery rate” to a parameter (</w:t>
      </w:r>
      <m:oMath>
        <m:r>
          <m:t>ϕ</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cognitively biases the researcher to perceive it as a distinct, tangible biological process (Navarro et al. 2021). While the parameter perfectly describes a feature of the fitted mathematical curve, it is an unsubstantiated inferential leap to equate it with a singular neurophysiological mechanism (Rosenberg, Casey, and Holmes 2018; Thiele et al. 2024). The observed recovery trajectory is the net result of an immensely complex cascade of interacting neural, endocrine, and humoral processes (Lu et al. 2023; Grégoire et al. 2023; Colebank et al. 2024). The model’s parameterization of this trajectory is a descriptive summary, rather than an elucidation of its constituent parts.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Such interpretive discipline, separating a mathematical parameter from a singular biological process, must be applied to all model outputs. The concept of “dissonant autonomic recovery”, for example, is a statistically identifiable pattern where heart rate returns to baseline far more quickly than measures of heart rate variability (Lee and Mendoza 2012). Yet, its proposed link to “lingering sympathetic activation” remains a speculative hypothesis requiring external validation. Could this pattern alternatively reflect differential downregulation rates of adrenergic and cholinergic receptors, or a mismatch in the resetting of central autonomic command versus peripheral feedback? These are precisely the kinds of sophisticated hypotheses the model allows one to formulate, but it possesses no inherent capacity to adjudicate between them. It provides the tool to quantify the phenomenon with precision, thereby allowing for the examination of such hypotheses (Sankaran and Holmes 2023), but it cannot, on its own, provide definitive causal evidence.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Nowhere is this interpretive caution more warranted than with the structured variance fraction, </w:t>
      </w:r>
      <m:oMath>
        <m:r>
          <w:rPr>
            <w:rFonts w:ascii="Aptos" w:cs="Aptos" w:eastAsia="Aptos" w:hAnsi="Aptos"/>
            <w:b w:val="0"/>
            <w:i w:val="0"/>
            <w:smallCaps w:val="0"/>
            <w:strike w:val="0"/>
            <w:color w:val="000000"/>
            <w:sz w:val="24"/>
            <w:szCs w:val="24"/>
            <w:u w:val="none"/>
            <w:shd w:fill="auto" w:val="clear"/>
            <w:vertAlign w:val="baseline"/>
          </w:rPr>
          <m:t xml:space="preserve">w</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Its proposed role as an index of “autonomic coherence” is a compelling narrative, but one that rests on a fragile foundation. At its core, </w:t>
      </w:r>
      <m:oMath>
        <m:r>
          <w:rPr>
            <w:rFonts w:ascii="Aptos" w:cs="Aptos" w:eastAsia="Aptos" w:hAnsi="Aptos"/>
            <w:b w:val="0"/>
            <w:i w:val="0"/>
            <w:smallCaps w:val="0"/>
            <w:strike w:val="0"/>
            <w:color w:val="000000"/>
            <w:sz w:val="24"/>
            <w:szCs w:val="24"/>
            <w:u w:val="none"/>
            <w:shd w:fill="auto" w:val="clear"/>
            <w:vertAlign w:val="baseline"/>
          </w:rPr>
          <m:t xml:space="preserve">w</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simply the proportion of signal variance captured by a fixed set of sinusoids. A reduction in </w:t>
      </w:r>
      <m:oMath>
        <m:r>
          <w:rPr>
            <w:rFonts w:ascii="Aptos" w:cs="Aptos" w:eastAsia="Aptos" w:hAnsi="Aptos"/>
            <w:b w:val="0"/>
            <w:i w:val="0"/>
            <w:smallCaps w:val="0"/>
            <w:strike w:val="0"/>
            <w:color w:val="000000"/>
            <w:sz w:val="24"/>
            <w:szCs w:val="24"/>
            <w:u w:val="none"/>
            <w:shd w:fill="auto" w:val="clear"/>
            <w:vertAlign w:val="baseline"/>
          </w:rPr>
          <m:t xml:space="preserve">w</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could plausibly reflect a pathological dysregulation of autonomic rhythms (Solı́s-Montufar, Gálvez-Coyt, and Muñoz-Diosdado 2020). However, it could equally reflect a plethora of other confounders: an increase in movement artifact, the presence of uncorrected ectopic beats, a change in breathing frequency outside the canonical high-frequency band, or activation of other physiological processes that contribute to RRi variance but are not sinusoidal (Kim, Seok, and Shin 2021; Tiwari et al. 2021; Lu et al. 2023). To label this and other model parameters with a term as specific is, at best, premature and risks imbuing it with a degree of physiological certainty that it does not currently warrant.</w:t>
      </w:r>
    </w:p>
    <w:bookmarkStart w:colFirst="0" w:colLast="0" w:name="bookmark=id.lip84q0xfuq" w:id="8"/>
    <w:bookmarkEnd w:id="8"/>
    <w:p w:rsidR="00000000" w:rsidDel="00000000" w:rsidP="00000000" w:rsidRDefault="00000000" w:rsidRPr="00000000" w14:paraId="0000003B">
      <w:pPr>
        <w:pStyle w:val="Heading2"/>
        <w:jc w:val="both"/>
        <w:rPr/>
      </w:pPr>
      <w:r w:rsidDel="00000000" w:rsidR="00000000" w:rsidRPr="00000000">
        <w:rPr>
          <w:rtl w:val="0"/>
        </w:rPr>
        <w:t xml:space="preserve">Limitations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model’s credibility depends on acknowledging its limitations, which are both foundational and practical.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model’s architecture is built upon a series of rigid assumptions. The choice of a symmetric double-logistic function is a matter of mathematical convenience (Castillo-Aguilar et al. 2025), not a physiological imperative; asymmetric biological recovery processes are common and would be poorly approximated by this functional form. Moreover, the model is a specialist instrument designed for a single, isolated perturbation-recovery event (Castillo-Aguilar et al. 2025). This makes it highly effective for analyzing clean, stimulus-response experimental paradigms but makes it unsuited for the exploratory analysis of complex, naturalistic data containing multiple, overlapping events of unknown form (Voss et al. 2009; Kim, Seok, and Shin 2021). It is a tool for confirmatory, not exploratory science.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Furthermore, we acknowledge that the empirical validation of this framework is presently confined to a single-subject case study. This was a deliberate choice reflecting the manuscript’s primary aim: to introduce and validate a new methodological framework, not to make a generalizable empirical claim. The N-of-1 analysis serves as a proof-of-concept, demonstrating the model’s ability to perform a deep phenotyping of an individual’s response and, most importantly, to generate precise, falsifiable hypotheses. We contend that establishing this hypothesis-generating capacity is a necessary prerequisite to the much larger, and computationally demanding, task of applying the model hierarchically to a full cohort. This foundational work is offered to empower the broader research community to test these newly generated hypotheses on larger, more diverse datasets.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adoption of a Bayesian framework, while providing intuitive probabilistic outputs, comes with its own methodological assumptions. The posterior credible interval for a parameter is a statement of subjective belief about its value, conditional on the data, the chosen model structure, and the specified prior distributions (Ghahramani 2013). It is not equivalent to a frequentist confidence interval and does not account for structural uncertainty, the possibility that the model itself is misspecified. This leads to what might be termed the “Rashomon effect” in modeling, where multiple, structurally different models can provide equally good fits to the data while telling different and contradictory stories about the underlying process (Kalinin et al. 2022). Without a systematic exploration of this “model space”, the conclusions drawn from this single model must be regarded as highly provisional.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model’s reliance on Hamiltonian Monte Carlo sampling makes it computationally expensive. The required runtime may not only be a practical barrier for large datasets but could also create an “analytical divide”, where such advanced methods are only accessible to research groups with substantial computational resources. This effectively sidelines the method from deployment in real-time or near-real-time clinical settings, such as intensive care monitoring, where rapid feedback is paramount. Furthermore, the model’s performance is closely tied to the fidelity of upstream data. Uncorrected premature ventricular contractions or excessive measurement noise, for instance, could drastically alter the local mean and variance of model parameters. While the model may be robust to small deviations, its behavior in the face of such gross, non-stationary artifacts is unknown and could lead to biased inference on the entire stress-recovery curve. Finally, the treatment of the residual term as unstructured “noise” is a convenient assumption. In biology, true randomness is rare; the residuals likely contain unmodeled, structured biological processes or deterministic chaos.</w:t>
      </w:r>
    </w:p>
    <w:bookmarkStart w:colFirst="0" w:colLast="0" w:name="bookmark=id.8f0h1lvgaw3a" w:id="9"/>
    <w:bookmarkEnd w:id="9"/>
    <w:p w:rsidR="00000000" w:rsidDel="00000000" w:rsidP="00000000" w:rsidRDefault="00000000" w:rsidRPr="00000000" w14:paraId="00000041">
      <w:pPr>
        <w:pStyle w:val="Heading2"/>
        <w:jc w:val="both"/>
        <w:rPr/>
      </w:pPr>
      <w:r w:rsidDel="00000000" w:rsidR="00000000" w:rsidRPr="00000000">
        <w:rPr>
          <w:rtl w:val="0"/>
        </w:rPr>
        <w:t xml:space="preserve">Future directions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limitations catalogued above define a necessary line for future research. This line of research should move beyond incremental model refinement and toward the systematic characterization of the model as a scientific instrument.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most urgent task is to initiate the calibration process for this instrument. Just as a new telescope must have its optical aberrations mapped and its resolution quantified, this model requires a comprehensive characterization of its operational properties. An ideal future study would involve establishing a formal calibration protocol: creating a standardized open-source library of synthetic RRi signals with known complexities, asymmetric responses, overlapping events, various artifact types, and non-Gaussian noise, and then systematically testing the model against this library. The results, published as a detailed “specification sheet”, would delineate the model’s biases, sensitivities, and failure modes, defining its safe operating envelope for future users.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Furthermore, future work should focus on utilizing the model for quantitative hypothesis testing and falsification. The framework should be applied in experimental contexts where specific interventions are known to target certain physiological pathways. For instance, testing the effect of beta-blockade on the response amplitude and recovery rate parameters following a cold pressor or exercise-based test would provide crucial external validation, linking the model’s abstract parameters to tangible pharmacological effects. This shifts the focus from “fitting a model” to “using a model to test a theory” (Kalinin et al. 2022; Sankaran and Holmes 2023).</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generative framework presented here represents a conceptually powerful alternative to conventional methods for analyzing dynamic HRV. Ultimately, this model should be viewed as a specialized instrument, rather than as a perfect reflection of reality. Its value lies in its ability to translate a complex signal into a set of precise, falsifiable hypotheses. The difficult work of calibrating this instrument, understanding its distortions, and cautiously deploying it to test concrete physiological hypotheses will ultimately determine its lasting contribution to the science of autonomic control.</w:t>
      </w:r>
    </w:p>
    <w:bookmarkStart w:colFirst="0" w:colLast="0" w:name="bookmark=id.5drc5oysf11o" w:id="10"/>
    <w:bookmarkEnd w:id="10"/>
    <w:p w:rsidR="00000000" w:rsidDel="00000000" w:rsidP="00000000" w:rsidRDefault="00000000" w:rsidRPr="00000000" w14:paraId="00000046">
      <w:pPr>
        <w:pStyle w:val="Heading1"/>
        <w:jc w:val="both"/>
        <w:rPr/>
      </w:pPr>
      <w:r w:rsidDel="00000000" w:rsidR="00000000" w:rsidRPr="00000000">
        <w:rPr>
          <w:rtl w:val="0"/>
        </w:rPr>
        <w:t xml:space="preserve">Methods</w:t>
      </w:r>
    </w:p>
    <w:p w:rsidR="00000000" w:rsidDel="00000000" w:rsidP="00000000" w:rsidRDefault="00000000" w:rsidRPr="00000000" w14:paraId="00000047">
      <w:pPr>
        <w:rPr/>
      </w:pPr>
      <w:r w:rsidDel="00000000" w:rsidR="00000000" w:rsidRPr="00000000">
        <w:rPr>
          <w:rtl w:val="0"/>
        </w:rPr>
        <w:t xml:space="preserve">Dejo mis comentarios de manera directa en el texto puesto que esto lo revisé de manera manual:</w:t>
      </w:r>
    </w:p>
    <w:p w:rsidR="00000000" w:rsidDel="00000000" w:rsidP="00000000" w:rsidRDefault="00000000" w:rsidRPr="00000000" w14:paraId="00000048">
      <w:pPr>
        <w:numPr>
          <w:ilvl w:val="0"/>
          <w:numId w:val="1"/>
        </w:numPr>
        <w:spacing w:after="0" w:afterAutospacing="0"/>
        <w:ind w:left="720" w:hanging="360"/>
        <w:rPr>
          <w:u w:val="none"/>
        </w:rPr>
      </w:pPr>
      <w:r w:rsidDel="00000000" w:rsidR="00000000" w:rsidRPr="00000000">
        <w:rPr>
          <w:rtl w:val="0"/>
        </w:rPr>
        <w:t xml:space="preserve">Una pregunta más de juicio, por qué se dice que es sofisticado? Esto lo repiten bastante y no lo justifican. Sugerencia. Normalmente se deben evitar opiniones personales con respecto al trabajo, en especial para revistas como NPJ.</w:t>
      </w:r>
    </w:p>
    <w:p w:rsidR="00000000" w:rsidDel="00000000" w:rsidP="00000000" w:rsidRDefault="00000000" w:rsidRPr="00000000" w14:paraId="00000049">
      <w:pPr>
        <w:numPr>
          <w:ilvl w:val="0"/>
          <w:numId w:val="1"/>
        </w:numPr>
        <w:spacing w:after="0" w:afterAutospacing="0"/>
        <w:ind w:left="720" w:hanging="360"/>
        <w:rPr>
          <w:u w:val="none"/>
        </w:rPr>
      </w:pPr>
      <w:r w:rsidDel="00000000" w:rsidR="00000000" w:rsidRPr="00000000">
        <w:rPr>
          <w:rtl w:val="0"/>
        </w:rPr>
        <w:t xml:space="preserve">En la ecuación RRi donde muestran la distribución, revisar el parámetro de desviación estándar, debería ser al cuadrado si no me equivoco.</w:t>
      </w:r>
    </w:p>
    <w:p w:rsidR="00000000" w:rsidDel="00000000" w:rsidP="00000000" w:rsidRDefault="00000000" w:rsidRPr="00000000" w14:paraId="0000004A">
      <w:pPr>
        <w:numPr>
          <w:ilvl w:val="0"/>
          <w:numId w:val="1"/>
        </w:numPr>
        <w:spacing w:after="0" w:afterAutospacing="0"/>
        <w:ind w:left="720" w:hanging="360"/>
        <w:rPr>
          <w:u w:val="none"/>
        </w:rPr>
      </w:pPr>
      <w:r w:rsidDel="00000000" w:rsidR="00000000" w:rsidRPr="00000000">
        <w:rPr>
          <w:rtl w:val="0"/>
        </w:rPr>
        <w:t xml:space="preserve">Todas las variables de frecuencias fisiológicas de badas deberían ser previamente definidas, aunque sea en el suplementario</w:t>
      </w:r>
    </w:p>
    <w:p w:rsidR="00000000" w:rsidDel="00000000" w:rsidP="00000000" w:rsidRDefault="00000000" w:rsidRPr="00000000" w14:paraId="0000004B">
      <w:pPr>
        <w:numPr>
          <w:ilvl w:val="0"/>
          <w:numId w:val="1"/>
        </w:numPr>
        <w:spacing w:after="0" w:afterAutospacing="0"/>
        <w:ind w:left="720" w:hanging="360"/>
        <w:rPr>
          <w:u w:val="none"/>
        </w:rPr>
      </w:pPr>
      <w:r w:rsidDel="00000000" w:rsidR="00000000" w:rsidRPr="00000000">
        <w:rPr>
          <w:rtl w:val="0"/>
        </w:rPr>
        <w:t xml:space="preserve">Hay que tener cuidado con las sentencias como “el modelo está aprendiendo” o similares. En este caso, al ser un modelo más de inferencia se puede adoptar que el modelo está aprendiendo de los parámetros. Pero es un tanto antojadizo o forzado. Sugiero que esté más relacionado con “el modelo logra inferir” o similares o “learning about parameters”. Así un purista ML no se obsesiona con eso.</w:t>
      </w:r>
    </w:p>
    <w:p w:rsidR="00000000" w:rsidDel="00000000" w:rsidP="00000000" w:rsidRDefault="00000000" w:rsidRPr="00000000" w14:paraId="0000004C">
      <w:pPr>
        <w:numPr>
          <w:ilvl w:val="0"/>
          <w:numId w:val="1"/>
        </w:numPr>
        <w:spacing w:after="0" w:afterAutospacing="0"/>
        <w:ind w:left="720" w:hanging="360"/>
        <w:rPr>
          <w:u w:val="none"/>
        </w:rPr>
      </w:pPr>
      <w:r w:rsidDel="00000000" w:rsidR="00000000" w:rsidRPr="00000000">
        <w:rPr>
          <w:rtl w:val="0"/>
        </w:rPr>
        <w:t xml:space="preserve">Bueno, otra de las preguntas más importantes a mi parecer es la elección de la doble logística</w:t>
      </w:r>
    </w:p>
    <w:p w:rsidR="00000000" w:rsidDel="00000000" w:rsidP="00000000" w:rsidRDefault="00000000" w:rsidRPr="00000000" w14:paraId="0000004D">
      <w:pPr>
        <w:numPr>
          <w:ilvl w:val="0"/>
          <w:numId w:val="1"/>
        </w:numPr>
        <w:spacing w:after="0" w:afterAutospacing="0"/>
        <w:ind w:left="720" w:hanging="360"/>
        <w:rPr>
          <w:u w:val="none"/>
        </w:rPr>
      </w:pPr>
      <w:r w:rsidDel="00000000" w:rsidR="00000000" w:rsidRPr="00000000">
        <w:rPr>
          <w:rtl w:val="0"/>
        </w:rPr>
        <w:t xml:space="preserve">Además, se sugiere que todos los parámetros y sus respectivas definiciones se acompañen de límites teóricos o constrain para que puedan ser delimitadas en términos fisiológicos plausibles.</w:t>
      </w:r>
    </w:p>
    <w:p w:rsidR="00000000" w:rsidDel="00000000" w:rsidP="00000000" w:rsidRDefault="00000000" w:rsidRPr="00000000" w14:paraId="0000004E">
      <w:pPr>
        <w:numPr>
          <w:ilvl w:val="0"/>
          <w:numId w:val="1"/>
        </w:numPr>
        <w:spacing w:after="0" w:afterAutospacing="0"/>
        <w:ind w:left="720" w:hanging="360"/>
        <w:rPr>
          <w:u w:val="none"/>
        </w:rPr>
      </w:pPr>
      <w:r w:rsidDel="00000000" w:rsidR="00000000" w:rsidRPr="00000000">
        <w:rPr>
          <w:rtl w:val="0"/>
        </w:rPr>
        <w:t xml:space="preserve">Una de las cosas que no me quedó del todo claro, por lo que sugiero revisar (o ignorar si no están de acuerdo) es que no queda claro el rol de SDNN en su modelo.</w:t>
      </w:r>
    </w:p>
    <w:p w:rsidR="00000000" w:rsidDel="00000000" w:rsidP="00000000" w:rsidRDefault="00000000" w:rsidRPr="00000000" w14:paraId="0000004F">
      <w:pPr>
        <w:numPr>
          <w:ilvl w:val="0"/>
          <w:numId w:val="1"/>
        </w:numPr>
        <w:spacing w:after="0" w:afterAutospacing="0"/>
        <w:ind w:left="720" w:hanging="360"/>
        <w:rPr>
          <w:u w:val="none"/>
        </w:rPr>
      </w:pPr>
      <w:r w:rsidDel="00000000" w:rsidR="00000000" w:rsidRPr="00000000">
        <w:rPr>
          <w:rtl w:val="0"/>
        </w:rPr>
        <w:t xml:space="preserve">En cuanto al modelo generativo se puede presentar confusiones en cuanto a las variables pj y p, entonces hay que tener cuidado con las definiciones y/o también cambiar el vocabulario de las fórmulas para que sea más legible</w:t>
      </w:r>
    </w:p>
    <w:p w:rsidR="00000000" w:rsidDel="00000000" w:rsidP="00000000" w:rsidRDefault="00000000" w:rsidRPr="00000000" w14:paraId="00000050">
      <w:pPr>
        <w:numPr>
          <w:ilvl w:val="0"/>
          <w:numId w:val="1"/>
        </w:numPr>
        <w:spacing w:after="0" w:afterAutospacing="0"/>
        <w:ind w:left="720" w:hanging="360"/>
        <w:rPr>
          <w:u w:val="none"/>
        </w:rPr>
      </w:pPr>
      <w:r w:rsidDel="00000000" w:rsidR="00000000" w:rsidRPr="00000000">
        <w:rPr>
          <w:rtl w:val="0"/>
        </w:rPr>
        <w:t xml:space="preserve">Hay que tener cuidado y guiar al lector con respecto a las dimensiones, en algunos momentos se tienen funciones, en otro variables definidas en R y en otros se tienen vectores/tensores, trataría de dejar más claro y ser más simple de explicar esto para que cualquier lector pueda entender el trabajo presentado.</w:t>
      </w:r>
    </w:p>
    <w:p w:rsidR="00000000" w:rsidDel="00000000" w:rsidP="00000000" w:rsidRDefault="00000000" w:rsidRPr="00000000" w14:paraId="00000051">
      <w:pPr>
        <w:numPr>
          <w:ilvl w:val="0"/>
          <w:numId w:val="1"/>
        </w:numPr>
        <w:spacing w:after="0" w:afterAutospacing="0"/>
        <w:ind w:left="720" w:hanging="360"/>
        <w:rPr>
          <w:u w:val="none"/>
        </w:rPr>
      </w:pPr>
      <w:r w:rsidDel="00000000" w:rsidR="00000000" w:rsidRPr="00000000">
        <w:rPr>
          <w:rtl w:val="0"/>
        </w:rPr>
        <w:t xml:space="preserve">Una de las cosas que me causan dudas es si los parámetros que están para definir las C(ti) en función de D1 y D2 son los mismos o son diferentes?</w:t>
      </w:r>
    </w:p>
    <w:p w:rsidR="00000000" w:rsidDel="00000000" w:rsidP="00000000" w:rsidRDefault="00000000" w:rsidRPr="00000000" w14:paraId="00000052">
      <w:pPr>
        <w:numPr>
          <w:ilvl w:val="0"/>
          <w:numId w:val="1"/>
        </w:numPr>
        <w:spacing w:after="0" w:afterAutospacing="0"/>
        <w:ind w:left="720" w:hanging="360"/>
        <w:rPr>
          <w:u w:val="none"/>
        </w:rPr>
      </w:pPr>
      <w:r w:rsidDel="00000000" w:rsidR="00000000" w:rsidRPr="00000000">
        <w:rPr>
          <w:rtl w:val="0"/>
        </w:rPr>
        <w:t xml:space="preserve">Sugiero también integrar sistemas de definiciones y restricciones del modelo, incorporar definiciones de dominios, limitaciones en valores/rangos, etc</w:t>
      </w:r>
    </w:p>
    <w:p w:rsidR="00000000" w:rsidDel="00000000" w:rsidP="00000000" w:rsidRDefault="00000000" w:rsidRPr="00000000" w14:paraId="00000053">
      <w:pPr>
        <w:numPr>
          <w:ilvl w:val="0"/>
          <w:numId w:val="1"/>
        </w:numPr>
        <w:spacing w:after="0" w:afterAutospacing="0"/>
        <w:ind w:left="720" w:hanging="360"/>
        <w:rPr>
          <w:u w:val="none"/>
        </w:rPr>
      </w:pPr>
      <w:r w:rsidDel="00000000" w:rsidR="00000000" w:rsidRPr="00000000">
        <w:rPr>
          <w:rtl w:val="0"/>
        </w:rPr>
        <w:t xml:space="preserve">En la ecuación 10, al parecer están usando un kernel RBF o una variación de éste, es así? Si es así, cuál es la métrica de distancia utilizada entre los componentes del numerador de la exponencial? En caso contrario, cómo se justifica la elección de este kernel?</w:t>
      </w:r>
    </w:p>
    <w:p w:rsidR="00000000" w:rsidDel="00000000" w:rsidP="00000000" w:rsidRDefault="00000000" w:rsidRPr="00000000" w14:paraId="00000054">
      <w:pPr>
        <w:numPr>
          <w:ilvl w:val="0"/>
          <w:numId w:val="1"/>
        </w:numPr>
        <w:spacing w:after="0" w:afterAutospacing="0"/>
        <w:ind w:left="720" w:hanging="360"/>
        <w:rPr>
          <w:u w:val="none"/>
        </w:rPr>
      </w:pPr>
      <w:r w:rsidDel="00000000" w:rsidR="00000000" w:rsidRPr="00000000">
        <w:rPr>
          <w:rtl w:val="0"/>
        </w:rPr>
        <w:t xml:space="preserve">Sugerencia sutil, en algunas ecuaciones usan el símbolo rho, que es de correlación, evitar usarlo principalmente porque se tiende a pensar que están hablando de correlaciones. </w:t>
      </w:r>
    </w:p>
    <w:p w:rsidR="00000000" w:rsidDel="00000000" w:rsidP="00000000" w:rsidRDefault="00000000" w:rsidRPr="00000000" w14:paraId="00000055">
      <w:pPr>
        <w:numPr>
          <w:ilvl w:val="0"/>
          <w:numId w:val="1"/>
        </w:numPr>
        <w:spacing w:after="0" w:afterAutospacing="0"/>
        <w:ind w:left="720" w:hanging="360"/>
        <w:rPr>
          <w:u w:val="none"/>
        </w:rPr>
      </w:pPr>
      <w:r w:rsidDel="00000000" w:rsidR="00000000" w:rsidRPr="00000000">
        <w:rPr>
          <w:rtl w:val="0"/>
        </w:rPr>
        <w:t xml:space="preserve">Sugerencia sutil, existen varios términos matemáticos que están mencionados y se asume que el lector tiene conocimiento sobre ello. Si aspiran a un público más general, deberían bajar un poco el lenguaje o incrementar las definiciones. Eso fomentará una mejor recepción y comprensión del trabajo.</w:t>
      </w:r>
    </w:p>
    <w:p w:rsidR="00000000" w:rsidDel="00000000" w:rsidP="00000000" w:rsidRDefault="00000000" w:rsidRPr="00000000" w14:paraId="00000056">
      <w:pPr>
        <w:numPr>
          <w:ilvl w:val="0"/>
          <w:numId w:val="1"/>
        </w:numPr>
        <w:spacing w:after="0" w:afterAutospacing="0"/>
        <w:ind w:left="720" w:hanging="360"/>
        <w:rPr>
          <w:u w:val="none"/>
        </w:rPr>
      </w:pPr>
      <w:r w:rsidDel="00000000" w:rsidR="00000000" w:rsidRPr="00000000">
        <w:rPr>
          <w:rtl w:val="0"/>
        </w:rPr>
        <w:t xml:space="preserve">La parte de normalización se encuentra bastante críptica, en especial para lectores no del área.</w:t>
      </w:r>
    </w:p>
    <w:p w:rsidR="00000000" w:rsidDel="00000000" w:rsidP="00000000" w:rsidRDefault="00000000" w:rsidRPr="00000000" w14:paraId="00000057">
      <w:pPr>
        <w:numPr>
          <w:ilvl w:val="0"/>
          <w:numId w:val="1"/>
        </w:numPr>
        <w:spacing w:after="0" w:afterAutospacing="0"/>
        <w:ind w:left="720" w:hanging="360"/>
        <w:rPr>
          <w:u w:val="none"/>
        </w:rPr>
      </w:pPr>
      <w:r w:rsidDel="00000000" w:rsidR="00000000" w:rsidRPr="00000000">
        <w:rPr>
          <w:rtl w:val="0"/>
        </w:rPr>
        <w:t xml:space="preserve">La relación de theta  cuadrado del componente structural asociado a W y SDNN no queda claro</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Integrar la parte de desarrollo, conjuntos de datos, preparación de las muestras, estrategias de implementación, data availability, entre otros, con el fin de fomentar las buenas prácticas FAIR.</w:t>
      </w:r>
    </w:p>
    <w:p w:rsidR="00000000" w:rsidDel="00000000" w:rsidP="00000000" w:rsidRDefault="00000000" w:rsidRPr="00000000" w14:paraId="00000059">
      <w:pPr>
        <w:rPr/>
      </w:pPr>
      <w:r w:rsidDel="00000000" w:rsidR="00000000" w:rsidRPr="00000000">
        <w:rPr>
          <w:rtl w:val="0"/>
        </w:rPr>
      </w:r>
    </w:p>
    <w:bookmarkStart w:colFirst="0" w:colLast="0" w:name="bookmark=id.v5r1zoe9j75y" w:id="11"/>
    <w:bookmarkEnd w:id="11"/>
    <w:p w:rsidR="00000000" w:rsidDel="00000000" w:rsidP="00000000" w:rsidRDefault="00000000" w:rsidRPr="00000000" w14:paraId="0000005A">
      <w:pPr>
        <w:pStyle w:val="Heading2"/>
        <w:jc w:val="both"/>
        <w:rPr/>
      </w:pPr>
      <w:r w:rsidDel="00000000" w:rsidR="00000000" w:rsidRPr="00000000">
        <w:rPr>
          <w:rtl w:val="0"/>
        </w:rPr>
        <w:t xml:space="preserve">Model formulation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 presented a comprehensive generative model for the RRi signal, observed at a discrete set of time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points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m:oMath>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sSubSup>
          <m:sSubSupPr>
            <m:ctrlPr>
              <w:rPr>
                <w:rFonts w:ascii="Aptos" w:cs="Aptos" w:eastAsia="Aptos" w:hAnsi="Aptos"/>
                <w:b w:val="0"/>
                <w:i w:val="0"/>
                <w:smallCaps w:val="0"/>
                <w:strike w:val="0"/>
                <w:color w:val="000000"/>
                <w:sz w:val="24"/>
                <w:szCs w:val="24"/>
                <w:u w:val="none"/>
                <w:shd w:fill="auto" w:val="clear"/>
                <w:vertAlign w:val="baseline"/>
              </w:rPr>
            </m:ctrlPr>
          </m:sSubSupPr>
          <m:e>
            <m:r>
              <w:rPr>
                <w:rFonts w:ascii="Aptos" w:cs="Aptos" w:eastAsia="Aptos" w:hAnsi="Aptos"/>
                <w:b w:val="0"/>
                <w:i w:val="0"/>
                <w:smallCaps w:val="0"/>
                <w:strike w:val="0"/>
                <w:color w:val="000000"/>
                <w:sz w:val="24"/>
                <w:szCs w:val="24"/>
                <w:u w:val="none"/>
                <w:shd w:fill="auto" w:val="clear"/>
                <w:vertAlign w:val="baseline"/>
              </w:rPr>
              <m:t xml:space="preserve">}</m:t>
            </m:r>
          </m:e>
          <m:sub>
            <m:r>
              <w:rPr>
                <w:rFonts w:ascii="Aptos" w:cs="Aptos" w:eastAsia="Aptos" w:hAnsi="Aptos"/>
                <w:b w:val="0"/>
                <w:i w:val="0"/>
                <w:smallCaps w:val="0"/>
                <w:strike w:val="0"/>
                <w:color w:val="000000"/>
                <w:sz w:val="24"/>
                <w:szCs w:val="24"/>
                <w:u w:val="none"/>
                <w:shd w:fill="auto" w:val="clear"/>
                <w:vertAlign w:val="baseline"/>
              </w:rPr>
              <m:t xml:space="preserve">i=1</m:t>
            </m:r>
          </m:sub>
          <m:sup>
            <m:r>
              <w:rPr>
                <w:rFonts w:ascii="Aptos" w:cs="Aptos" w:eastAsia="Aptos" w:hAnsi="Aptos"/>
                <w:b w:val="0"/>
                <w:i w:val="0"/>
                <w:smallCaps w:val="0"/>
                <w:strike w:val="0"/>
                <w:color w:val="000000"/>
                <w:sz w:val="24"/>
                <w:szCs w:val="24"/>
                <w:u w:val="none"/>
                <w:shd w:fill="auto" w:val="clear"/>
                <w:vertAlign w:val="baseline"/>
              </w:rPr>
              <m:t xml:space="preserve">N</m:t>
            </m:r>
          </m:sup>
        </m:sSubSup>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model’s architecture is designed to deconstruct the signal into its constituent physiological components, providing a mechanistic account of the processes that shape heart rate dynamics. This is achieved by conceptualizing the signal as a probabilistic process controlled by a time-varying mean, </w:t>
      </w:r>
      <m:oMath>
        <m:r>
          <m:t>μ</m:t>
        </m:r>
        <m:d>
          <m:dPr>
            <m:begChr m:val="("/>
            <m:endChr m:val=")"/>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a partitioned, time-varying standard deviation. This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sophisticated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approach moves beyond simple curve-fitting to formalize a theory of autonomic control and its temporal evolution within a fully Bayesian framework.</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central component of the model is the partitioning of the total signal variance into two distinct, time-dependent components: a structured variance, </w:t>
      </w:r>
      <m:oMath>
        <m:sSubSup>
          <m:sSubSupPr>
            <m:ctrlPr>
              <w:rPr>
                <w:rFonts w:ascii="Aptos" w:cs="Aptos" w:eastAsia="Aptos" w:hAnsi="Aptos"/>
                <w:b w:val="0"/>
                <w:i w:val="0"/>
                <w:smallCaps w:val="0"/>
                <w:strike w:val="0"/>
                <w:color w:val="000000"/>
                <w:sz w:val="24"/>
                <w:szCs w:val="24"/>
                <w:u w:val="none"/>
                <w:shd w:fill="auto" w:val="clear"/>
                <w:vertAlign w:val="baseline"/>
              </w:rPr>
            </m:ctrlPr>
          </m:sSubSupPr>
          <m:e>
            <m:r>
              <m:t>σ</m:t>
            </m:r>
          </m:e>
          <m:sub>
            <m:r>
              <w:rPr>
                <w:rFonts w:ascii="Aptos" w:cs="Aptos" w:eastAsia="Aptos" w:hAnsi="Aptos"/>
                <w:b w:val="0"/>
                <w:i w:val="0"/>
                <w:smallCaps w:val="0"/>
                <w:strike w:val="0"/>
                <w:color w:val="000000"/>
                <w:sz w:val="24"/>
                <w:szCs w:val="24"/>
                <w:u w:val="none"/>
                <w:shd w:fill="auto" w:val="clear"/>
                <w:vertAlign w:val="baseline"/>
              </w:rPr>
              <m:t xml:space="preserve">struct</m:t>
            </m:r>
          </m:sub>
          <m:sup>
            <m:r>
              <w:rPr>
                <w:rFonts w:ascii="Aptos" w:cs="Aptos" w:eastAsia="Aptos" w:hAnsi="Aptos"/>
                <w:b w:val="0"/>
                <w:i w:val="0"/>
                <w:smallCaps w:val="0"/>
                <w:strike w:val="0"/>
                <w:color w:val="000000"/>
                <w:sz w:val="24"/>
                <w:szCs w:val="24"/>
                <w:u w:val="none"/>
                <w:shd w:fill="auto" w:val="clear"/>
                <w:vertAlign w:val="baseline"/>
              </w:rPr>
              <m:t xml:space="preserve">2</m:t>
            </m:r>
          </m:sup>
        </m:sSub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which captures the physiologically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meaningful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oscillatory patterns of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HRV</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a residual variance, </w:t>
      </w:r>
      <m:oMath>
        <m:sSubSup>
          <m:sSubSupPr>
            <m:ctrlPr>
              <w:rPr>
                <w:rFonts w:ascii="Aptos" w:cs="Aptos" w:eastAsia="Aptos" w:hAnsi="Aptos"/>
                <w:b w:val="0"/>
                <w:i w:val="0"/>
                <w:smallCaps w:val="0"/>
                <w:strike w:val="0"/>
                <w:color w:val="000000"/>
                <w:sz w:val="24"/>
                <w:szCs w:val="24"/>
                <w:u w:val="none"/>
                <w:shd w:fill="auto" w:val="clear"/>
                <w:vertAlign w:val="baseline"/>
              </w:rPr>
            </m:ctrlPr>
          </m:sSubSupPr>
          <m:e>
            <m:r>
              <m:t>σ</m:t>
            </m:r>
          </m:e>
          <m:sub>
            <m:r>
              <w:rPr>
                <w:rFonts w:ascii="Aptos" w:cs="Aptos" w:eastAsia="Aptos" w:hAnsi="Aptos"/>
                <w:b w:val="0"/>
                <w:i w:val="0"/>
                <w:smallCaps w:val="0"/>
                <w:strike w:val="0"/>
                <w:color w:val="000000"/>
                <w:sz w:val="24"/>
                <w:szCs w:val="24"/>
                <w:u w:val="none"/>
                <w:shd w:fill="auto" w:val="clear"/>
                <w:vertAlign w:val="baseline"/>
              </w:rPr>
              <m:t xml:space="preserve">resid</m:t>
            </m:r>
          </m:sub>
          <m:sup>
            <m:r>
              <w:rPr>
                <w:rFonts w:ascii="Aptos" w:cs="Aptos" w:eastAsia="Aptos" w:hAnsi="Aptos"/>
                <w:b w:val="0"/>
                <w:i w:val="0"/>
                <w:smallCaps w:val="0"/>
                <w:strike w:val="0"/>
                <w:color w:val="000000"/>
                <w:sz w:val="24"/>
                <w:szCs w:val="24"/>
                <w:u w:val="none"/>
                <w:shd w:fill="auto" w:val="clear"/>
                <w:vertAlign w:val="baseline"/>
              </w:rPr>
              <m:t xml:space="preserve">2</m:t>
            </m:r>
          </m:sup>
        </m:sSub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which accounts for unstructured, moment-to-moment fluctuations or measurement noise. The complete observation model, which integrates these components, is defined by the Normal likelihood in </w:t>
      </w:r>
      <w:hyperlink w:anchor="bookmark=id.g16frthlmj0e">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g16frthlmj0e" w:id="12"/>
    <w:bookmarkEnd w:id="12"/>
    <w:p w:rsidR="00000000" w:rsidDel="00000000" w:rsidP="00000000" w:rsidRDefault="00000000" w:rsidRPr="00000000" w14:paraId="0000005D">
      <w:pPr>
        <w:jc w:val="both"/>
        <w:rPr>
          <w:rFonts w:ascii="Aptos" w:cs="Aptos" w:eastAsia="Aptos" w:hAnsi="Aptos"/>
          <w:b w:val="0"/>
          <w:i w:val="0"/>
          <w:smallCaps w:val="0"/>
          <w:strike w:val="0"/>
          <w:color w:val="000000"/>
          <w:sz w:val="24"/>
          <w:szCs w:val="24"/>
          <w:u w:val="none"/>
          <w:shd w:fill="auto" w:val="clear"/>
          <w:vertAlign w:val="baseline"/>
        </w:rPr>
      </w:pPr>
      <m:oMath>
        <m:r>
          <w:rPr>
            <w:rFonts w:ascii="Aptos" w:cs="Aptos" w:eastAsia="Aptos" w:hAnsi="Aptos"/>
            <w:b w:val="0"/>
            <w:i w:val="0"/>
            <w:smallCaps w:val="0"/>
            <w:strike w:val="0"/>
            <w:color w:val="000000"/>
            <w:sz w:val="24"/>
            <w:szCs w:val="24"/>
            <w:u w:val="none"/>
            <w:shd w:fill="auto" w:val="clear"/>
            <w:vertAlign w:val="baseline"/>
          </w:rPr>
          <m:t xml:space="preserve">RRi</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m:t>
        </m:r>
        <m:r>
          <w:rPr>
            <w:rFonts w:ascii="Aptos" w:cs="Aptos" w:eastAsia="Aptos" w:hAnsi="Aptos"/>
            <w:b w:val="0"/>
            <w:i w:val="0"/>
            <w:smallCaps w:val="0"/>
            <w:strike w:val="0"/>
            <w:color w:val="000000"/>
            <w:sz w:val="24"/>
            <w:szCs w:val="24"/>
            <w:u w:val="none"/>
            <w:shd w:fill="auto" w:val="clear"/>
            <w:vertAlign w:val="baseline"/>
          </w:rPr>
          <m:t xml:space="preserve">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μ</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σ</m:t>
                </m:r>
              </m:e>
              <m:sub>
                <m:r>
                  <w:rPr>
                    <w:rFonts w:ascii="Aptos" w:cs="Aptos" w:eastAsia="Aptos" w:hAnsi="Aptos"/>
                    <w:b w:val="0"/>
                    <w:i w:val="0"/>
                    <w:smallCaps w:val="0"/>
                    <w:strike w:val="0"/>
                    <w:color w:val="000000"/>
                    <w:sz w:val="24"/>
                    <w:szCs w:val="24"/>
                    <w:u w:val="none"/>
                    <w:shd w:fill="auto" w:val="clear"/>
                    <w:vertAlign w:val="baseline"/>
                  </w:rPr>
                  <m:t xml:space="preserve">resid</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d>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1</m:t>
            </m:r>
          </m:e>
        </m:d>
      </m:oMath>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core of the model lies in the construction of the mean and variance components from a shared set of underlying dynamic functions. The mean trajectory, </w:t>
      </w:r>
      <m:oMath>
        <m:r>
          <m:t>μ</m:t>
        </m:r>
        <m:d>
          <m:dPr>
            <m:begChr m:val="("/>
            <m:endChr m:val=")"/>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a superposition of a smoothly varying baseline trend and the synthesized structured signal itself, as shown in </w:t>
      </w:r>
      <w:hyperlink w:anchor="bookmark=id.bn9daz2z52ye">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bn9daz2z52ye" w:id="13"/>
    <w:bookmarkEnd w:id="13"/>
    <w:p w:rsidR="00000000" w:rsidDel="00000000" w:rsidP="00000000" w:rsidRDefault="00000000" w:rsidRPr="00000000" w14:paraId="0000005F">
      <w:pPr>
        <w:jc w:val="both"/>
        <w:rPr>
          <w:rFonts w:ascii="Aptos" w:cs="Aptos" w:eastAsia="Aptos" w:hAnsi="Aptos"/>
          <w:b w:val="0"/>
          <w:i w:val="0"/>
          <w:smallCaps w:val="0"/>
          <w:strike w:val="0"/>
          <w:color w:val="000000"/>
          <w:sz w:val="24"/>
          <w:szCs w:val="24"/>
          <w:u w:val="none"/>
          <w:shd w:fill="auto" w:val="clear"/>
          <w:vertAlign w:val="baseline"/>
        </w:rPr>
      </w:pPr>
      <m:oMath>
        <m:r>
          <m:t>μ</m:t>
        </m:r>
        <m:d>
          <m:dPr>
            <m:begChr m:val="("/>
            <m:endChr m:val=")"/>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R</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R</m:t>
                    </m:r>
                  </m:e>
                  <m:sub>
                    <m:r>
                      <w:rPr>
                        <w:rFonts w:ascii="Aptos" w:cs="Aptos" w:eastAsia="Aptos" w:hAnsi="Aptos"/>
                        <w:b w:val="0"/>
                        <w:i w:val="0"/>
                        <w:smallCaps w:val="0"/>
                        <w:strike w:val="0"/>
                        <w:color w:val="000000"/>
                        <w:sz w:val="24"/>
                        <w:szCs w:val="24"/>
                        <w:u w:val="none"/>
                        <w:shd w:fill="auto" w:val="clear"/>
                        <w:vertAlign w:val="baseline"/>
                      </w:rPr>
                      <m:t xml:space="preserve">base</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b>
                <m:r>
                  <w:rPr>
                    <w:rFonts w:ascii="Aptos" w:cs="Aptos" w:eastAsia="Aptos" w:hAnsi="Aptos"/>
                    <w:b w:val="0"/>
                    <w:i w:val="0"/>
                    <w:smallCaps w:val="0"/>
                    <w:strike w:val="0"/>
                    <w:color w:val="000000"/>
                    <w:sz w:val="24"/>
                    <w:szCs w:val="24"/>
                    <w:u w:val="none"/>
                    <w:shd w:fill="auto" w:val="clear"/>
                    <w:vertAlign w:val="baseline"/>
                  </w:rPr>
                  <m:t xml:space="preserve">⏟</m:t>
                </m:r>
              </m:sub>
            </m:sSub>
          </m:e>
          <m:sub>
            <m:r>
              <w:rPr>
                <w:rFonts w:ascii="Aptos" w:cs="Aptos" w:eastAsia="Aptos" w:hAnsi="Aptos"/>
                <w:b w:val="0"/>
                <w:i w:val="0"/>
                <w:smallCaps w:val="0"/>
                <w:strike w:val="0"/>
                <w:color w:val="000000"/>
                <w:sz w:val="24"/>
                <w:szCs w:val="24"/>
                <w:u w:val="none"/>
                <w:shd w:fill="auto" w:val="clear"/>
                <w:vertAlign w:val="baseline"/>
              </w:rPr>
              <m:t xml:space="preserve">Gross RRi Trend </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A</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m:t>
                </m:r>
                <m:nary>
                  <m:naryPr>
                    <m:chr m:val="∑"/>
                    <m:ctrlPr>
                      <w:rPr>
                        <w:rFonts w:ascii="Aptos" w:cs="Aptos" w:eastAsia="Aptos" w:hAnsi="Aptos"/>
                        <w:b w:val="0"/>
                        <w:i w:val="0"/>
                        <w:smallCaps w:val="0"/>
                        <w:strike w:val="0"/>
                        <w:color w:val="000000"/>
                        <w:sz w:val="24"/>
                        <w:szCs w:val="24"/>
                        <w:u w:val="none"/>
                        <w:shd w:fill="auto" w:val="clear"/>
                        <w:vertAlign w:val="baseline"/>
                      </w:rPr>
                    </m:ctrlPr>
                  </m:naryPr>
                  <m:sub>
                    <m:r>
                      <w:rPr>
                        <w:rFonts w:ascii="Aptos" w:cs="Aptos" w:eastAsia="Aptos" w:hAnsi="Aptos"/>
                        <w:b w:val="0"/>
                        <w:i w:val="0"/>
                        <w:smallCaps w:val="0"/>
                        <w:strike w:val="0"/>
                        <w:color w:val="000000"/>
                        <w:sz w:val="24"/>
                        <w:szCs w:val="24"/>
                        <w:u w:val="none"/>
                        <w:shd w:fill="auto" w:val="clear"/>
                        <w:vertAlign w:val="baseline"/>
                      </w:rPr>
                      <m:t xml:space="preserve">j=1</m:t>
                    </m:r>
                  </m:sub>
                  <m:sup>
                    <m:r>
                      <w:rPr>
                        <w:rFonts w:ascii="Aptos" w:cs="Aptos" w:eastAsia="Aptos" w:hAnsi="Aptos"/>
                        <w:b w:val="0"/>
                        <w:i w:val="0"/>
                        <w:smallCaps w:val="0"/>
                        <w:strike w:val="0"/>
                        <w:color w:val="000000"/>
                        <w:sz w:val="24"/>
                        <w:szCs w:val="24"/>
                        <w:u w:val="none"/>
                        <w:shd w:fill="auto" w:val="clear"/>
                        <w:vertAlign w:val="baseline"/>
                      </w:rPr>
                      <m:t xml:space="preserve">J</m:t>
                    </m:r>
                  </m:sup>
                </m:nary>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p</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S</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b>
                <m:r>
                  <w:rPr>
                    <w:rFonts w:ascii="Aptos" w:cs="Aptos" w:eastAsia="Aptos" w:hAnsi="Aptos"/>
                    <w:b w:val="0"/>
                    <w:i w:val="0"/>
                    <w:smallCaps w:val="0"/>
                    <w:strike w:val="0"/>
                    <w:color w:val="000000"/>
                    <w:sz w:val="24"/>
                    <w:szCs w:val="24"/>
                    <w:u w:val="none"/>
                    <w:shd w:fill="auto" w:val="clear"/>
                    <w:vertAlign w:val="baseline"/>
                  </w:rPr>
                  <m:t xml:space="preserve">⏟</m:t>
                </m:r>
              </m:sub>
            </m:sSub>
          </m:e>
          <m:sub>
            <m:r>
              <w:rPr>
                <w:rFonts w:ascii="Aptos" w:cs="Aptos" w:eastAsia="Aptos" w:hAnsi="Aptos"/>
                <w:b w:val="0"/>
                <w:i w:val="0"/>
                <w:smallCaps w:val="0"/>
                <w:strike w:val="0"/>
                <w:color w:val="000000"/>
                <w:sz w:val="24"/>
                <w:szCs w:val="24"/>
                <w:u w:val="none"/>
                <w:shd w:fill="auto" w:val="clear"/>
                <w:vertAlign w:val="baseline"/>
              </w:rPr>
              <m:t xml:space="preserve">Structured Variability Signal </m:t>
            </m:r>
          </m:sub>
        </m:sSub>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2</m:t>
            </m:r>
          </m:e>
        </m:d>
      </m:oMath>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Here, </w:t>
      </w:r>
      <m:oMath>
        <m:r>
          <w:rPr>
            <w:rFonts w:ascii="Aptos" w:cs="Aptos" w:eastAsia="Aptos" w:hAnsi="Aptos"/>
            <w:b w:val="0"/>
            <w:i w:val="0"/>
            <w:smallCaps w:val="0"/>
            <w:strike w:val="0"/>
            <w:color w:val="000000"/>
            <w:sz w:val="24"/>
            <w:szCs w:val="24"/>
            <w:u w:val="none"/>
            <w:shd w:fill="auto" w:val="clear"/>
            <w:vertAlign w:val="baseline"/>
          </w:rPr>
          <m:t xml:space="preserve">R</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R</m:t>
            </m:r>
          </m:e>
          <m:sub>
            <m:r>
              <w:rPr>
                <w:rFonts w:ascii="Aptos" w:cs="Aptos" w:eastAsia="Aptos" w:hAnsi="Aptos"/>
                <w:b w:val="0"/>
                <w:i w:val="0"/>
                <w:smallCaps w:val="0"/>
                <w:strike w:val="0"/>
                <w:color w:val="000000"/>
                <w:sz w:val="24"/>
                <w:szCs w:val="24"/>
                <w:u w:val="none"/>
                <w:shd w:fill="auto" w:val="clear"/>
                <w:vertAlign w:val="baseline"/>
              </w:rPr>
              <m:t xml:space="preserve">base</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represents the gross, underlying heart period trajectory. The structured variability signal is synthesized from a set of dynamically evolving spectral oscillators,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S</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which represent activity in different physiological frequency bands (</w:t>
      </w:r>
      <m:oMath>
        <m:r>
          <w:rPr>
            <w:rFonts w:ascii="Aptos" w:cs="Aptos" w:eastAsia="Aptos" w:hAnsi="Aptos"/>
            <w:b w:val="0"/>
            <w:i w:val="0"/>
            <w:smallCaps w:val="0"/>
            <w:strike w:val="0"/>
            <w:color w:val="000000"/>
            <w:sz w:val="24"/>
            <w:szCs w:val="24"/>
            <w:u w:val="none"/>
            <w:shd w:fill="auto" w:val="clear"/>
            <w:vertAlign w:val="baseline"/>
          </w:rPr>
          <m:t xml:space="preserve">j=1,2,3</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 VLF, LF, and HF, respectively). These oscillators are weighted by time-varying proportions,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p</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their overall magnitude is controlled by a scaling amplitude, </w:t>
      </w:r>
      <m:oMath>
        <m:r>
          <w:rPr>
            <w:rFonts w:ascii="Aptos" w:cs="Aptos" w:eastAsia="Aptos" w:hAnsi="Aptos"/>
            <w:b w:val="0"/>
            <w:i w:val="0"/>
            <w:smallCaps w:val="0"/>
            <w:strike w:val="0"/>
            <w:color w:val="000000"/>
            <w:sz w:val="24"/>
            <w:szCs w:val="24"/>
            <w:u w:val="none"/>
            <w:shd w:fill="auto" w:val="clear"/>
            <w:vertAlign w:val="baseline"/>
          </w:rPr>
          <m:t xml:space="preserve">A</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amplitude is deterministically calculated to ensure the signal’s variance exactly matches the target structured variance, </w:t>
      </w:r>
      <m:oMath>
        <m:sSubSup>
          <m:sSubSupPr>
            <m:ctrlPr>
              <w:rPr>
                <w:rFonts w:ascii="Aptos" w:cs="Aptos" w:eastAsia="Aptos" w:hAnsi="Aptos"/>
                <w:b w:val="0"/>
                <w:i w:val="0"/>
                <w:smallCaps w:val="0"/>
                <w:strike w:val="0"/>
                <w:color w:val="000000"/>
                <w:sz w:val="24"/>
                <w:szCs w:val="24"/>
                <w:u w:val="none"/>
                <w:shd w:fill="auto" w:val="clear"/>
                <w:vertAlign w:val="baseline"/>
              </w:rPr>
            </m:ctrlPr>
          </m:sSubSupPr>
          <m:e>
            <m:r>
              <m:t>σ</m:t>
            </m:r>
          </m:e>
          <m:sub>
            <m:r>
              <w:rPr>
                <w:rFonts w:ascii="Aptos" w:cs="Aptos" w:eastAsia="Aptos" w:hAnsi="Aptos"/>
                <w:b w:val="0"/>
                <w:i w:val="0"/>
                <w:smallCaps w:val="0"/>
                <w:strike w:val="0"/>
                <w:color w:val="000000"/>
                <w:sz w:val="24"/>
                <w:szCs w:val="24"/>
                <w:u w:val="none"/>
                <w:shd w:fill="auto" w:val="clear"/>
                <w:vertAlign w:val="baseline"/>
              </w:rPr>
              <m:t xml:space="preserve">struct</m:t>
            </m:r>
          </m:sub>
          <m:sup>
            <m:r>
              <w:rPr>
                <w:rFonts w:ascii="Aptos" w:cs="Aptos" w:eastAsia="Aptos" w:hAnsi="Aptos"/>
                <w:b w:val="0"/>
                <w:i w:val="0"/>
                <w:smallCaps w:val="0"/>
                <w:strike w:val="0"/>
                <w:color w:val="000000"/>
                <w:sz w:val="24"/>
                <w:szCs w:val="24"/>
                <w:u w:val="none"/>
                <w:shd w:fill="auto" w:val="clear"/>
                <w:vertAlign w:val="baseline"/>
              </w:rPr>
              <m:t xml:space="preserve">2</m:t>
            </m:r>
          </m:sup>
        </m:sSub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pivotal feature is a dynamic trajectory for the total signal variability, denoted </w:t>
      </w:r>
      <m:oMath>
        <m:r>
          <w:rPr>
            <w:rFonts w:ascii="Aptos" w:cs="Aptos" w:eastAsia="Aptos" w:hAnsi="Aptos"/>
            <w:b w:val="0"/>
            <w:i w:val="0"/>
            <w:smallCaps w:val="0"/>
            <w:strike w:val="0"/>
            <w:color w:val="000000"/>
            <w:sz w:val="24"/>
            <w:szCs w:val="24"/>
            <w:u w:val="none"/>
            <w:shd w:fill="auto" w:val="clear"/>
            <w:vertAlign w:val="baseline"/>
          </w:rPr>
          <m:t xml:space="preserve">SDNN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which is then partitioned into its structured and residual components. This partition is controlled by a parameter, </w:t>
      </w:r>
      <m:oMath>
        <m:r>
          <w:rPr>
            <w:rFonts w:ascii="Aptos" w:cs="Aptos" w:eastAsia="Aptos" w:hAnsi="Aptos"/>
            <w:b w:val="0"/>
            <w:i w:val="0"/>
            <w:smallCaps w:val="0"/>
            <w:strike w:val="0"/>
            <w:color w:val="000000"/>
            <w:sz w:val="24"/>
            <w:szCs w:val="24"/>
            <w:u w:val="none"/>
            <w:shd w:fill="auto" w:val="clear"/>
            <w:vertAlign w:val="baseline"/>
          </w:rPr>
          <m:t xml:space="preserve">w</m:t>
        </m:r>
        <m:r>
          <w:rPr>
            <w:rFonts w:ascii="Aptos" w:cs="Aptos" w:eastAsia="Aptos" w:hAnsi="Aptos"/>
            <w:b w:val="0"/>
            <w:i w:val="0"/>
            <w:smallCaps w:val="0"/>
            <w:strike w:val="0"/>
            <w:color w:val="000000"/>
            <w:sz w:val="24"/>
            <w:szCs w:val="24"/>
            <w:u w:val="none"/>
            <w:shd w:fill="auto" w:val="clear"/>
            <w:vertAlign w:val="baseline"/>
          </w:rPr>
          <m:t>∈</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0,1</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which represents the fraction of total variance attributable to the structured component, as defined in </w:t>
      </w:r>
      <w:hyperlink w:anchor="bookmark=id.w1t2t63ei9hf">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3</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w1t2t63ei9hf" w:id="14"/>
    <w:bookmarkEnd w:id="14"/>
    <w:p w:rsidR="00000000" w:rsidDel="00000000" w:rsidP="00000000" w:rsidRDefault="00000000" w:rsidRPr="00000000" w14:paraId="00000062">
      <w:pPr>
        <w:jc w:val="both"/>
        <w:rPr>
          <w:rFonts w:ascii="Aptos" w:cs="Aptos" w:eastAsia="Aptos" w:hAnsi="Aptos"/>
          <w:b w:val="0"/>
          <w:i w:val="0"/>
          <w:smallCaps w:val="0"/>
          <w:strike w:val="0"/>
          <w:color w:val="000000"/>
          <w:sz w:val="24"/>
          <w:szCs w:val="24"/>
          <w:u w:val="none"/>
          <w:shd w:fill="auto" w:val="clear"/>
          <w:vertAlign w:val="baseline"/>
        </w:rPr>
      </w:pPr>
      <m:oMath>
        <m:sSubSup>
          <m:sSubSupPr>
            <m:ctrlPr>
              <w:rPr>
                <w:rFonts w:ascii="Aptos" w:cs="Aptos" w:eastAsia="Aptos" w:hAnsi="Aptos"/>
                <w:b w:val="0"/>
                <w:i w:val="0"/>
                <w:smallCaps w:val="0"/>
                <w:strike w:val="0"/>
                <w:color w:val="000000"/>
                <w:sz w:val="24"/>
                <w:szCs w:val="24"/>
                <w:u w:val="none"/>
                <w:shd w:fill="auto" w:val="clear"/>
                <w:vertAlign w:val="baseline"/>
              </w:rPr>
            </m:ctrlPr>
          </m:sSubSupPr>
          <m:e>
            <m:r>
              <m:t>σ</m:t>
            </m:r>
          </m:e>
          <m:sub>
            <m:r>
              <w:rPr>
                <w:rFonts w:ascii="Aptos" w:cs="Aptos" w:eastAsia="Aptos" w:hAnsi="Aptos"/>
                <w:b w:val="0"/>
                <w:i w:val="0"/>
                <w:smallCaps w:val="0"/>
                <w:strike w:val="0"/>
                <w:color w:val="000000"/>
                <w:sz w:val="24"/>
                <w:szCs w:val="24"/>
                <w:u w:val="none"/>
                <w:shd w:fill="auto" w:val="clear"/>
                <w:vertAlign w:val="baseline"/>
              </w:rPr>
              <m:t xml:space="preserve">struct</m:t>
            </m:r>
          </m:sub>
          <m:sup>
            <m:r>
              <w:rPr>
                <w:rFonts w:ascii="Aptos" w:cs="Aptos" w:eastAsia="Aptos" w:hAnsi="Aptos"/>
                <w:b w:val="0"/>
                <w:i w:val="0"/>
                <w:smallCaps w:val="0"/>
                <w:strike w:val="0"/>
                <w:color w:val="000000"/>
                <w:sz w:val="24"/>
                <w:szCs w:val="24"/>
                <w:u w:val="none"/>
                <w:shd w:fill="auto" w:val="clear"/>
                <w:vertAlign w:val="baseline"/>
              </w:rPr>
              <m:t xml:space="preserve">2</m:t>
            </m:r>
          </m:sup>
        </m:sSub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 =w</m:t>
        </m:r>
        <m:r>
          <w:rPr>
            <w:rFonts w:ascii="Aptos" w:cs="Aptos" w:eastAsia="Aptos" w:hAnsi="Aptos"/>
            <w:b w:val="0"/>
            <w:i w:val="0"/>
            <w:smallCaps w:val="0"/>
            <w:strike w:val="0"/>
            <w:color w:val="000000"/>
            <w:sz w:val="24"/>
            <w:szCs w:val="24"/>
            <w:u w:val="none"/>
            <w:shd w:fill="auto" w:val="clear"/>
            <w:vertAlign w:val="baseline"/>
          </w:rPr>
          <m:t>⋅</m:t>
        </m:r>
        <m:r>
          <w:rPr>
            <w:rFonts w:ascii="Aptos" w:cs="Aptos" w:eastAsia="Aptos" w:hAnsi="Aptos"/>
            <w:b w:val="0"/>
            <w:i w:val="0"/>
            <w:smallCaps w:val="0"/>
            <w:strike w:val="0"/>
            <w:color w:val="000000"/>
            <w:sz w:val="24"/>
            <w:szCs w:val="24"/>
            <w:u w:val="none"/>
            <w:shd w:fill="auto" w:val="clear"/>
            <w:vertAlign w:val="baseline"/>
          </w:rPr>
          <m:t xml:space="preserve">SDNN</m:t>
        </m:r>
        <m:sSup>
          <m:sSupPr>
            <m:ctrlPr>
              <w:rPr>
                <w:rFonts w:ascii="Aptos" w:cs="Aptos" w:eastAsia="Aptos" w:hAnsi="Aptos"/>
                <w:b w:val="0"/>
                <w:i w:val="0"/>
                <w:smallCaps w:val="0"/>
                <w:strike w:val="0"/>
                <w:color w:val="000000"/>
                <w:sz w:val="24"/>
                <w:szCs w:val="24"/>
                <w:u w:val="none"/>
                <w:shd w:fill="auto" w:val="clear"/>
                <w:vertAlign w:val="baseline"/>
              </w:rPr>
            </m:ctrlPr>
          </m:sSupPr>
          <m:e>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p>
            <m:r>
              <w:rPr>
                <w:rFonts w:ascii="Aptos" w:cs="Aptos" w:eastAsia="Aptos" w:hAnsi="Aptos"/>
                <w:b w:val="0"/>
                <w:i w:val="0"/>
                <w:smallCaps w:val="0"/>
                <w:strike w:val="0"/>
                <w:color w:val="000000"/>
                <w:sz w:val="24"/>
                <w:szCs w:val="24"/>
                <w:u w:val="none"/>
                <w:shd w:fill="auto" w:val="clear"/>
                <w:vertAlign w:val="baseline"/>
              </w:rPr>
              <m:t xml:space="preserve">2</m:t>
            </m:r>
          </m:sup>
        </m:sSup>
        <m:r>
          <w:rPr>
            <w:rFonts w:ascii="Aptos" w:cs="Aptos" w:eastAsia="Aptos" w:hAnsi="Aptos"/>
            <w:b w:val="0"/>
            <w:i w:val="0"/>
            <w:smallCaps w:val="0"/>
            <w:strike w:val="0"/>
            <w:color w:val="000000"/>
            <w:sz w:val="24"/>
            <w:szCs w:val="24"/>
            <w:u w:val="none"/>
            <w:shd w:fill="auto" w:val="clear"/>
            <w:vertAlign w:val="baseline"/>
          </w:rPr>
          <m:t xml:space="preserve"> </m:t>
        </m:r>
        <m:sSubSup>
          <m:sSubSupPr>
            <m:ctrlPr>
              <w:rPr>
                <w:rFonts w:ascii="Aptos" w:cs="Aptos" w:eastAsia="Aptos" w:hAnsi="Aptos"/>
                <w:b w:val="0"/>
                <w:i w:val="0"/>
                <w:smallCaps w:val="0"/>
                <w:strike w:val="0"/>
                <w:color w:val="000000"/>
                <w:sz w:val="24"/>
                <w:szCs w:val="24"/>
                <w:u w:val="none"/>
                <w:shd w:fill="auto" w:val="clear"/>
                <w:vertAlign w:val="baseline"/>
              </w:rPr>
            </m:ctrlPr>
          </m:sSubSupPr>
          <m:e>
            <m:r>
              <w:rPr>
                <w:rFonts w:ascii="Aptos" w:cs="Aptos" w:eastAsia="Aptos" w:hAnsi="Aptos"/>
                <w:b w:val="0"/>
                <w:i w:val="0"/>
                <w:smallCaps w:val="0"/>
                <w:strike w:val="0"/>
                <w:color w:val="000000"/>
                <w:sz w:val="24"/>
                <w:szCs w:val="24"/>
                <w:u w:val="none"/>
                <w:shd w:fill="auto" w:val="clear"/>
                <w:vertAlign w:val="baseline"/>
              </w:rPr>
              <m:t>σ</m:t>
            </m:r>
          </m:e>
          <m:sub>
            <m:r>
              <w:rPr>
                <w:rFonts w:ascii="Aptos" w:cs="Aptos" w:eastAsia="Aptos" w:hAnsi="Aptos"/>
                <w:b w:val="0"/>
                <w:i w:val="0"/>
                <w:smallCaps w:val="0"/>
                <w:strike w:val="0"/>
                <w:color w:val="000000"/>
                <w:sz w:val="24"/>
                <w:szCs w:val="24"/>
                <w:u w:val="none"/>
                <w:shd w:fill="auto" w:val="clear"/>
                <w:vertAlign w:val="baseline"/>
              </w:rPr>
              <m:t xml:space="preserve">resid</m:t>
            </m:r>
          </m:sub>
          <m:sup>
            <m:r>
              <w:rPr>
                <w:rFonts w:ascii="Aptos" w:cs="Aptos" w:eastAsia="Aptos" w:hAnsi="Aptos"/>
                <w:b w:val="0"/>
                <w:i w:val="0"/>
                <w:smallCaps w:val="0"/>
                <w:strike w:val="0"/>
                <w:color w:val="000000"/>
                <w:sz w:val="24"/>
                <w:szCs w:val="24"/>
                <w:u w:val="none"/>
                <w:shd w:fill="auto" w:val="clear"/>
                <w:vertAlign w:val="baseline"/>
              </w:rPr>
              <m:t xml:space="preserve">2</m:t>
            </m:r>
          </m:sup>
        </m:sSub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1−w</m:t>
            </m:r>
          </m:e>
        </m:d>
        <m:r>
          <w:rPr>
            <w:rFonts w:ascii="Aptos" w:cs="Aptos" w:eastAsia="Aptos" w:hAnsi="Aptos"/>
            <w:b w:val="0"/>
            <w:i w:val="0"/>
            <w:smallCaps w:val="0"/>
            <w:strike w:val="0"/>
            <w:color w:val="000000"/>
            <w:sz w:val="24"/>
            <w:szCs w:val="24"/>
            <w:u w:val="none"/>
            <w:shd w:fill="auto" w:val="clear"/>
            <w:vertAlign w:val="baseline"/>
          </w:rPr>
          <m:t>⋅</m:t>
        </m:r>
        <m:r>
          <w:rPr>
            <w:rFonts w:ascii="Aptos" w:cs="Aptos" w:eastAsia="Aptos" w:hAnsi="Aptos"/>
            <w:b w:val="0"/>
            <w:i w:val="0"/>
            <w:smallCaps w:val="0"/>
            <w:strike w:val="0"/>
            <w:color w:val="000000"/>
            <w:sz w:val="24"/>
            <w:szCs w:val="24"/>
            <w:u w:val="none"/>
            <w:shd w:fill="auto" w:val="clear"/>
            <w:vertAlign w:val="baseline"/>
          </w:rPr>
          <m:t xml:space="preserve">SDNN</m:t>
        </m:r>
        <m:sSup>
          <m:sSupPr>
            <m:ctrlPr>
              <w:rPr>
                <w:rFonts w:ascii="Aptos" w:cs="Aptos" w:eastAsia="Aptos" w:hAnsi="Aptos"/>
                <w:b w:val="0"/>
                <w:i w:val="0"/>
                <w:smallCaps w:val="0"/>
                <w:strike w:val="0"/>
                <w:color w:val="000000"/>
                <w:sz w:val="24"/>
                <w:szCs w:val="24"/>
                <w:u w:val="none"/>
                <w:shd w:fill="auto" w:val="clear"/>
                <w:vertAlign w:val="baseline"/>
              </w:rPr>
            </m:ctrlPr>
          </m:sSupPr>
          <m:e>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p>
            <m:r>
              <w:rPr>
                <w:rFonts w:ascii="Aptos" w:cs="Aptos" w:eastAsia="Aptos" w:hAnsi="Aptos"/>
                <w:b w:val="0"/>
                <w:i w:val="0"/>
                <w:smallCaps w:val="0"/>
                <w:strike w:val="0"/>
                <w:color w:val="000000"/>
                <w:sz w:val="24"/>
                <w:szCs w:val="24"/>
                <w:u w:val="none"/>
                <w:shd w:fill="auto" w:val="clear"/>
                <w:vertAlign w:val="baseline"/>
              </w:rPr>
              <m:t xml:space="preserve">2</m:t>
            </m:r>
          </m:sup>
        </m:sSup>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3</m:t>
            </m:r>
          </m:e>
        </m:d>
      </m:oMath>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formulation allows the model to simultaneously learn not only how the total amount of HRV changes over time (via </w:t>
      </w:r>
      <m:oMath>
        <m:r>
          <w:rPr>
            <w:rFonts w:ascii="Aptos" w:cs="Aptos" w:eastAsia="Aptos" w:hAnsi="Aptos"/>
            <w:b w:val="0"/>
            <w:i w:val="0"/>
            <w:smallCaps w:val="0"/>
            <w:strike w:val="0"/>
            <w:color w:val="000000"/>
            <w:sz w:val="24"/>
            <w:szCs w:val="24"/>
            <w:u w:val="none"/>
            <w:shd w:fill="auto" w:val="clear"/>
            <w:vertAlign w:val="baseline"/>
          </w:rPr>
          <m:t xml:space="preserve">SDNN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but also how the nature of that variability evolves, that is the balance between predictable, oscillatory patterns and unpredictable noise (via </w:t>
      </w:r>
      <m:oMath>
        <m:r>
          <w:rPr>
            <w:rFonts w:ascii="Aptos" w:cs="Aptos" w:eastAsia="Aptos" w:hAnsi="Aptos"/>
            <w:b w:val="0"/>
            <w:i w:val="0"/>
            <w:smallCaps w:val="0"/>
            <w:strike w:val="0"/>
            <w:color w:val="000000"/>
            <w:sz w:val="24"/>
            <w:szCs w:val="24"/>
            <w:u w:val="none"/>
            <w:shd w:fill="auto" w:val="clear"/>
            <w:vertAlign w:val="baseline"/>
          </w:rPr>
          <m:t xml:space="preserve">w</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unified analysis facilitates a deeper understanding of autonomic regulation by capturing phenomena across both time and frequency domains within a single, coherent inferential framework.</w:t>
      </w:r>
    </w:p>
    <w:bookmarkStart w:colFirst="0" w:colLast="0" w:name="bookmark=id.o4el3vul0rk9" w:id="15"/>
    <w:bookmarkEnd w:id="15"/>
    <w:p w:rsidR="00000000" w:rsidDel="00000000" w:rsidP="00000000" w:rsidRDefault="00000000" w:rsidRPr="00000000" w14:paraId="00000064">
      <w:pPr>
        <w:pStyle w:val="Heading3"/>
        <w:jc w:val="both"/>
        <w:rPr/>
      </w:pPr>
      <w:r w:rsidDel="00000000" w:rsidR="00000000" w:rsidRPr="00000000">
        <w:rPr>
          <w:rtl w:val="0"/>
        </w:rPr>
        <w:t xml:space="preserve">Baseline heart period and total variability trajectories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model posits that the primary trends in both the mean heart period and its total variability are driven by a common underlying physiological response to a stimulus. To capture this, both the </w:t>
      </w:r>
      <m:oMath>
        <m:r>
          <w:rPr>
            <w:rFonts w:ascii="Aptos" w:cs="Aptos" w:eastAsia="Aptos" w:hAnsi="Aptos"/>
            <w:b w:val="0"/>
            <w:i w:val="0"/>
            <w:smallCaps w:val="0"/>
            <w:strike w:val="0"/>
            <w:color w:val="000000"/>
            <w:sz w:val="24"/>
            <w:szCs w:val="24"/>
            <w:u w:val="none"/>
            <w:shd w:fill="auto" w:val="clear"/>
            <w:vertAlign w:val="baseline"/>
          </w:rPr>
          <m:t xml:space="preserve">R</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R</m:t>
            </m:r>
          </m:e>
          <m:sub>
            <m:r>
              <w:rPr>
                <w:rFonts w:ascii="Aptos" w:cs="Aptos" w:eastAsia="Aptos" w:hAnsi="Aptos"/>
                <w:b w:val="0"/>
                <w:i w:val="0"/>
                <w:smallCaps w:val="0"/>
                <w:strike w:val="0"/>
                <w:color w:val="000000"/>
                <w:sz w:val="24"/>
                <w:szCs w:val="24"/>
                <w:u w:val="none"/>
                <w:shd w:fill="auto" w:val="clear"/>
                <w:vertAlign w:val="baseline"/>
              </w:rPr>
              <m:t xml:space="preserve">base</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r>
          <w:rPr>
            <w:rFonts w:ascii="Aptos" w:cs="Aptos" w:eastAsia="Aptos" w:hAnsi="Aptos"/>
            <w:b w:val="0"/>
            <w:i w:val="0"/>
            <w:smallCaps w:val="0"/>
            <w:strike w:val="0"/>
            <w:color w:val="000000"/>
            <w:sz w:val="24"/>
            <w:szCs w:val="24"/>
            <w:u w:val="none"/>
            <w:shd w:fill="auto" w:val="clear"/>
            <w:vertAlign w:val="baseline"/>
          </w:rPr>
          <m:t xml:space="preserve">SDNN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trajectories are parameterized using the same flexible double-logistic functional form.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baseline heart period, </w:t>
      </w:r>
      <m:oMath>
        <m:r>
          <w:rPr>
            <w:rFonts w:ascii="Aptos" w:cs="Aptos" w:eastAsia="Aptos" w:hAnsi="Aptos"/>
            <w:b w:val="0"/>
            <w:i w:val="0"/>
            <w:smallCaps w:val="0"/>
            <w:strike w:val="0"/>
            <w:color w:val="000000"/>
            <w:sz w:val="24"/>
            <w:szCs w:val="24"/>
            <w:u w:val="none"/>
            <w:shd w:fill="auto" w:val="clear"/>
            <w:vertAlign w:val="baseline"/>
          </w:rPr>
          <m:t xml:space="preserve">R</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R</m:t>
            </m:r>
          </m:e>
          <m:sub>
            <m:r>
              <w:rPr>
                <w:rFonts w:ascii="Aptos" w:cs="Aptos" w:eastAsia="Aptos" w:hAnsi="Aptos"/>
                <w:b w:val="0"/>
                <w:i w:val="0"/>
                <w:smallCaps w:val="0"/>
                <w:strike w:val="0"/>
                <w:color w:val="000000"/>
                <w:sz w:val="24"/>
                <w:szCs w:val="24"/>
                <w:u w:val="none"/>
                <w:shd w:fill="auto" w:val="clear"/>
                <w:vertAlign w:val="baseline"/>
              </w:rPr>
              <m:t xml:space="preserve">base</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which quantifies the gross, underlying variations in the mean RRi, is defined in </w:t>
      </w:r>
      <w:hyperlink w:anchor="bookmark=id.8o1m2tkzu9qb">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8o1m2tkzu9qb" w:id="16"/>
    <w:bookmarkEnd w:id="16"/>
    <w:p w:rsidR="00000000" w:rsidDel="00000000" w:rsidP="00000000" w:rsidRDefault="00000000" w:rsidRPr="00000000" w14:paraId="00000067">
      <w:pPr>
        <w:jc w:val="both"/>
        <w:rPr>
          <w:rFonts w:ascii="Aptos" w:cs="Aptos" w:eastAsia="Aptos" w:hAnsi="Aptos"/>
          <w:b w:val="0"/>
          <w:i w:val="0"/>
          <w:smallCaps w:val="0"/>
          <w:strike w:val="0"/>
          <w:color w:val="000000"/>
          <w:sz w:val="24"/>
          <w:szCs w:val="24"/>
          <w:u w:val="none"/>
          <w:shd w:fill="auto" w:val="clear"/>
          <w:vertAlign w:val="baseline"/>
        </w:rPr>
      </w:pPr>
      <m:oMath>
        <m:r>
          <w:rPr>
            <w:rFonts w:ascii="Aptos" w:cs="Aptos" w:eastAsia="Aptos" w:hAnsi="Aptos"/>
            <w:b w:val="0"/>
            <w:i w:val="0"/>
            <w:smallCaps w:val="0"/>
            <w:strike w:val="0"/>
            <w:color w:val="000000"/>
            <w:sz w:val="24"/>
            <w:szCs w:val="24"/>
            <w:u w:val="none"/>
            <w:shd w:fill="auto" w:val="clear"/>
            <w:vertAlign w:val="baseline"/>
          </w:rPr>
          <m:t xml:space="preserve">R</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R</m:t>
            </m:r>
          </m:e>
          <m:sub>
            <m:r>
              <w:rPr>
                <w:rFonts w:ascii="Aptos" w:cs="Aptos" w:eastAsia="Aptos" w:hAnsi="Aptos"/>
                <w:b w:val="0"/>
                <w:i w:val="0"/>
                <w:smallCaps w:val="0"/>
                <w:strike w:val="0"/>
                <w:color w:val="000000"/>
                <w:sz w:val="24"/>
                <w:szCs w:val="24"/>
                <w:u w:val="none"/>
                <w:shd w:fill="auto" w:val="clear"/>
                <w:vertAlign w:val="baseline"/>
              </w:rPr>
              <m:t xml:space="preserve">base</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α</m:t>
                    </m:r>
                  </m:e>
                  <m:sub>
                    <m:r>
                      <w:rPr>
                        <w:rFonts w:ascii="Aptos" w:cs="Aptos" w:eastAsia="Aptos" w:hAnsi="Aptos"/>
                        <w:b w:val="0"/>
                        <w:i w:val="0"/>
                        <w:smallCaps w:val="0"/>
                        <w:strike w:val="0"/>
                        <w:color w:val="000000"/>
                        <w:sz w:val="24"/>
                        <w:szCs w:val="24"/>
                        <w:u w:val="none"/>
                        <w:shd w:fill="auto" w:val="clear"/>
                        <w:vertAlign w:val="baseline"/>
                      </w:rPr>
                      <m:t xml:space="preserve">r</m:t>
                    </m:r>
                  </m:sub>
                </m:sSub>
              </m:e>
              <m:sub>
                <m:r>
                  <w:rPr>
                    <w:rFonts w:ascii="Aptos" w:cs="Aptos" w:eastAsia="Aptos" w:hAnsi="Aptos"/>
                    <w:b w:val="0"/>
                    <w:i w:val="0"/>
                    <w:smallCaps w:val="0"/>
                    <w:strike w:val="0"/>
                    <w:color w:val="000000"/>
                    <w:sz w:val="24"/>
                    <w:szCs w:val="24"/>
                    <w:u w:val="none"/>
                    <w:shd w:fill="auto" w:val="clear"/>
                    <w:vertAlign w:val="baseline"/>
                  </w:rPr>
                  <m:t xml:space="preserve">⏟</m:t>
                </m:r>
              </m:sub>
            </m:sSub>
          </m:e>
          <m:sub>
            <m:r>
              <w:rPr>
                <w:rFonts w:ascii="Aptos" w:cs="Aptos" w:eastAsia="Aptos" w:hAnsi="Aptos"/>
                <w:b w:val="0"/>
                <w:i w:val="0"/>
                <w:smallCaps w:val="0"/>
                <w:strike w:val="0"/>
                <w:color w:val="000000"/>
                <w:sz w:val="24"/>
                <w:szCs w:val="24"/>
                <w:u w:val="none"/>
                <w:shd w:fill="auto" w:val="clear"/>
                <w:vertAlign w:val="baseline"/>
              </w:rPr>
              <m:t xml:space="preserve">Resting RRi </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β</m:t>
                    </m:r>
                  </m:e>
                  <m:sub>
                    <m:r>
                      <w:rPr>
                        <w:rFonts w:ascii="Aptos" w:cs="Aptos" w:eastAsia="Aptos" w:hAnsi="Aptos"/>
                        <w:b w:val="0"/>
                        <w:i w:val="0"/>
                        <w:smallCaps w:val="0"/>
                        <w:strike w:val="0"/>
                        <w:color w:val="000000"/>
                        <w:sz w:val="24"/>
                        <w:szCs w:val="24"/>
                        <w:u w:val="none"/>
                        <w:shd w:fill="auto" w:val="clear"/>
                        <w:vertAlign w:val="baseline"/>
                      </w:rPr>
                      <m:t xml:space="preserve">r</m:t>
                    </m:r>
                  </m:sub>
                </m:sSub>
                <m:r>
                  <w:rPr>
                    <w:rFonts w:ascii="Aptos" w:cs="Aptos" w:eastAsia="Aptos" w:hAnsi="Aptos"/>
                    <w:b w:val="0"/>
                    <w:i w:val="0"/>
                    <w:smallCaps w:val="0"/>
                    <w:strike w:val="0"/>
                    <w:color w:val="000000"/>
                    <w:sz w:val="24"/>
                    <w:szCs w:val="24"/>
                    <w:u w:val="none"/>
                    <w:shd w:fill="auto" w:val="clear"/>
                    <w:vertAlign w:val="baseline"/>
                  </w:rPr>
                  <m:t>⋅</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D</m:t>
                    </m:r>
                  </m:e>
                  <m:sub>
                    <m:r>
                      <w:rPr>
                        <w:rFonts w:ascii="Aptos" w:cs="Aptos" w:eastAsia="Aptos" w:hAnsi="Aptos"/>
                        <w:b w:val="0"/>
                        <w:i w:val="0"/>
                        <w:smallCaps w:val="0"/>
                        <w:strike w:val="0"/>
                        <w:color w:val="000000"/>
                        <w:sz w:val="24"/>
                        <w:szCs w:val="24"/>
                        <w:u w:val="none"/>
                        <w:shd w:fill="auto" w:val="clear"/>
                        <w:vertAlign w:val="baseline"/>
                      </w:rPr>
                      <m:t xml:space="preserve">1</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b>
                <m:r>
                  <w:rPr>
                    <w:rFonts w:ascii="Aptos" w:cs="Aptos" w:eastAsia="Aptos" w:hAnsi="Aptos"/>
                    <w:b w:val="0"/>
                    <w:i w:val="0"/>
                    <w:smallCaps w:val="0"/>
                    <w:strike w:val="0"/>
                    <w:color w:val="000000"/>
                    <w:sz w:val="24"/>
                    <w:szCs w:val="24"/>
                    <w:u w:val="none"/>
                    <w:shd w:fill="auto" w:val="clear"/>
                    <w:vertAlign w:val="baseline"/>
                  </w:rPr>
                  <m:t xml:space="preserve">⏟</m:t>
                </m:r>
              </m:sub>
            </m:sSub>
          </m:e>
          <m:sub>
            <m:r>
              <w:rPr>
                <w:rFonts w:ascii="Aptos" w:cs="Aptos" w:eastAsia="Aptos" w:hAnsi="Aptos"/>
                <w:b w:val="0"/>
                <w:i w:val="0"/>
                <w:smallCaps w:val="0"/>
                <w:strike w:val="0"/>
                <w:color w:val="000000"/>
                <w:sz w:val="24"/>
                <w:szCs w:val="24"/>
                <w:u w:val="none"/>
                <w:shd w:fill="auto" w:val="clear"/>
                <w:vertAlign w:val="baseline"/>
              </w:rPr>
              <m:t xml:space="preserve">Perturbation-induced RRi Drop </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r</m:t>
                    </m:r>
                  </m:sub>
                </m:sSub>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β</m:t>
                    </m:r>
                  </m:e>
                  <m:sub>
                    <m:r>
                      <w:rPr>
                        <w:rFonts w:ascii="Aptos" w:cs="Aptos" w:eastAsia="Aptos" w:hAnsi="Aptos"/>
                        <w:b w:val="0"/>
                        <w:i w:val="0"/>
                        <w:smallCaps w:val="0"/>
                        <w:strike w:val="0"/>
                        <w:color w:val="000000"/>
                        <w:sz w:val="24"/>
                        <w:szCs w:val="24"/>
                        <w:u w:val="none"/>
                        <w:shd w:fill="auto" w:val="clear"/>
                        <w:vertAlign w:val="baseline"/>
                      </w:rPr>
                      <m:t xml:space="preserve">r</m:t>
                    </m:r>
                  </m:sub>
                </m:sSub>
                <m:r>
                  <w:rPr>
                    <w:rFonts w:ascii="Aptos" w:cs="Aptos" w:eastAsia="Aptos" w:hAnsi="Aptos"/>
                    <w:b w:val="0"/>
                    <w:i w:val="0"/>
                    <w:smallCaps w:val="0"/>
                    <w:strike w:val="0"/>
                    <w:color w:val="000000"/>
                    <w:sz w:val="24"/>
                    <w:szCs w:val="24"/>
                    <w:u w:val="none"/>
                    <w:shd w:fill="auto" w:val="clear"/>
                    <w:vertAlign w:val="baseline"/>
                  </w:rPr>
                  <m:t>⋅</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D</m:t>
                    </m:r>
                  </m:e>
                  <m:sub>
                    <m:r>
                      <w:rPr>
                        <w:rFonts w:ascii="Aptos" w:cs="Aptos" w:eastAsia="Aptos" w:hAnsi="Aptos"/>
                        <w:b w:val="0"/>
                        <w:i w:val="0"/>
                        <w:smallCaps w:val="0"/>
                        <w:strike w:val="0"/>
                        <w:color w:val="000000"/>
                        <w:sz w:val="24"/>
                        <w:szCs w:val="24"/>
                        <w:u w:val="none"/>
                        <w:shd w:fill="auto" w:val="clear"/>
                        <w:vertAlign w:val="baseline"/>
                      </w:rPr>
                      <m:t xml:space="preserve">2</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b>
                <m:r>
                  <w:rPr>
                    <w:rFonts w:ascii="Aptos" w:cs="Aptos" w:eastAsia="Aptos" w:hAnsi="Aptos"/>
                    <w:b w:val="0"/>
                    <w:i w:val="0"/>
                    <w:smallCaps w:val="0"/>
                    <w:strike w:val="0"/>
                    <w:color w:val="000000"/>
                    <w:sz w:val="24"/>
                    <w:szCs w:val="24"/>
                    <w:u w:val="none"/>
                    <w:shd w:fill="auto" w:val="clear"/>
                    <w:vertAlign w:val="baseline"/>
                  </w:rPr>
                  <m:t xml:space="preserve">⏟</m:t>
                </m:r>
              </m:sub>
            </m:sSub>
          </m:e>
          <m:sub>
            <m:r>
              <w:rPr>
                <w:rFonts w:ascii="Aptos" w:cs="Aptos" w:eastAsia="Aptos" w:hAnsi="Aptos"/>
                <w:b w:val="0"/>
                <w:i w:val="0"/>
                <w:smallCaps w:val="0"/>
                <w:strike w:val="0"/>
                <w:color w:val="000000"/>
                <w:sz w:val="24"/>
                <w:szCs w:val="24"/>
                <w:u w:val="none"/>
                <w:shd w:fill="auto" w:val="clear"/>
                <w:vertAlign w:val="baseline"/>
              </w:rPr>
              <m:t xml:space="preserve">Post-perturbation RRi Recovery </m:t>
            </m:r>
          </m:sub>
        </m:sSub>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4</m:t>
            </m:r>
          </m:e>
        </m:d>
      </m:oMath>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this formulation, </w:t>
      </w:r>
      <m:oMath>
        <m:sSub>
          <m:sSubPr>
            <m:ctrlPr>
              <w:rPr>
                <w:rFonts w:ascii="Aptos" w:cs="Aptos" w:eastAsia="Aptos" w:hAnsi="Aptos"/>
                <w:b w:val="0"/>
                <w:i w:val="0"/>
                <w:smallCaps w:val="0"/>
                <w:strike w:val="0"/>
                <w:color w:val="000000"/>
                <w:sz w:val="24"/>
                <w:szCs w:val="24"/>
                <w:u w:val="none"/>
                <w:shd w:fill="auto" w:val="clear"/>
                <w:vertAlign w:val="baseline"/>
              </w:rPr>
            </m:ctrlPr>
          </m:sSubPr>
          <m:e>
            <m:r>
              <m:t>α</m:t>
            </m:r>
          </m:e>
          <m:sub>
            <m:r>
              <w:rPr>
                <w:rFonts w:ascii="Aptos" w:cs="Aptos" w:eastAsia="Aptos" w:hAnsi="Aptos"/>
                <w:b w:val="0"/>
                <w:i w:val="0"/>
                <w:smallCaps w:val="0"/>
                <w:strike w:val="0"/>
                <w:color w:val="000000"/>
                <w:sz w:val="24"/>
                <w:szCs w:val="24"/>
                <w:u w:val="none"/>
                <w:shd w:fill="auto" w:val="clear"/>
                <w:vertAlign w:val="baseline"/>
              </w:rPr>
              <m:t xml:space="preserve">r</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represents the initial, stable heart period. The parameter </w:t>
      </w:r>
      <m:oMath>
        <m:sSub>
          <m:sSubPr>
            <m:ctrlPr>
              <w:rPr>
                <w:rFonts w:ascii="Aptos" w:cs="Aptos" w:eastAsia="Aptos" w:hAnsi="Aptos"/>
                <w:b w:val="0"/>
                <w:i w:val="0"/>
                <w:smallCaps w:val="0"/>
                <w:strike w:val="0"/>
                <w:color w:val="000000"/>
                <w:sz w:val="24"/>
                <w:szCs w:val="24"/>
                <w:u w:val="none"/>
                <w:shd w:fill="auto" w:val="clear"/>
                <w:vertAlign w:val="baseline"/>
              </w:rPr>
            </m:ctrlPr>
          </m:sSubPr>
          <m:e>
            <m:r>
              <m:t>β</m:t>
            </m:r>
          </m:e>
          <m:sub>
            <m:r>
              <w:rPr>
                <w:rFonts w:ascii="Aptos" w:cs="Aptos" w:eastAsia="Aptos" w:hAnsi="Aptos"/>
                <w:b w:val="0"/>
                <w:i w:val="0"/>
                <w:smallCaps w:val="0"/>
                <w:strike w:val="0"/>
                <w:color w:val="000000"/>
                <w:sz w:val="24"/>
                <w:szCs w:val="24"/>
                <w:u w:val="none"/>
                <w:shd w:fill="auto" w:val="clear"/>
                <w:vertAlign w:val="baseline"/>
              </w:rPr>
              <m:t xml:space="preserve">r</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signifies the magnitude of the decline in RRi induced by the perturbation. The fractional recovery amplitude is denoted by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r</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where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r</m:t>
            </m:r>
          </m:sub>
        </m:sSub>
        <m:r>
          <w:rPr>
            <w:rFonts w:ascii="Aptos" w:cs="Aptos" w:eastAsia="Aptos" w:hAnsi="Aptos"/>
            <w:b w:val="0"/>
            <w:i w:val="0"/>
            <w:smallCaps w:val="0"/>
            <w:strike w:val="0"/>
            <w:color w:val="000000"/>
            <w:sz w:val="24"/>
            <w:szCs w:val="24"/>
            <w:u w:val="none"/>
            <w:shd w:fill="auto" w:val="clear"/>
            <w:vertAlign w:val="baseline"/>
          </w:rPr>
          <m:t xml:space="preserve">&gt;1</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indicates an overshoot.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Concurrently, the total instantaneous variability, </w:t>
      </w:r>
      <m:oMath>
        <m:r>
          <w:rPr>
            <w:rFonts w:ascii="Aptos" w:cs="Aptos" w:eastAsia="Aptos" w:hAnsi="Aptos"/>
            <w:b w:val="0"/>
            <w:i w:val="0"/>
            <w:smallCaps w:val="0"/>
            <w:strike w:val="0"/>
            <w:color w:val="000000"/>
            <w:sz w:val="24"/>
            <w:szCs w:val="24"/>
            <w:u w:val="none"/>
            <w:shd w:fill="auto" w:val="clear"/>
            <w:vertAlign w:val="baseline"/>
          </w:rPr>
          <m:t xml:space="preserve">SDNN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follows a parallel dynamic trajectory, as defined in </w:t>
      </w:r>
      <w:hyperlink w:anchor="bookmark=id.m3ky5yx450bs">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5</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m3ky5yx450bs" w:id="17"/>
    <w:bookmarkEnd w:id="17"/>
    <w:p w:rsidR="00000000" w:rsidDel="00000000" w:rsidP="00000000" w:rsidRDefault="00000000" w:rsidRPr="00000000" w14:paraId="0000006A">
      <w:pPr>
        <w:jc w:val="both"/>
        <w:rPr>
          <w:rFonts w:ascii="Aptos" w:cs="Aptos" w:eastAsia="Aptos" w:hAnsi="Aptos"/>
          <w:b w:val="0"/>
          <w:i w:val="0"/>
          <w:smallCaps w:val="0"/>
          <w:strike w:val="0"/>
          <w:color w:val="000000"/>
          <w:sz w:val="24"/>
          <w:szCs w:val="24"/>
          <w:u w:val="none"/>
          <w:shd w:fill="auto" w:val="clear"/>
          <w:vertAlign w:val="baseline"/>
        </w:rPr>
      </w:pPr>
      <m:oMath>
        <m:r>
          <w:rPr>
            <w:rFonts w:ascii="Aptos" w:cs="Aptos" w:eastAsia="Aptos" w:hAnsi="Aptos"/>
            <w:b w:val="0"/>
            <w:i w:val="0"/>
            <w:smallCaps w:val="0"/>
            <w:strike w:val="0"/>
            <w:color w:val="000000"/>
            <w:sz w:val="24"/>
            <w:szCs w:val="24"/>
            <w:u w:val="none"/>
            <w:shd w:fill="auto" w:val="clear"/>
            <w:vertAlign w:val="baseline"/>
          </w:rPr>
          <m:t xml:space="preserve">SDNN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α</m:t>
                    </m:r>
                  </m:e>
                  <m:sub>
                    <m:r>
                      <w:rPr>
                        <w:rFonts w:ascii="Aptos" w:cs="Aptos" w:eastAsia="Aptos" w:hAnsi="Aptos"/>
                        <w:b w:val="0"/>
                        <w:i w:val="0"/>
                        <w:smallCaps w:val="0"/>
                        <w:strike w:val="0"/>
                        <w:color w:val="000000"/>
                        <w:sz w:val="24"/>
                        <w:szCs w:val="24"/>
                        <w:u w:val="none"/>
                        <w:shd w:fill="auto" w:val="clear"/>
                        <w:vertAlign w:val="baseline"/>
                      </w:rPr>
                      <m:t xml:space="preserve">s</m:t>
                    </m:r>
                  </m:sub>
                </m:sSub>
              </m:e>
              <m:sub>
                <m:r>
                  <w:rPr>
                    <w:rFonts w:ascii="Aptos" w:cs="Aptos" w:eastAsia="Aptos" w:hAnsi="Aptos"/>
                    <w:b w:val="0"/>
                    <w:i w:val="0"/>
                    <w:smallCaps w:val="0"/>
                    <w:strike w:val="0"/>
                    <w:color w:val="000000"/>
                    <w:sz w:val="24"/>
                    <w:szCs w:val="24"/>
                    <w:u w:val="none"/>
                    <w:shd w:fill="auto" w:val="clear"/>
                    <w:vertAlign w:val="baseline"/>
                  </w:rPr>
                  <m:t xml:space="preserve">⏟</m:t>
                </m:r>
              </m:sub>
            </m:sSub>
          </m:e>
          <m:sub>
            <m:r>
              <w:rPr>
                <w:rFonts w:ascii="Aptos" w:cs="Aptos" w:eastAsia="Aptos" w:hAnsi="Aptos"/>
                <w:b w:val="0"/>
                <w:i w:val="0"/>
                <w:smallCaps w:val="0"/>
                <w:strike w:val="0"/>
                <w:color w:val="000000"/>
                <w:sz w:val="24"/>
                <w:szCs w:val="24"/>
                <w:u w:val="none"/>
                <w:shd w:fill="auto" w:val="clear"/>
                <w:vertAlign w:val="baseline"/>
              </w:rPr>
              <m:t xml:space="preserve">Resting SDNN </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β</m:t>
                    </m:r>
                  </m:e>
                  <m:sub>
                    <m:r>
                      <w:rPr>
                        <w:rFonts w:ascii="Aptos" w:cs="Aptos" w:eastAsia="Aptos" w:hAnsi="Aptos"/>
                        <w:b w:val="0"/>
                        <w:i w:val="0"/>
                        <w:smallCaps w:val="0"/>
                        <w:strike w:val="0"/>
                        <w:color w:val="000000"/>
                        <w:sz w:val="24"/>
                        <w:szCs w:val="24"/>
                        <w:u w:val="none"/>
                        <w:shd w:fill="auto" w:val="clear"/>
                        <w:vertAlign w:val="baseline"/>
                      </w:rPr>
                      <m:t xml:space="preserve">s</m:t>
                    </m:r>
                  </m:sub>
                </m:sSub>
                <m:r>
                  <w:rPr>
                    <w:rFonts w:ascii="Aptos" w:cs="Aptos" w:eastAsia="Aptos" w:hAnsi="Aptos"/>
                    <w:b w:val="0"/>
                    <w:i w:val="0"/>
                    <w:smallCaps w:val="0"/>
                    <w:strike w:val="0"/>
                    <w:color w:val="000000"/>
                    <w:sz w:val="24"/>
                    <w:szCs w:val="24"/>
                    <w:u w:val="none"/>
                    <w:shd w:fill="auto" w:val="clear"/>
                    <w:vertAlign w:val="baseline"/>
                  </w:rPr>
                  <m:t>⋅</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D</m:t>
                    </m:r>
                  </m:e>
                  <m:sub>
                    <m:r>
                      <w:rPr>
                        <w:rFonts w:ascii="Aptos" w:cs="Aptos" w:eastAsia="Aptos" w:hAnsi="Aptos"/>
                        <w:b w:val="0"/>
                        <w:i w:val="0"/>
                        <w:smallCaps w:val="0"/>
                        <w:strike w:val="0"/>
                        <w:color w:val="000000"/>
                        <w:sz w:val="24"/>
                        <w:szCs w:val="24"/>
                        <w:u w:val="none"/>
                        <w:shd w:fill="auto" w:val="clear"/>
                        <w:vertAlign w:val="baseline"/>
                      </w:rPr>
                      <m:t xml:space="preserve">1</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b>
                <m:r>
                  <w:rPr>
                    <w:rFonts w:ascii="Aptos" w:cs="Aptos" w:eastAsia="Aptos" w:hAnsi="Aptos"/>
                    <w:b w:val="0"/>
                    <w:i w:val="0"/>
                    <w:smallCaps w:val="0"/>
                    <w:strike w:val="0"/>
                    <w:color w:val="000000"/>
                    <w:sz w:val="24"/>
                    <w:szCs w:val="24"/>
                    <w:u w:val="none"/>
                    <w:shd w:fill="auto" w:val="clear"/>
                    <w:vertAlign w:val="baseline"/>
                  </w:rPr>
                  <m:t xml:space="preserve">⏟</m:t>
                </m:r>
              </m:sub>
            </m:sSub>
          </m:e>
          <m:sub>
            <m:r>
              <w:rPr>
                <w:rFonts w:ascii="Aptos" w:cs="Aptos" w:eastAsia="Aptos" w:hAnsi="Aptos"/>
                <w:b w:val="0"/>
                <w:i w:val="0"/>
                <w:smallCaps w:val="0"/>
                <w:strike w:val="0"/>
                <w:color w:val="000000"/>
                <w:sz w:val="24"/>
                <w:szCs w:val="24"/>
                <w:u w:val="none"/>
                <w:shd w:fill="auto" w:val="clear"/>
                <w:vertAlign w:val="baseline"/>
              </w:rPr>
              <m:t xml:space="preserve">Perturbation-induced SDNN Drop </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s</m:t>
                    </m:r>
                  </m:sub>
                </m:sSub>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β</m:t>
                    </m:r>
                  </m:e>
                  <m:sub>
                    <m:r>
                      <w:rPr>
                        <w:rFonts w:ascii="Aptos" w:cs="Aptos" w:eastAsia="Aptos" w:hAnsi="Aptos"/>
                        <w:b w:val="0"/>
                        <w:i w:val="0"/>
                        <w:smallCaps w:val="0"/>
                        <w:strike w:val="0"/>
                        <w:color w:val="000000"/>
                        <w:sz w:val="24"/>
                        <w:szCs w:val="24"/>
                        <w:u w:val="none"/>
                        <w:shd w:fill="auto" w:val="clear"/>
                        <w:vertAlign w:val="baseline"/>
                      </w:rPr>
                      <m:t xml:space="preserve">s</m:t>
                    </m:r>
                  </m:sub>
                </m:sSub>
                <m:r>
                  <w:rPr>
                    <w:rFonts w:ascii="Aptos" w:cs="Aptos" w:eastAsia="Aptos" w:hAnsi="Aptos"/>
                    <w:b w:val="0"/>
                    <w:i w:val="0"/>
                    <w:smallCaps w:val="0"/>
                    <w:strike w:val="0"/>
                    <w:color w:val="000000"/>
                    <w:sz w:val="24"/>
                    <w:szCs w:val="24"/>
                    <w:u w:val="none"/>
                    <w:shd w:fill="auto" w:val="clear"/>
                    <w:vertAlign w:val="baseline"/>
                  </w:rPr>
                  <m:t>⋅</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D</m:t>
                    </m:r>
                  </m:e>
                  <m:sub>
                    <m:r>
                      <w:rPr>
                        <w:rFonts w:ascii="Aptos" w:cs="Aptos" w:eastAsia="Aptos" w:hAnsi="Aptos"/>
                        <w:b w:val="0"/>
                        <w:i w:val="0"/>
                        <w:smallCaps w:val="0"/>
                        <w:strike w:val="0"/>
                        <w:color w:val="000000"/>
                        <w:sz w:val="24"/>
                        <w:szCs w:val="24"/>
                        <w:u w:val="none"/>
                        <w:shd w:fill="auto" w:val="clear"/>
                        <w:vertAlign w:val="baseline"/>
                      </w:rPr>
                      <m:t xml:space="preserve">2</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b>
                <m:r>
                  <w:rPr>
                    <w:rFonts w:ascii="Aptos" w:cs="Aptos" w:eastAsia="Aptos" w:hAnsi="Aptos"/>
                    <w:b w:val="0"/>
                    <w:i w:val="0"/>
                    <w:smallCaps w:val="0"/>
                    <w:strike w:val="0"/>
                    <w:color w:val="000000"/>
                    <w:sz w:val="24"/>
                    <w:szCs w:val="24"/>
                    <w:u w:val="none"/>
                    <w:shd w:fill="auto" w:val="clear"/>
                    <w:vertAlign w:val="baseline"/>
                  </w:rPr>
                  <m:t xml:space="preserve">⏟</m:t>
                </m:r>
              </m:sub>
            </m:sSub>
          </m:e>
          <m:sub>
            <m:r>
              <w:rPr>
                <w:rFonts w:ascii="Aptos" w:cs="Aptos" w:eastAsia="Aptos" w:hAnsi="Aptos"/>
                <w:b w:val="0"/>
                <w:i w:val="0"/>
                <w:smallCaps w:val="0"/>
                <w:strike w:val="0"/>
                <w:color w:val="000000"/>
                <w:sz w:val="24"/>
                <w:szCs w:val="24"/>
                <w:u w:val="none"/>
                <w:shd w:fill="auto" w:val="clear"/>
                <w:vertAlign w:val="baseline"/>
              </w:rPr>
              <m:t xml:space="preserve">Post-perturbation SDNN Recovery </m:t>
            </m:r>
          </m:sub>
        </m:sSub>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5</m:t>
            </m:r>
          </m:e>
        </m:d>
      </m:oMath>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Here, </w:t>
      </w:r>
      <m:oMath>
        <m:sSub>
          <m:sSubPr>
            <m:ctrlPr>
              <w:rPr>
                <w:rFonts w:ascii="Aptos" w:cs="Aptos" w:eastAsia="Aptos" w:hAnsi="Aptos"/>
                <w:b w:val="0"/>
                <w:i w:val="0"/>
                <w:smallCaps w:val="0"/>
                <w:strike w:val="0"/>
                <w:color w:val="000000"/>
                <w:sz w:val="24"/>
                <w:szCs w:val="24"/>
                <w:u w:val="none"/>
                <w:shd w:fill="auto" w:val="clear"/>
                <w:vertAlign w:val="baseline"/>
              </w:rPr>
            </m:ctrlPr>
          </m:sSubPr>
          <m:e>
            <m:r>
              <m:t>α</m:t>
            </m:r>
          </m:e>
          <m:sub>
            <m:r>
              <w:rPr>
                <w:rFonts w:ascii="Aptos" w:cs="Aptos" w:eastAsia="Aptos" w:hAnsi="Aptos"/>
                <w:b w:val="0"/>
                <w:i w:val="0"/>
                <w:smallCaps w:val="0"/>
                <w:strike w:val="0"/>
                <w:color w:val="000000"/>
                <w:sz w:val="24"/>
                <w:szCs w:val="24"/>
                <w:u w:val="none"/>
                <w:shd w:fill="auto" w:val="clear"/>
                <w:vertAlign w:val="baseline"/>
              </w:rPr>
              <m:t xml:space="preserve">s</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i w:val="0"/>
                <w:smallCaps w:val="0"/>
                <w:strike w:val="0"/>
                <w:color w:val="000000"/>
                <w:sz w:val="24"/>
                <w:szCs w:val="24"/>
                <w:u w:val="none"/>
                <w:shd w:fill="auto" w:val="clear"/>
                <w:vertAlign w:val="baseline"/>
              </w:rPr>
            </m:ctrlPr>
          </m:sSubPr>
          <m:e>
            <m:r>
              <m:t>β</m:t>
            </m:r>
          </m:e>
          <m:sub>
            <m:r>
              <w:rPr>
                <w:rFonts w:ascii="Aptos" w:cs="Aptos" w:eastAsia="Aptos" w:hAnsi="Aptos"/>
                <w:b w:val="0"/>
                <w:i w:val="0"/>
                <w:smallCaps w:val="0"/>
                <w:strike w:val="0"/>
                <w:color w:val="000000"/>
                <w:sz w:val="24"/>
                <w:szCs w:val="24"/>
                <w:u w:val="none"/>
                <w:shd w:fill="auto" w:val="clear"/>
                <w:vertAlign w:val="baseline"/>
              </w:rPr>
              <m:t xml:space="preserve">s</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s</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analogous to their counterparts in the baseline model, representing the resting total SDNN, the magnitude of its suppression, and its fractional recovery, respectively. The dynamics for both trajectories are driven by a shared pair of logistic transition functions,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D</m:t>
            </m:r>
          </m:e>
          <m:sub>
            <m:r>
              <w:rPr>
                <w:rFonts w:ascii="Aptos" w:cs="Aptos" w:eastAsia="Aptos" w:hAnsi="Aptos"/>
                <w:b w:val="0"/>
                <w:i w:val="0"/>
                <w:smallCaps w:val="0"/>
                <w:strike w:val="0"/>
                <w:color w:val="000000"/>
                <w:sz w:val="24"/>
                <w:szCs w:val="24"/>
                <w:u w:val="none"/>
                <w:shd w:fill="auto" w:val="clear"/>
                <w:vertAlign w:val="baseline"/>
              </w:rPr>
              <m:t xml:space="preserve">1</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D</m:t>
            </m:r>
          </m:e>
          <m:sub>
            <m:r>
              <w:rPr>
                <w:rFonts w:ascii="Aptos" w:cs="Aptos" w:eastAsia="Aptos" w:hAnsi="Aptos"/>
                <w:b w:val="0"/>
                <w:i w:val="0"/>
                <w:smallCaps w:val="0"/>
                <w:strike w:val="0"/>
                <w:color w:val="000000"/>
                <w:sz w:val="24"/>
                <w:szCs w:val="24"/>
                <w:u w:val="none"/>
                <w:shd w:fill="auto" w:val="clear"/>
                <w:vertAlign w:val="baseline"/>
              </w:rPr>
              <m:t xml:space="preserve">2</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defined in </w:t>
      </w:r>
      <w:hyperlink w:anchor="bookmark=id.tooseu73a2ge">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6</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tooseu73a2ge" w:id="18"/>
    <w:bookmarkEnd w:id="18"/>
    <w:p w:rsidR="00000000" w:rsidDel="00000000" w:rsidP="00000000" w:rsidRDefault="00000000" w:rsidRPr="00000000" w14:paraId="0000006C">
      <w:pPr>
        <w:jc w:val="both"/>
        <w:rPr>
          <w:rFonts w:ascii="Aptos" w:cs="Aptos" w:eastAsia="Aptos" w:hAnsi="Aptos"/>
          <w:b w:val="0"/>
          <w:i w:val="0"/>
          <w:smallCaps w:val="0"/>
          <w:strike w:val="0"/>
          <w:color w:val="000000"/>
          <w:sz w:val="24"/>
          <w:szCs w:val="24"/>
          <w:u w:val="none"/>
          <w:shd w:fill="auto" w:val="clear"/>
          <w:vertAlign w:val="baseline"/>
        </w:rPr>
      </w:pP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D</m:t>
            </m:r>
          </m:e>
          <m:sub>
            <m:r>
              <w:rPr>
                <w:rFonts w:ascii="Aptos" w:cs="Aptos" w:eastAsia="Aptos" w:hAnsi="Aptos"/>
                <w:b w:val="0"/>
                <w:i w:val="0"/>
                <w:smallCaps w:val="0"/>
                <w:strike w:val="0"/>
                <w:color w:val="000000"/>
                <w:sz w:val="24"/>
                <w:szCs w:val="24"/>
                <w:u w:val="none"/>
                <w:shd w:fill="auto" w:val="clear"/>
                <w:vertAlign w:val="baseline"/>
              </w:rPr>
              <m:t xml:space="preserve">1</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 =</m:t>
        </m:r>
        <m:sSup>
          <m:sSupPr>
            <m:ctrlPr>
              <w:rPr>
                <w:rFonts w:ascii="Aptos" w:cs="Aptos" w:eastAsia="Aptos" w:hAnsi="Aptos"/>
                <w:b w:val="0"/>
                <w:i w:val="0"/>
                <w:smallCaps w:val="0"/>
                <w:strike w:val="0"/>
                <w:color w:val="000000"/>
                <w:sz w:val="24"/>
                <w:szCs w:val="24"/>
                <w:u w:val="none"/>
                <w:shd w:fill="auto" w:val="clear"/>
                <w:vertAlign w:val="baseline"/>
              </w:rPr>
            </m:ctrlPr>
          </m:sSupPr>
          <m:e>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1+</m:t>
                </m:r>
                <m:sSup>
                  <m:sSupPr>
                    <m:ctrlPr>
                      <w:rPr>
                        <w:rFonts w:ascii="Aptos" w:cs="Aptos" w:eastAsia="Aptos" w:hAnsi="Aptos"/>
                        <w:b w:val="0"/>
                        <w:i w:val="0"/>
                        <w:smallCaps w:val="0"/>
                        <w:strike w:val="0"/>
                        <w:color w:val="000000"/>
                        <w:sz w:val="24"/>
                        <w:szCs w:val="24"/>
                        <w:u w:val="none"/>
                        <w:shd w:fill="auto" w:val="clear"/>
                        <w:vertAlign w:val="baseline"/>
                      </w:rPr>
                    </m:ctrlPr>
                  </m:sSupPr>
                  <m:e>
                    <m:r>
                      <w:rPr>
                        <w:rFonts w:ascii="Aptos" w:cs="Aptos" w:eastAsia="Aptos" w:hAnsi="Aptos"/>
                        <w:b w:val="0"/>
                        <w:i w:val="0"/>
                        <w:smallCaps w:val="0"/>
                        <w:strike w:val="0"/>
                        <w:color w:val="000000"/>
                        <w:sz w:val="24"/>
                        <w:szCs w:val="24"/>
                        <w:u w:val="none"/>
                        <w:shd w:fill="auto" w:val="clear"/>
                        <w:vertAlign w:val="baseline"/>
                      </w:rPr>
                      <m:t xml:space="preserve">e</m:t>
                    </m:r>
                  </m:e>
                  <m:sup>
                    <m:r>
                      <w:rPr>
                        <w:rFonts w:ascii="Aptos" w:cs="Aptos" w:eastAsia="Aptos" w:hAnsi="Aptos"/>
                        <w:b w:val="0"/>
                        <w:i w:val="0"/>
                        <w:smallCaps w:val="0"/>
                        <w:strike w:val="0"/>
                        <w:color w:val="000000"/>
                        <w:sz w:val="24"/>
                        <w:szCs w:val="24"/>
                        <w:u w:val="none"/>
                        <w:shd w:fill="auto" w:val="clear"/>
                        <w:vertAlign w:val="baseline"/>
                      </w:rPr>
                      <m:t xml:space="preserve">−</m:t>
                    </m:r>
                    <m:r>
                      <w:rPr>
                        <w:rFonts w:ascii="Aptos" w:cs="Aptos" w:eastAsia="Aptos" w:hAnsi="Aptos"/>
                        <w:b w:val="0"/>
                        <w:i w:val="0"/>
                        <w:smallCaps w:val="0"/>
                        <w:strike w:val="0"/>
                        <w:color w:val="000000"/>
                        <w:sz w:val="24"/>
                        <w:szCs w:val="24"/>
                        <w:u w:val="none"/>
                        <w:shd w:fill="auto" w:val="clear"/>
                        <w:vertAlign w:val="baseline"/>
                      </w:rPr>
                      <m:t>λ</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r>
                          <w:rPr>
                            <w:rFonts w:ascii="Aptos" w:cs="Aptos" w:eastAsia="Aptos" w:hAnsi="Aptos"/>
                            <w:b w:val="0"/>
                            <w:i w:val="0"/>
                            <w:smallCaps w:val="0"/>
                            <w:strike w:val="0"/>
                            <w:color w:val="000000"/>
                            <w:sz w:val="24"/>
                            <w:szCs w:val="24"/>
                            <w:u w:val="none"/>
                            <w:shd w:fill="auto" w:val="clear"/>
                            <w:vertAlign w:val="baseline"/>
                          </w:rPr>
                          <m:t xml:space="preserve">−</m:t>
                        </m:r>
                        <m:r>
                          <w:rPr>
                            <w:rFonts w:ascii="Aptos" w:cs="Aptos" w:eastAsia="Aptos" w:hAnsi="Aptos"/>
                            <w:b w:val="0"/>
                            <w:i w:val="0"/>
                            <w:smallCaps w:val="0"/>
                            <w:strike w:val="0"/>
                            <w:color w:val="000000"/>
                            <w:sz w:val="24"/>
                            <w:szCs w:val="24"/>
                            <w:u w:val="none"/>
                            <w:shd w:fill="auto" w:val="clear"/>
                            <w:vertAlign w:val="baseline"/>
                          </w:rPr>
                          <m:t>τ</m:t>
                        </m:r>
                      </m:e>
                    </m:d>
                  </m:sup>
                </m:sSup>
              </m:e>
            </m:d>
          </m:e>
          <m:sup>
            <m:r>
              <w:rPr>
                <w:rFonts w:ascii="Aptos" w:cs="Aptos" w:eastAsia="Aptos" w:hAnsi="Aptos"/>
                <w:b w:val="0"/>
                <w:i w:val="0"/>
                <w:smallCaps w:val="0"/>
                <w:strike w:val="0"/>
                <w:color w:val="000000"/>
                <w:sz w:val="24"/>
                <w:szCs w:val="24"/>
                <w:u w:val="none"/>
                <w:shd w:fill="auto" w:val="clear"/>
                <w:vertAlign w:val="baseline"/>
              </w:rPr>
              <m:t xml:space="preserve">−1</m:t>
            </m:r>
          </m:sup>
        </m:sSup>
        <m:r>
          <w:rPr>
            <w:rFonts w:ascii="Aptos" w:cs="Aptos" w:eastAsia="Aptos" w:hAnsi="Aptos"/>
            <w:b w:val="0"/>
            <w:i w:val="0"/>
            <w:smallCaps w:val="0"/>
            <w:strike w:val="0"/>
            <w:color w:val="000000"/>
            <w:sz w:val="24"/>
            <w:szCs w:val="24"/>
            <w:u w:val="none"/>
            <w:shd w:fill="auto" w:val="clear"/>
            <w:vertAlign w:val="baseline"/>
          </w:rPr>
          <m:t xml:space="preserve"> </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D</m:t>
            </m:r>
          </m:e>
          <m:sub>
            <m:r>
              <w:rPr>
                <w:rFonts w:ascii="Aptos" w:cs="Aptos" w:eastAsia="Aptos" w:hAnsi="Aptos"/>
                <w:b w:val="0"/>
                <w:i w:val="0"/>
                <w:smallCaps w:val="0"/>
                <w:strike w:val="0"/>
                <w:color w:val="000000"/>
                <w:sz w:val="24"/>
                <w:szCs w:val="24"/>
                <w:u w:val="none"/>
                <w:shd w:fill="auto" w:val="clear"/>
                <w:vertAlign w:val="baseline"/>
              </w:rPr>
              <m:t xml:space="preserve">2</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 =</m:t>
        </m:r>
        <m:sSup>
          <m:sSupPr>
            <m:ctrlPr>
              <w:rPr>
                <w:rFonts w:ascii="Aptos" w:cs="Aptos" w:eastAsia="Aptos" w:hAnsi="Aptos"/>
                <w:b w:val="0"/>
                <w:i w:val="0"/>
                <w:smallCaps w:val="0"/>
                <w:strike w:val="0"/>
                <w:color w:val="000000"/>
                <w:sz w:val="24"/>
                <w:szCs w:val="24"/>
                <w:u w:val="none"/>
                <w:shd w:fill="auto" w:val="clear"/>
                <w:vertAlign w:val="baseline"/>
              </w:rPr>
            </m:ctrlPr>
          </m:sSupPr>
          <m:e>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1+</m:t>
                </m:r>
                <m:sSup>
                  <m:sSupPr>
                    <m:ctrlPr>
                      <w:rPr>
                        <w:rFonts w:ascii="Aptos" w:cs="Aptos" w:eastAsia="Aptos" w:hAnsi="Aptos"/>
                        <w:b w:val="0"/>
                        <w:i w:val="0"/>
                        <w:smallCaps w:val="0"/>
                        <w:strike w:val="0"/>
                        <w:color w:val="000000"/>
                        <w:sz w:val="24"/>
                        <w:szCs w:val="24"/>
                        <w:u w:val="none"/>
                        <w:shd w:fill="auto" w:val="clear"/>
                        <w:vertAlign w:val="baseline"/>
                      </w:rPr>
                    </m:ctrlPr>
                  </m:sSupPr>
                  <m:e>
                    <m:r>
                      <w:rPr>
                        <w:rFonts w:ascii="Aptos" w:cs="Aptos" w:eastAsia="Aptos" w:hAnsi="Aptos"/>
                        <w:b w:val="0"/>
                        <w:i w:val="0"/>
                        <w:smallCaps w:val="0"/>
                        <w:strike w:val="0"/>
                        <w:color w:val="000000"/>
                        <w:sz w:val="24"/>
                        <w:szCs w:val="24"/>
                        <w:u w:val="none"/>
                        <w:shd w:fill="auto" w:val="clear"/>
                        <w:vertAlign w:val="baseline"/>
                      </w:rPr>
                      <m:t xml:space="preserve">e</m:t>
                    </m:r>
                  </m:e>
                  <m:sup>
                    <m:r>
                      <w:rPr>
                        <w:rFonts w:ascii="Aptos" w:cs="Aptos" w:eastAsia="Aptos" w:hAnsi="Aptos"/>
                        <w:b w:val="0"/>
                        <w:i w:val="0"/>
                        <w:smallCaps w:val="0"/>
                        <w:strike w:val="0"/>
                        <w:color w:val="000000"/>
                        <w:sz w:val="24"/>
                        <w:szCs w:val="24"/>
                        <w:u w:val="none"/>
                        <w:shd w:fill="auto" w:val="clear"/>
                        <w:vertAlign w:val="baseline"/>
                      </w:rPr>
                      <m:t xml:space="preserve">−</m:t>
                    </m:r>
                    <m:r>
                      <w:rPr>
                        <w:rFonts w:ascii="Aptos" w:cs="Aptos" w:eastAsia="Aptos" w:hAnsi="Aptos"/>
                        <w:b w:val="0"/>
                        <w:i w:val="0"/>
                        <w:smallCaps w:val="0"/>
                        <w:strike w:val="0"/>
                        <w:color w:val="000000"/>
                        <w:sz w:val="24"/>
                        <w:szCs w:val="24"/>
                        <w:u w:val="none"/>
                        <w:shd w:fill="auto" w:val="clear"/>
                        <w:vertAlign w:val="baseline"/>
                      </w:rPr>
                      <m:t>ϕ</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r>
                          <w:rPr>
                            <w:rFonts w:ascii="Aptos" w:cs="Aptos" w:eastAsia="Aptos" w:hAnsi="Aptos"/>
                            <w:b w:val="0"/>
                            <w:i w:val="0"/>
                            <w:smallCaps w:val="0"/>
                            <w:strike w:val="0"/>
                            <w:color w:val="000000"/>
                            <w:sz w:val="24"/>
                            <w:szCs w:val="24"/>
                            <w:u w:val="none"/>
                            <w:shd w:fill="auto" w:val="clear"/>
                            <w:vertAlign w:val="baseline"/>
                          </w:rPr>
                          <m:t xml:space="preserve">−</m:t>
                        </m:r>
                        <m:r>
                          <w:rPr>
                            <w:rFonts w:ascii="Aptos" w:cs="Aptos" w:eastAsia="Aptos" w:hAnsi="Aptos"/>
                            <w:b w:val="0"/>
                            <w:i w:val="0"/>
                            <w:smallCaps w:val="0"/>
                            <w:strike w:val="0"/>
                            <w:color w:val="000000"/>
                            <w:sz w:val="24"/>
                            <w:szCs w:val="24"/>
                            <w:u w:val="none"/>
                            <w:shd w:fill="auto" w:val="clear"/>
                            <w:vertAlign w:val="baseline"/>
                          </w:rPr>
                          <m:t>τ</m:t>
                        </m:r>
                        <m:r>
                          <w:rPr>
                            <w:rFonts w:ascii="Aptos" w:cs="Aptos" w:eastAsia="Aptos" w:hAnsi="Aptos"/>
                            <w:b w:val="0"/>
                            <w:i w:val="0"/>
                            <w:smallCaps w:val="0"/>
                            <w:strike w:val="0"/>
                            <w:color w:val="000000"/>
                            <w:sz w:val="24"/>
                            <w:szCs w:val="24"/>
                            <w:u w:val="none"/>
                            <w:shd w:fill="auto" w:val="clear"/>
                            <w:vertAlign w:val="baseline"/>
                          </w:rPr>
                          <m:t xml:space="preserve">−</m:t>
                        </m:r>
                        <m:r>
                          <w:rPr>
                            <w:rFonts w:ascii="Aptos" w:cs="Aptos" w:eastAsia="Aptos" w:hAnsi="Aptos"/>
                            <w:b w:val="0"/>
                            <w:i w:val="0"/>
                            <w:smallCaps w:val="0"/>
                            <w:strike w:val="0"/>
                            <w:color w:val="000000"/>
                            <w:sz w:val="24"/>
                            <w:szCs w:val="24"/>
                            <w:u w:val="none"/>
                            <w:shd w:fill="auto" w:val="clear"/>
                            <w:vertAlign w:val="baseline"/>
                          </w:rPr>
                          <m:t>δ</m:t>
                        </m:r>
                      </m:e>
                    </m:d>
                  </m:sup>
                </m:sSup>
              </m:e>
            </m:d>
          </m:e>
          <m:sup>
            <m:r>
              <w:rPr>
                <w:rFonts w:ascii="Aptos" w:cs="Aptos" w:eastAsia="Aptos" w:hAnsi="Aptos"/>
                <w:b w:val="0"/>
                <w:i w:val="0"/>
                <w:smallCaps w:val="0"/>
                <w:strike w:val="0"/>
                <w:color w:val="000000"/>
                <w:sz w:val="24"/>
                <w:szCs w:val="24"/>
                <w:u w:val="none"/>
                <w:shd w:fill="auto" w:val="clear"/>
                <w:vertAlign w:val="baseline"/>
              </w:rPr>
              <m:t xml:space="preserve">−1</m:t>
            </m:r>
          </m:sup>
        </m:sSup>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6</m:t>
            </m:r>
          </m:e>
        </m:d>
      </m:oMath>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shared timing parameters enforce physiological coupling: </w:t>
      </w:r>
      <m:oMath>
        <m:r>
          <m:t>τ</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the inflection point of the initial response, with rate </w:t>
      </w:r>
      <m:oMath>
        <m:r>
          <m:t>λ</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second transition, representing recovery, is offset by a delay </w:t>
      </w:r>
      <m:oMath>
        <m:r>
          <m:t>δ</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proceeds at a rate </w:t>
      </w:r>
      <m:oMath>
        <m:r>
          <m:t>ϕ</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shared structure ensures that changes in the magnitude of variability are temporally synchronized with changes in the mean heart period, while still allowing their relative magnitudes and recovery profiles to differ.</w:t>
      </w:r>
    </w:p>
    <w:bookmarkStart w:colFirst="0" w:colLast="0" w:name="bookmark=id.fdol96jpinsn" w:id="19"/>
    <w:bookmarkEnd w:id="19"/>
    <w:p w:rsidR="00000000" w:rsidDel="00000000" w:rsidP="00000000" w:rsidRDefault="00000000" w:rsidRPr="00000000" w14:paraId="0000006E">
      <w:pPr>
        <w:pStyle w:val="Heading3"/>
        <w:jc w:val="both"/>
        <w:rPr/>
      </w:pPr>
      <w:r w:rsidDel="00000000" w:rsidR="00000000" w:rsidRPr="00000000">
        <w:rPr>
          <w:rtl w:val="0"/>
        </w:rPr>
        <w:t xml:space="preserve">Generative model for the structured signal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structured component of the signal is where the model’s spectral properties are defined. Its construction involves three key elements: the dynamic spectral proportions, the latent spectral oscillators (whose amplitudes are governed by a Gaussian Process), and a deterministic amplitude inversion that ties them to the target variance.</w:t>
      </w:r>
    </w:p>
    <w:bookmarkStart w:colFirst="0" w:colLast="0" w:name="bookmark=id.jhc5btpstcxd" w:id="20"/>
    <w:bookmarkEnd w:id="20"/>
    <w:p w:rsidR="00000000" w:rsidDel="00000000" w:rsidP="00000000" w:rsidRDefault="00000000" w:rsidRPr="00000000" w14:paraId="00000070">
      <w:pPr>
        <w:pStyle w:val="Heading4"/>
        <w:jc w:val="both"/>
        <w:rPr/>
      </w:pPr>
      <w:r w:rsidDel="00000000" w:rsidR="00000000" w:rsidRPr="00000000">
        <w:rPr>
          <w:rtl w:val="0"/>
        </w:rPr>
        <w:t xml:space="preserve">Dynamic frequency band proportions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proportions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p</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dictate how the total structured variance, </w:t>
      </w:r>
      <m:oMath>
        <m:sSubSup>
          <m:sSubSupPr>
            <m:ctrlPr>
              <w:rPr>
                <w:rFonts w:ascii="Aptos" w:cs="Aptos" w:eastAsia="Aptos" w:hAnsi="Aptos"/>
                <w:b w:val="0"/>
                <w:i w:val="0"/>
                <w:smallCaps w:val="0"/>
                <w:strike w:val="0"/>
                <w:color w:val="000000"/>
                <w:sz w:val="24"/>
                <w:szCs w:val="24"/>
                <w:u w:val="none"/>
                <w:shd w:fill="auto" w:val="clear"/>
                <w:vertAlign w:val="baseline"/>
              </w:rPr>
            </m:ctrlPr>
          </m:sSubSupPr>
          <m:e>
            <m:r>
              <m:t>σ</m:t>
            </m:r>
          </m:e>
          <m:sub>
            <m:r>
              <w:rPr>
                <w:rFonts w:ascii="Aptos" w:cs="Aptos" w:eastAsia="Aptos" w:hAnsi="Aptos"/>
                <w:b w:val="0"/>
                <w:i w:val="0"/>
                <w:smallCaps w:val="0"/>
                <w:strike w:val="0"/>
                <w:color w:val="000000"/>
                <w:sz w:val="24"/>
                <w:szCs w:val="24"/>
                <w:u w:val="none"/>
                <w:shd w:fill="auto" w:val="clear"/>
                <w:vertAlign w:val="baseline"/>
              </w:rPr>
              <m:t xml:space="preserve">struct</m:t>
            </m:r>
          </m:sub>
          <m:sup>
            <m:r>
              <w:rPr>
                <w:rFonts w:ascii="Aptos" w:cs="Aptos" w:eastAsia="Aptos" w:hAnsi="Aptos"/>
                <w:b w:val="0"/>
                <w:i w:val="0"/>
                <w:smallCaps w:val="0"/>
                <w:strike w:val="0"/>
                <w:color w:val="000000"/>
                <w:sz w:val="24"/>
                <w:szCs w:val="24"/>
                <w:u w:val="none"/>
                <w:shd w:fill="auto" w:val="clear"/>
                <w:vertAlign w:val="baseline"/>
              </w:rPr>
              <m:t xml:space="preserve">2</m:t>
            </m:r>
          </m:sup>
        </m:sSub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allocated across the different frequency bands at each moment. The model captures the evolution of these proportions as a smooth transition between two distinct spectral states: a baseline state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accPr>
              <m:e>
                <m:r>
                  <m:t>π</m:t>
                </m:r>
              </m:e>
            </m:acc>
          </m:e>
          <m:sub>
            <m:r>
              <w:rPr>
                <w:rFonts w:ascii="Aptos" w:cs="Aptos" w:eastAsia="Aptos" w:hAnsi="Aptos"/>
                <w:b w:val="0"/>
                <w:i w:val="0"/>
                <w:smallCaps w:val="0"/>
                <w:strike w:val="0"/>
                <w:color w:val="000000"/>
                <w:sz w:val="24"/>
                <w:szCs w:val="24"/>
                <w:u w:val="none"/>
                <w:shd w:fill="auto" w:val="clear"/>
                <w:vertAlign w:val="baseline"/>
              </w:rPr>
              <m:t xml:space="preserve">base</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a perturbed state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accPr>
              <m:e>
                <m:r>
                  <m:t>π</m:t>
                </m:r>
              </m:e>
            </m:acc>
          </m:e>
          <m:sub>
            <m:r>
              <w:rPr>
                <w:rFonts w:ascii="Aptos" w:cs="Aptos" w:eastAsia="Aptos" w:hAnsi="Aptos"/>
                <w:b w:val="0"/>
                <w:i w:val="0"/>
                <w:smallCaps w:val="0"/>
                <w:strike w:val="0"/>
                <w:color w:val="000000"/>
                <w:sz w:val="24"/>
                <w:szCs w:val="24"/>
                <w:u w:val="none"/>
                <w:shd w:fill="auto" w:val="clear"/>
                <w:vertAlign w:val="baseline"/>
              </w:rPr>
              <m:t xml:space="preserve">pert</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transition is determined by a single master controller function, </w:t>
      </w:r>
      <m:oMath>
        <m:r>
          <w:rPr>
            <w:rFonts w:ascii="Aptos" w:cs="Aptos" w:eastAsia="Aptos" w:hAnsi="Aptos"/>
            <w:b w:val="0"/>
            <w:i w:val="0"/>
            <w:smallCaps w:val="0"/>
            <w:strike w:val="0"/>
            <w:color w:val="000000"/>
            <w:sz w:val="24"/>
            <w:szCs w:val="24"/>
            <w:u w:val="none"/>
            <w:shd w:fill="auto" w:val="clear"/>
            <w:vertAlign w:val="baseline"/>
          </w:rPr>
          <m:t xml:space="preserve">C</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as shown in the convex combination of </w:t>
      </w:r>
      <w:hyperlink w:anchor="bookmark=id.85jkgxamiepg">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7</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85jkgxamiepg" w:id="21"/>
    <w:bookmarkEnd w:id="21"/>
    <w:p w:rsidR="00000000" w:rsidDel="00000000" w:rsidP="00000000" w:rsidRDefault="00000000" w:rsidRPr="00000000" w14:paraId="00000072">
      <w:pPr>
        <w:jc w:val="both"/>
        <w:rPr>
          <w:rFonts w:ascii="Aptos" w:cs="Aptos" w:eastAsia="Aptos" w:hAnsi="Aptos"/>
          <w:b w:val="0"/>
          <w:i w:val="0"/>
          <w:smallCaps w:val="0"/>
          <w:strike w:val="0"/>
          <w:color w:val="000000"/>
          <w:sz w:val="24"/>
          <w:szCs w:val="24"/>
          <w:u w:val="none"/>
          <w:shd w:fill="auto" w:val="clear"/>
          <w:vertAlign w:val="baseline"/>
        </w:rPr>
      </w:pPr>
      <m:oMath>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p</m:t>
            </m:r>
          </m:e>
        </m:acc>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1−C</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d>
        <m:r>
          <w:rPr>
            <w:rFonts w:ascii="Aptos" w:cs="Aptos" w:eastAsia="Aptos" w:hAnsi="Aptos"/>
            <w:b w:val="0"/>
            <w:i w:val="0"/>
            <w:smallCaps w:val="0"/>
            <w:strike w:val="0"/>
            <w:color w:val="000000"/>
            <w:sz w:val="24"/>
            <w:szCs w:val="24"/>
            <w:u w:val="none"/>
            <w:shd w:fill="auto" w:val="clear"/>
            <w:vertAlign w:val="baseline"/>
          </w:rPr>
          <m:t>⋅</m:t>
        </m:r>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π</m:t>
                </m:r>
              </m:e>
            </m:acc>
          </m:e>
          <m:sub>
            <m:r>
              <w:rPr>
                <w:rFonts w:ascii="Aptos" w:cs="Aptos" w:eastAsia="Aptos" w:hAnsi="Aptos"/>
                <w:b w:val="0"/>
                <w:i w:val="0"/>
                <w:smallCaps w:val="0"/>
                <w:strike w:val="0"/>
                <w:color w:val="000000"/>
                <w:sz w:val="24"/>
                <w:szCs w:val="24"/>
                <w:u w:val="none"/>
                <w:shd w:fill="auto" w:val="clear"/>
                <w:vertAlign w:val="baseline"/>
              </w:rPr>
              <m:t xml:space="preserve">base</m:t>
            </m:r>
          </m:sub>
        </m:sSub>
        <m:r>
          <w:rPr>
            <w:rFonts w:ascii="Aptos" w:cs="Aptos" w:eastAsia="Aptos" w:hAnsi="Aptos"/>
            <w:b w:val="0"/>
            <w:i w:val="0"/>
            <w:smallCaps w:val="0"/>
            <w:strike w:val="0"/>
            <w:color w:val="000000"/>
            <w:sz w:val="24"/>
            <w:szCs w:val="24"/>
            <w:u w:val="none"/>
            <w:shd w:fill="auto" w:val="clear"/>
            <w:vertAlign w:val="baseline"/>
          </w:rPr>
          <m:t xml:space="preserve">+C</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m:t>
        </m:r>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π</m:t>
                </m:r>
              </m:e>
            </m:acc>
          </m:e>
          <m:sub>
            <m:r>
              <w:rPr>
                <w:rFonts w:ascii="Aptos" w:cs="Aptos" w:eastAsia="Aptos" w:hAnsi="Aptos"/>
                <w:b w:val="0"/>
                <w:i w:val="0"/>
                <w:smallCaps w:val="0"/>
                <w:strike w:val="0"/>
                <w:color w:val="000000"/>
                <w:sz w:val="24"/>
                <w:szCs w:val="24"/>
                <w:u w:val="none"/>
                <w:shd w:fill="auto" w:val="clear"/>
                <w:vertAlign w:val="baseline"/>
              </w:rPr>
              <m:t xml:space="preserve">pert</m:t>
            </m:r>
          </m:sub>
        </m:sSub>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7</m:t>
            </m:r>
          </m:e>
        </m:d>
      </m:oMath>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Here,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accPr>
              <m:e>
                <m:r>
                  <m:t>π</m:t>
                </m:r>
              </m:e>
            </m:acc>
          </m:e>
          <m:sub>
            <m:r>
              <w:rPr>
                <w:rFonts w:ascii="Aptos" w:cs="Aptos" w:eastAsia="Aptos" w:hAnsi="Aptos"/>
                <w:b w:val="0"/>
                <w:i w:val="0"/>
                <w:smallCaps w:val="0"/>
                <w:strike w:val="0"/>
                <w:color w:val="000000"/>
                <w:sz w:val="24"/>
                <w:szCs w:val="24"/>
                <w:u w:val="none"/>
                <w:shd w:fill="auto" w:val="clear"/>
                <w:vertAlign w:val="baseline"/>
              </w:rPr>
              <m:t xml:space="preserve">base</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accPr>
              <m:e>
                <m:r>
                  <m:t>π</m:t>
                </m:r>
              </m:e>
            </m:acc>
          </m:e>
          <m:sub>
            <m:r>
              <w:rPr>
                <w:rFonts w:ascii="Aptos" w:cs="Aptos" w:eastAsia="Aptos" w:hAnsi="Aptos"/>
                <w:b w:val="0"/>
                <w:i w:val="0"/>
                <w:smallCaps w:val="0"/>
                <w:strike w:val="0"/>
                <w:color w:val="000000"/>
                <w:sz w:val="24"/>
                <w:szCs w:val="24"/>
                <w:u w:val="none"/>
                <w:shd w:fill="auto" w:val="clear"/>
                <w:vertAlign w:val="baseline"/>
              </w:rPr>
              <m:t xml:space="preserve">pert</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simplex vectors representing the characteristic spectral distributions at rest and during peak perturbation. The master controller, </w:t>
      </w:r>
      <m:oMath>
        <m:r>
          <w:rPr>
            <w:rFonts w:ascii="Aptos" w:cs="Aptos" w:eastAsia="Aptos" w:hAnsi="Aptos"/>
            <w:b w:val="0"/>
            <w:i w:val="0"/>
            <w:smallCaps w:val="0"/>
            <w:strike w:val="0"/>
            <w:color w:val="000000"/>
            <w:sz w:val="24"/>
            <w:szCs w:val="24"/>
            <w:u w:val="none"/>
            <w:shd w:fill="auto" w:val="clear"/>
            <w:vertAlign w:val="baseline"/>
          </w:rPr>
          <m:t xml:space="preserve">C</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itself built from the same logistic building blocks, ensuring the spectral transition is synchronized with the primary physiological response, as defined in </w:t>
      </w:r>
      <w:hyperlink w:anchor="bookmark=id.kwqsa55rl5ms">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8</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kwqsa55rl5ms" w:id="22"/>
    <w:bookmarkEnd w:id="22"/>
    <w:p w:rsidR="00000000" w:rsidDel="00000000" w:rsidP="00000000" w:rsidRDefault="00000000" w:rsidRPr="00000000" w14:paraId="00000074">
      <w:pPr>
        <w:jc w:val="both"/>
        <w:rPr>
          <w:rFonts w:ascii="Aptos" w:cs="Aptos" w:eastAsia="Aptos" w:hAnsi="Aptos"/>
          <w:b w:val="0"/>
          <w:i w:val="0"/>
          <w:smallCaps w:val="0"/>
          <w:strike w:val="0"/>
          <w:color w:val="000000"/>
          <w:sz w:val="24"/>
          <w:szCs w:val="24"/>
          <w:u w:val="none"/>
          <w:shd w:fill="auto" w:val="clear"/>
          <w:vertAlign w:val="baseline"/>
        </w:rPr>
      </w:pPr>
      <m:oMath>
        <m:r>
          <w:rPr>
            <w:rFonts w:ascii="Aptos" w:cs="Aptos" w:eastAsia="Aptos" w:hAnsi="Aptos"/>
            <w:b w:val="0"/>
            <w:i w:val="0"/>
            <w:smallCaps w:val="0"/>
            <w:strike w:val="0"/>
            <w:color w:val="000000"/>
            <w:sz w:val="24"/>
            <w:szCs w:val="24"/>
            <w:u w:val="none"/>
            <w:shd w:fill="auto" w:val="clear"/>
            <w:vertAlign w:val="baseline"/>
          </w:rPr>
          <m:t xml:space="preserve">C</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D</m:t>
            </m:r>
          </m:e>
          <m:sub>
            <m:r>
              <w:rPr>
                <w:rFonts w:ascii="Aptos" w:cs="Aptos" w:eastAsia="Aptos" w:hAnsi="Aptos"/>
                <w:b w:val="0"/>
                <w:i w:val="0"/>
                <w:smallCaps w:val="0"/>
                <w:strike w:val="0"/>
                <w:color w:val="000000"/>
                <w:sz w:val="24"/>
                <w:szCs w:val="24"/>
                <w:u w:val="none"/>
                <w:shd w:fill="auto" w:val="clear"/>
                <w:vertAlign w:val="baseline"/>
              </w:rPr>
              <m:t xml:space="preserve">1</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1−</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c</m:t>
                </m:r>
              </m:sub>
            </m:sSub>
            <m:r>
              <w:rPr>
                <w:rFonts w:ascii="Aptos" w:cs="Aptos" w:eastAsia="Aptos" w:hAnsi="Aptos"/>
                <w:b w:val="0"/>
                <w:i w:val="0"/>
                <w:smallCaps w:val="0"/>
                <w:strike w:val="0"/>
                <w:color w:val="000000"/>
                <w:sz w:val="24"/>
                <w:szCs w:val="24"/>
                <w:u w:val="none"/>
                <w:shd w:fill="auto" w:val="clear"/>
                <w:vertAlign w:val="baseline"/>
              </w:rPr>
              <m:t>⋅</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D</m:t>
                </m:r>
              </m:e>
              <m:sub>
                <m:r>
                  <w:rPr>
                    <w:rFonts w:ascii="Aptos" w:cs="Aptos" w:eastAsia="Aptos" w:hAnsi="Aptos"/>
                    <w:b w:val="0"/>
                    <w:i w:val="0"/>
                    <w:smallCaps w:val="0"/>
                    <w:strike w:val="0"/>
                    <w:color w:val="000000"/>
                    <w:sz w:val="24"/>
                    <w:szCs w:val="24"/>
                    <w:u w:val="none"/>
                    <w:shd w:fill="auto" w:val="clear"/>
                    <w:vertAlign w:val="baseline"/>
                  </w:rPr>
                  <m:t xml:space="preserve">2</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d>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8</m:t>
            </m:r>
          </m:e>
        </m:d>
      </m:oMath>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function naturally transitions from 0 towards 1, with the parameter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c</m:t>
            </m:r>
          </m:sub>
        </m:sSub>
        <m:r>
          <w:rPr>
            <w:rFonts w:ascii="Aptos" w:cs="Aptos" w:eastAsia="Aptos" w:hAnsi="Aptos"/>
            <w:b w:val="0"/>
            <w:i w:val="0"/>
            <w:smallCaps w:val="0"/>
            <w:strike w:val="0"/>
            <w:color w:val="000000"/>
            <w:sz w:val="24"/>
            <w:szCs w:val="24"/>
            <w:u w:val="none"/>
            <w:shd w:fill="auto" w:val="clear"/>
            <w:vertAlign w:val="baseline"/>
          </w:rPr>
          <m:t>∈</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0,1</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allowing for an incomplete spectral recovery.</w:t>
      </w:r>
    </w:p>
    <w:bookmarkStart w:colFirst="0" w:colLast="0" w:name="bookmark=id.1bzhwif0c1rj" w:id="23"/>
    <w:bookmarkEnd w:id="23"/>
    <w:p w:rsidR="00000000" w:rsidDel="00000000" w:rsidP="00000000" w:rsidRDefault="00000000" w:rsidRPr="00000000" w14:paraId="00000076">
      <w:pPr>
        <w:pStyle w:val="Heading4"/>
        <w:jc w:val="both"/>
        <w:rPr/>
      </w:pPr>
      <w:r w:rsidDel="00000000" w:rsidR="00000000" w:rsidRPr="00000000">
        <w:rPr>
          <w:rtl w:val="0"/>
        </w:rPr>
        <w:t xml:space="preserve">Latent spectral oscillators via a Gaussian Process prior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central task of the model is to infer the power of oscillations across a range of frequencies from the observed data. A simple approach might impose a rigid mathematical structure on the spectrum (e.g., a </w:t>
      </w:r>
      <m:oMath>
        <m:r>
          <w:rPr>
            <w:rFonts w:ascii="Aptos" w:cs="Aptos" w:eastAsia="Aptos" w:hAnsi="Aptos"/>
            <w:b w:val="0"/>
            <w:i w:val="0"/>
            <w:smallCaps w:val="0"/>
            <w:strike w:val="0"/>
            <w:color w:val="000000"/>
            <w:sz w:val="24"/>
            <w:szCs w:val="24"/>
            <w:u w:val="none"/>
            <w:shd w:fill="auto" w:val="clear"/>
            <w:vertAlign w:val="baseline"/>
          </w:rPr>
          <m:t xml:space="preserve">1/</m:t>
        </m:r>
        <m:sSup>
          <m:sSupPr>
            <m:ctrlPr>
              <w:rPr>
                <w:rFonts w:ascii="Aptos" w:cs="Aptos" w:eastAsia="Aptos" w:hAnsi="Aptos"/>
                <w:b w:val="0"/>
                <w:i w:val="0"/>
                <w:smallCaps w:val="0"/>
                <w:strike w:val="0"/>
                <w:color w:val="000000"/>
                <w:sz w:val="24"/>
                <w:szCs w:val="24"/>
                <w:u w:val="none"/>
                <w:shd w:fill="auto" w:val="clear"/>
                <w:vertAlign w:val="baseline"/>
              </w:rPr>
            </m:ctrlPr>
          </m:sSupPr>
          <m:e>
            <m:r>
              <w:rPr>
                <w:rFonts w:ascii="Aptos" w:cs="Aptos" w:eastAsia="Aptos" w:hAnsi="Aptos"/>
                <w:b w:val="0"/>
                <w:i w:val="0"/>
                <w:smallCaps w:val="0"/>
                <w:strike w:val="0"/>
                <w:color w:val="000000"/>
                <w:sz w:val="24"/>
                <w:szCs w:val="24"/>
                <w:u w:val="none"/>
                <w:shd w:fill="auto" w:val="clear"/>
                <w:vertAlign w:val="baseline"/>
              </w:rPr>
              <m:t xml:space="preserve">f</m:t>
            </m:r>
          </m:e>
          <m:sup>
            <m:r>
              <w:rPr>
                <w:rFonts w:ascii="Aptos" w:cs="Aptos" w:eastAsia="Aptos" w:hAnsi="Aptos"/>
                <w:b w:val="0"/>
                <w:i w:val="0"/>
                <w:smallCaps w:val="0"/>
                <w:strike w:val="0"/>
                <w:color w:val="000000"/>
                <w:sz w:val="24"/>
                <w:szCs w:val="24"/>
                <w:u w:val="none"/>
                <w:shd w:fill="auto" w:val="clear"/>
                <w:vertAlign w:val="baseline"/>
              </w:rPr>
              <m:t xml:space="preserve">b</m:t>
            </m:r>
          </m:sup>
        </m:sSup>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power law) or treat the power at each frequency as independent. However, physiological spectra are rarely so simple; they typically exhibit smooth, continuous shapes with broad peaks.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capture this realistic structure, we employ a flexible, non-parametric Gaussian Process (GP) prior. A GP is a statistical tool that allows us to place a prior on an unknown function, enforcing the assumption that it is smooth (Binois and Wycoff 2022). In this context, it formalizes the intuition that the amplitudes of nearby frequencies should be similar, allowing the model to learn the characteristic shape of the spectrum within each band directly from the data.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Each underlying oscillator,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S</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which contributes to the structured variability, is modeled as a sum of simple sine and cosine waves with pre-specified frequencies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f</m:t>
            </m:r>
          </m:e>
          <m:sub>
            <m:r>
              <w:rPr>
                <w:rFonts w:ascii="Aptos" w:cs="Aptos" w:eastAsia="Aptos" w:hAnsi="Aptos"/>
                <w:b w:val="0"/>
                <w:i w:val="0"/>
                <w:smallCaps w:val="0"/>
                <w:strike w:val="0"/>
                <w:color w:val="000000"/>
                <w:sz w:val="24"/>
                <w:szCs w:val="24"/>
                <w:u w:val="none"/>
                <w:shd w:fill="auto" w:val="clear"/>
                <w:vertAlign w:val="baseline"/>
              </w:rPr>
              <m:t xml:space="preserve">j,k</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but unknown amplitudes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u</m:t>
            </m:r>
          </m:e>
          <m:sub>
            <m:r>
              <w:rPr>
                <w:rFonts w:ascii="Aptos" w:cs="Aptos" w:eastAsia="Aptos" w:hAnsi="Aptos"/>
                <w:b w:val="0"/>
                <w:i w:val="0"/>
                <w:smallCaps w:val="0"/>
                <w:strike w:val="0"/>
                <w:color w:val="000000"/>
                <w:sz w:val="24"/>
                <w:szCs w:val="24"/>
                <w:u w:val="none"/>
                <w:shd w:fill="auto" w:val="clear"/>
                <w:vertAlign w:val="baseline"/>
              </w:rPr>
              <m:t xml:space="preserve">j,k</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as shown in </w:t>
      </w:r>
      <w:hyperlink w:anchor="bookmark=id.tnq68h50pkev">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9</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tnq68h50pkev" w:id="24"/>
    <w:bookmarkEnd w:id="24"/>
    <w:p w:rsidR="00000000" w:rsidDel="00000000" w:rsidP="00000000" w:rsidRDefault="00000000" w:rsidRPr="00000000" w14:paraId="0000007A">
      <w:pPr>
        <w:jc w:val="both"/>
        <w:rPr>
          <w:rFonts w:ascii="Aptos" w:cs="Aptos" w:eastAsia="Aptos" w:hAnsi="Aptos"/>
          <w:b w:val="0"/>
          <w:i w:val="0"/>
          <w:smallCaps w:val="0"/>
          <w:strike w:val="0"/>
          <w:color w:val="000000"/>
          <w:sz w:val="24"/>
          <w:szCs w:val="24"/>
          <w:u w:val="none"/>
          <w:shd w:fill="auto" w:val="clear"/>
          <w:vertAlign w:val="baseline"/>
        </w:rPr>
      </w:pP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S</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m:t>
        </m:r>
        <m:nary>
          <m:naryPr>
            <m:chr m:val="∑"/>
            <m:ctrlPr>
              <w:rPr>
                <w:rFonts w:ascii="Aptos" w:cs="Aptos" w:eastAsia="Aptos" w:hAnsi="Aptos"/>
                <w:b w:val="0"/>
                <w:i w:val="0"/>
                <w:smallCaps w:val="0"/>
                <w:strike w:val="0"/>
                <w:color w:val="000000"/>
                <w:sz w:val="24"/>
                <w:szCs w:val="24"/>
                <w:u w:val="none"/>
                <w:shd w:fill="auto" w:val="clear"/>
                <w:vertAlign w:val="baseline"/>
              </w:rPr>
            </m:ctrlPr>
          </m:naryPr>
          <m:sub>
            <m:r>
              <w:rPr>
                <w:rFonts w:ascii="Aptos" w:cs="Aptos" w:eastAsia="Aptos" w:hAnsi="Aptos"/>
                <w:b w:val="0"/>
                <w:i w:val="0"/>
                <w:smallCaps w:val="0"/>
                <w:strike w:val="0"/>
                <w:color w:val="000000"/>
                <w:sz w:val="24"/>
                <w:szCs w:val="24"/>
                <w:u w:val="none"/>
                <w:shd w:fill="auto" w:val="clear"/>
                <w:vertAlign w:val="baseline"/>
              </w:rPr>
              <m:t xml:space="preserve">k=1</m:t>
            </m:r>
          </m:sub>
          <m:sup>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K</m:t>
                </m:r>
              </m:e>
              <m:sub>
                <m:r>
                  <w:rPr>
                    <w:rFonts w:ascii="Aptos" w:cs="Aptos" w:eastAsia="Aptos" w:hAnsi="Aptos"/>
                    <w:b w:val="0"/>
                    <w:i w:val="0"/>
                    <w:smallCaps w:val="0"/>
                    <w:strike w:val="0"/>
                    <w:color w:val="000000"/>
                    <w:sz w:val="24"/>
                    <w:szCs w:val="24"/>
                    <w:u w:val="none"/>
                    <w:shd w:fill="auto" w:val="clear"/>
                    <w:vertAlign w:val="baseline"/>
                  </w:rPr>
                  <m:t xml:space="preserve">j</m:t>
                </m:r>
              </m:sub>
            </m:sSub>
          </m:sup>
        </m:nary>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Sup>
              <m:sSubSupPr>
                <m:ctrlPr>
                  <w:rPr>
                    <w:rFonts w:ascii="Aptos" w:cs="Aptos" w:eastAsia="Aptos" w:hAnsi="Aptos"/>
                    <w:b w:val="0"/>
                    <w:i w:val="0"/>
                    <w:smallCaps w:val="0"/>
                    <w:strike w:val="0"/>
                    <w:color w:val="000000"/>
                    <w:sz w:val="24"/>
                    <w:szCs w:val="24"/>
                    <w:u w:val="none"/>
                    <w:shd w:fill="auto" w:val="clear"/>
                    <w:vertAlign w:val="baseline"/>
                  </w:rPr>
                </m:ctrlPr>
              </m:sSubSupPr>
              <m:e>
                <m:r>
                  <w:rPr>
                    <w:rFonts w:ascii="Aptos" w:cs="Aptos" w:eastAsia="Aptos" w:hAnsi="Aptos"/>
                    <w:b w:val="0"/>
                    <w:i w:val="0"/>
                    <w:smallCaps w:val="0"/>
                    <w:strike w:val="0"/>
                    <w:color w:val="000000"/>
                    <w:sz w:val="24"/>
                    <w:szCs w:val="24"/>
                    <w:u w:val="none"/>
                    <w:shd w:fill="auto" w:val="clear"/>
                    <w:vertAlign w:val="baseline"/>
                  </w:rPr>
                  <m:t xml:space="preserve">u</m:t>
                </m:r>
              </m:e>
              <m:sub>
                <m:r>
                  <w:rPr>
                    <w:rFonts w:ascii="Aptos" w:cs="Aptos" w:eastAsia="Aptos" w:hAnsi="Aptos"/>
                    <w:b w:val="0"/>
                    <w:i w:val="0"/>
                    <w:smallCaps w:val="0"/>
                    <w:strike w:val="0"/>
                    <w:color w:val="000000"/>
                    <w:sz w:val="24"/>
                    <w:szCs w:val="24"/>
                    <w:u w:val="none"/>
                    <w:shd w:fill="auto" w:val="clear"/>
                    <w:vertAlign w:val="baseline"/>
                  </w:rPr>
                  <m:t xml:space="preserve">j,k</m:t>
                </m:r>
              </m:sub>
              <m: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sin</m:t>
                    </m:r>
                  </m:e>
                </m:d>
              </m:sup>
            </m:sSubSup>
            <m:r>
              <w:rPr>
                <w:rFonts w:ascii="Aptos" w:cs="Aptos" w:eastAsia="Aptos" w:hAnsi="Aptos"/>
                <w:b w:val="0"/>
                <w:i w:val="0"/>
                <w:smallCaps w:val="0"/>
                <w:strike w:val="0"/>
                <w:color w:val="000000"/>
                <w:sz w:val="24"/>
                <w:szCs w:val="24"/>
                <w:u w:val="none"/>
                <w:shd w:fill="auto" w:val="clear"/>
                <w:vertAlign w:val="baseline"/>
              </w:rPr>
              <m:t xml:space="preserve">sin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2</m:t>
                </m:r>
                <m:r>
                  <w:rPr>
                    <w:rFonts w:ascii="Aptos" w:cs="Aptos" w:eastAsia="Aptos" w:hAnsi="Aptos"/>
                    <w:b w:val="0"/>
                    <w:i w:val="0"/>
                    <w:smallCaps w:val="0"/>
                    <w:strike w:val="0"/>
                    <w:color w:val="000000"/>
                    <w:sz w:val="24"/>
                    <w:szCs w:val="24"/>
                    <w:u w:val="none"/>
                    <w:shd w:fill="auto" w:val="clear"/>
                    <w:vertAlign w:val="baseline"/>
                  </w:rPr>
                  <m:t>π</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f</m:t>
                    </m:r>
                  </m:e>
                  <m:sub>
                    <m:r>
                      <w:rPr>
                        <w:rFonts w:ascii="Aptos" w:cs="Aptos" w:eastAsia="Aptos" w:hAnsi="Aptos"/>
                        <w:b w:val="0"/>
                        <w:i w:val="0"/>
                        <w:smallCaps w:val="0"/>
                        <w:strike w:val="0"/>
                        <w:color w:val="000000"/>
                        <w:sz w:val="24"/>
                        <w:szCs w:val="24"/>
                        <w:u w:val="none"/>
                        <w:shd w:fill="auto" w:val="clear"/>
                        <w:vertAlign w:val="baseline"/>
                      </w:rPr>
                      <m:t xml:space="preserve">j,k</m:t>
                    </m:r>
                  </m:sub>
                </m:sSub>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m:t>
            </m:r>
            <m:sSubSup>
              <m:sSubSupPr>
                <m:ctrlPr>
                  <w:rPr>
                    <w:rFonts w:ascii="Aptos" w:cs="Aptos" w:eastAsia="Aptos" w:hAnsi="Aptos"/>
                    <w:b w:val="0"/>
                    <w:i w:val="0"/>
                    <w:smallCaps w:val="0"/>
                    <w:strike w:val="0"/>
                    <w:color w:val="000000"/>
                    <w:sz w:val="24"/>
                    <w:szCs w:val="24"/>
                    <w:u w:val="none"/>
                    <w:shd w:fill="auto" w:val="clear"/>
                    <w:vertAlign w:val="baseline"/>
                  </w:rPr>
                </m:ctrlPr>
              </m:sSubSupPr>
              <m:e>
                <m:r>
                  <w:rPr>
                    <w:rFonts w:ascii="Aptos" w:cs="Aptos" w:eastAsia="Aptos" w:hAnsi="Aptos"/>
                    <w:b w:val="0"/>
                    <w:i w:val="0"/>
                    <w:smallCaps w:val="0"/>
                    <w:strike w:val="0"/>
                    <w:color w:val="000000"/>
                    <w:sz w:val="24"/>
                    <w:szCs w:val="24"/>
                    <w:u w:val="none"/>
                    <w:shd w:fill="auto" w:val="clear"/>
                    <w:vertAlign w:val="baseline"/>
                  </w:rPr>
                  <m:t xml:space="preserve">u</m:t>
                </m:r>
              </m:e>
              <m:sub>
                <m:r>
                  <w:rPr>
                    <w:rFonts w:ascii="Aptos" w:cs="Aptos" w:eastAsia="Aptos" w:hAnsi="Aptos"/>
                    <w:b w:val="0"/>
                    <w:i w:val="0"/>
                    <w:smallCaps w:val="0"/>
                    <w:strike w:val="0"/>
                    <w:color w:val="000000"/>
                    <w:sz w:val="24"/>
                    <w:szCs w:val="24"/>
                    <w:u w:val="none"/>
                    <w:shd w:fill="auto" w:val="clear"/>
                    <w:vertAlign w:val="baseline"/>
                  </w:rPr>
                  <m:t xml:space="preserve">j,k</m:t>
                </m:r>
              </m:sub>
              <m: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cos</m:t>
                    </m:r>
                  </m:e>
                </m:d>
              </m:sup>
            </m:sSubSup>
            <m:r>
              <w:rPr>
                <w:rFonts w:ascii="Aptos" w:cs="Aptos" w:eastAsia="Aptos" w:hAnsi="Aptos"/>
                <w:b w:val="0"/>
                <w:i w:val="0"/>
                <w:smallCaps w:val="0"/>
                <w:strike w:val="0"/>
                <w:color w:val="000000"/>
                <w:sz w:val="24"/>
                <w:szCs w:val="24"/>
                <w:u w:val="none"/>
                <w:shd w:fill="auto" w:val="clear"/>
                <w:vertAlign w:val="baseline"/>
              </w:rPr>
              <m:t xml:space="preserve">cos</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2</m:t>
                </m:r>
                <m:r>
                  <w:rPr>
                    <w:rFonts w:ascii="Aptos" w:cs="Aptos" w:eastAsia="Aptos" w:hAnsi="Aptos"/>
                    <w:b w:val="0"/>
                    <w:i w:val="0"/>
                    <w:smallCaps w:val="0"/>
                    <w:strike w:val="0"/>
                    <w:color w:val="000000"/>
                    <w:sz w:val="24"/>
                    <w:szCs w:val="24"/>
                    <w:u w:val="none"/>
                    <w:shd w:fill="auto" w:val="clear"/>
                    <w:vertAlign w:val="baseline"/>
                  </w:rPr>
                  <m:t>π</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f</m:t>
                    </m:r>
                  </m:e>
                  <m:sub>
                    <m:r>
                      <w:rPr>
                        <w:rFonts w:ascii="Aptos" w:cs="Aptos" w:eastAsia="Aptos" w:hAnsi="Aptos"/>
                        <w:b w:val="0"/>
                        <w:i w:val="0"/>
                        <w:smallCaps w:val="0"/>
                        <w:strike w:val="0"/>
                        <w:color w:val="000000"/>
                        <w:sz w:val="24"/>
                        <w:szCs w:val="24"/>
                        <w:u w:val="none"/>
                        <w:shd w:fill="auto" w:val="clear"/>
                        <w:vertAlign w:val="baseline"/>
                      </w:rPr>
                      <m:t xml:space="preserve">j,k</m:t>
                    </m:r>
                  </m:sub>
                </m:sSub>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d>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9</m:t>
            </m:r>
          </m:e>
        </m:d>
      </m:oMath>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key innovation is the GP prior placed on the log-amplitude envelope, a vector denoted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v</m:t>
                </m:r>
              </m:e>
            </m:acc>
          </m:e>
          <m:sub>
            <m:r>
              <w:rPr>
                <w:rFonts w:ascii="Aptos" w:cs="Aptos" w:eastAsia="Aptos" w:hAnsi="Aptos"/>
                <w:b w:val="0"/>
                <w:i w:val="0"/>
                <w:smallCaps w:val="0"/>
                <w:strike w:val="0"/>
                <w:color w:val="000000"/>
                <w:sz w:val="24"/>
                <w:szCs w:val="24"/>
                <w:u w:val="none"/>
                <w:shd w:fill="auto" w:val="clear"/>
                <w:vertAlign w:val="baseline"/>
              </w:rPr>
              <m:t xml:space="preserve">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make the prior on the GP’s smoothness parameter stable and interpretable, the GP is defined over a log-frequency axis that has been scaled to the unit interval for each band. Let this scaled log-frequency be denoted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f</m:t>
                </m:r>
              </m:e>
            </m:acc>
          </m:e>
          <m:sub>
            <m:r>
              <w:rPr>
                <w:rFonts w:ascii="Aptos" w:cs="Aptos" w:eastAsia="Aptos" w:hAnsi="Aptos"/>
                <w:b w:val="0"/>
                <w:i w:val="0"/>
                <w:smallCaps w:val="0"/>
                <w:strike w:val="0"/>
                <w:color w:val="000000"/>
                <w:sz w:val="24"/>
                <w:szCs w:val="24"/>
                <w:u w:val="none"/>
                <w:shd w:fill="auto" w:val="clear"/>
                <w:vertAlign w:val="baseline"/>
              </w:rPr>
              <m:t xml:space="preserve">j,k</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log-amplitude envelope is modeled as a single draw from a GP with a zero-mean function and a squared exponential covariance kernel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K</m:t>
            </m:r>
          </m:e>
          <m:sub>
            <m:r>
              <w:rPr>
                <w:rFonts w:ascii="Aptos" w:cs="Aptos" w:eastAsia="Aptos" w:hAnsi="Aptos"/>
                <w:b w:val="0"/>
                <w:i w:val="0"/>
                <w:smallCaps w:val="0"/>
                <w:strike w:val="0"/>
                <w:color w:val="000000"/>
                <w:sz w:val="24"/>
                <w:szCs w:val="24"/>
                <w:u w:val="none"/>
                <w:shd w:fill="auto" w:val="clear"/>
                <w:vertAlign w:val="baseline"/>
              </w:rPr>
              <m:t xml:space="preserve">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defined in </w:t>
      </w:r>
      <w:hyperlink w:anchor="bookmark=id.bh3j65vuo7nd">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10</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bh3j65vuo7nd" w:id="25"/>
    <w:bookmarkEnd w:id="25"/>
    <w:p w:rsidR="00000000" w:rsidDel="00000000" w:rsidP="00000000" w:rsidRDefault="00000000" w:rsidRPr="00000000" w14:paraId="0000007C">
      <w:pPr>
        <w:jc w:val="both"/>
        <w:rPr>
          <w:rFonts w:ascii="Aptos" w:cs="Aptos" w:eastAsia="Aptos" w:hAnsi="Aptos"/>
          <w:b w:val="0"/>
          <w:i w:val="0"/>
          <w:smallCaps w:val="0"/>
          <w:strike w:val="0"/>
          <w:color w:val="000000"/>
          <w:sz w:val="24"/>
          <w:szCs w:val="24"/>
          <w:u w:val="none"/>
          <w:shd w:fill="auto" w:val="clear"/>
          <w:vertAlign w:val="baseline"/>
        </w:rPr>
      </w:pP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v</m:t>
                </m:r>
              </m:e>
            </m:acc>
          </m:e>
          <m:sub>
            <m:r>
              <w:rPr>
                <w:rFonts w:ascii="Aptos" w:cs="Aptos" w:eastAsia="Aptos" w:hAnsi="Aptos"/>
                <w:b w:val="0"/>
                <w:i w:val="0"/>
                <w:smallCaps w:val="0"/>
                <w:strike w:val="0"/>
                <w:color w:val="000000"/>
                <w:sz w:val="24"/>
                <w:szCs w:val="24"/>
                <w:u w:val="none"/>
                <w:shd w:fill="auto" w:val="clear"/>
                <w:vertAlign w:val="baseline"/>
              </w:rPr>
              <m:t xml:space="preserve">j</m:t>
            </m:r>
          </m:sub>
        </m:sSub>
        <m:r>
          <w:rPr>
            <w:rFonts w:ascii="Aptos" w:cs="Aptos" w:eastAsia="Aptos" w:hAnsi="Aptos"/>
            <w:b w:val="0"/>
            <w:i w:val="0"/>
            <w:smallCaps w:val="0"/>
            <w:strike w:val="0"/>
            <w:color w:val="000000"/>
            <w:sz w:val="24"/>
            <w:szCs w:val="24"/>
            <w:u w:val="none"/>
            <w:shd w:fill="auto" w:val="clear"/>
            <w:vertAlign w:val="baseline"/>
          </w:rPr>
          <m:t>∼</m:t>
        </m:r>
        <m:r>
          <w:rPr>
            <w:rFonts w:ascii="Aptos" w:cs="Aptos" w:eastAsia="Aptos" w:hAnsi="Aptos"/>
            <w:b w:val="0"/>
            <w:i w:val="0"/>
            <w:smallCaps w:val="0"/>
            <w:strike w:val="0"/>
            <w:color w:val="000000"/>
            <w:sz w:val="24"/>
            <w:szCs w:val="24"/>
            <w:u w:val="none"/>
            <w:shd w:fill="auto" w:val="clear"/>
            <w:vertAlign w:val="baseline"/>
          </w:rPr>
          <m:t xml:space="preserve">GP</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0</m:t>
                </m:r>
              </m:e>
            </m:acc>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K</m:t>
                </m:r>
              </m:e>
              <m:sub>
                <m:r>
                  <w:rPr>
                    <w:rFonts w:ascii="Aptos" w:cs="Aptos" w:eastAsia="Aptos" w:hAnsi="Aptos"/>
                    <w:b w:val="0"/>
                    <w:i w:val="0"/>
                    <w:smallCaps w:val="0"/>
                    <w:strike w:val="0"/>
                    <w:color w:val="000000"/>
                    <w:sz w:val="24"/>
                    <w:szCs w:val="24"/>
                    <w:u w:val="none"/>
                    <w:shd w:fill="auto" w:val="clear"/>
                    <w:vertAlign w:val="baseline"/>
                  </w:rPr>
                  <m:t xml:space="preserve">j</m:t>
                </m:r>
              </m:sub>
            </m:sSub>
          </m:e>
        </m:d>
        <m:r>
          <w:rPr>
            <w:rFonts w:ascii="Aptos" w:cs="Aptos" w:eastAsia="Aptos" w:hAnsi="Aptos"/>
            <w:b w:val="0"/>
            <w:i w:val="0"/>
            <w:smallCaps w:val="0"/>
            <w:strike w:val="0"/>
            <w:color w:val="000000"/>
            <w:sz w:val="24"/>
            <w:szCs w:val="24"/>
            <w:u w:val="none"/>
            <w:shd w:fill="auto" w:val="clear"/>
            <w:vertAlign w:val="baseline"/>
          </w:rPr>
          <m:t xml:space="preserve">, where </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K</m:t>
            </m:r>
          </m:e>
          <m:sub>
            <m:r>
              <w:rPr>
                <w:rFonts w:ascii="Aptos" w:cs="Aptos" w:eastAsia="Aptos" w:hAnsi="Aptos"/>
                <w:b w:val="0"/>
                <w:i w:val="0"/>
                <w:smallCaps w:val="0"/>
                <w:strike w:val="0"/>
                <w:color w:val="000000"/>
                <w:sz w:val="24"/>
                <w:szCs w:val="24"/>
                <w:u w:val="none"/>
                <w:shd w:fill="auto" w:val="clear"/>
                <w:vertAlign w:val="baseline"/>
              </w:rPr>
              <m:t xml:space="preserve">j</m:t>
            </m:r>
          </m:sub>
        </m:sSub>
        <m:r>
          <w:rPr>
            <w:rFonts w:ascii="Aptos" w:cs="Aptos" w:eastAsia="Aptos" w:hAnsi="Aptos"/>
            <w:b w:val="0"/>
            <w:i w:val="0"/>
            <w:smallCaps w:val="0"/>
            <w:strike w:val="0"/>
            <w:color w:val="000000"/>
            <w:sz w:val="24"/>
            <w:szCs w:val="24"/>
            <w:u w:val="none"/>
            <w:shd w:fill="auto" w:val="clear"/>
            <w:vertAlign w:val="baseline"/>
          </w:rPr>
          <m:t xml:space="preserve">=exp</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m:t>
            </m:r>
            <m:f>
              <m:fPr>
                <m:ctrlPr>
                  <w:rPr>
                    <w:rFonts w:ascii="Aptos" w:cs="Aptos" w:eastAsia="Aptos" w:hAnsi="Aptos"/>
                    <w:b w:val="0"/>
                    <w:i w:val="0"/>
                    <w:smallCaps w:val="0"/>
                    <w:strike w:val="0"/>
                    <w:color w:val="000000"/>
                    <w:sz w:val="24"/>
                    <w:szCs w:val="24"/>
                    <w:u w:val="none"/>
                    <w:shd w:fill="auto" w:val="clear"/>
                    <w:vertAlign w:val="baseline"/>
                  </w:rPr>
                </m:ctrlPr>
              </m:fPr>
              <m:num>
                <m:sSup>
                  <m:sSupPr>
                    <m:ctrlPr>
                      <w:rPr>
                        <w:rFonts w:ascii="Aptos" w:cs="Aptos" w:eastAsia="Aptos" w:hAnsi="Aptos"/>
                        <w:b w:val="0"/>
                        <w:i w:val="0"/>
                        <w:smallCaps w:val="0"/>
                        <w:strike w:val="0"/>
                        <w:color w:val="000000"/>
                        <w:sz w:val="24"/>
                        <w:szCs w:val="24"/>
                        <w:u w:val="none"/>
                        <w:shd w:fill="auto" w:val="clear"/>
                        <w:vertAlign w:val="baseline"/>
                      </w:rPr>
                    </m:ctrlPr>
                  </m:sSupPr>
                  <m:e>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f</m:t>
                                </m:r>
                              </m:e>
                            </m:acc>
                          </m:e>
                          <m:sub>
                            <m:r>
                              <w:rPr>
                                <w:rFonts w:ascii="Aptos" w:cs="Aptos" w:eastAsia="Aptos" w:hAnsi="Aptos"/>
                                <w:b w:val="0"/>
                                <w:i w:val="0"/>
                                <w:smallCaps w:val="0"/>
                                <w:strike w:val="0"/>
                                <w:color w:val="000000"/>
                                <w:sz w:val="24"/>
                                <w:szCs w:val="24"/>
                                <w:u w:val="none"/>
                                <w:shd w:fill="auto" w:val="clear"/>
                                <w:vertAlign w:val="baseline"/>
                              </w:rPr>
                              <m:t xml:space="preserve">j</m:t>
                            </m:r>
                          </m:sub>
                        </m:sSub>
                        <m:r>
                          <w:rPr>
                            <w:rFonts w:ascii="Aptos" w:cs="Aptos" w:eastAsia="Aptos" w:hAnsi="Aptos"/>
                            <w:b w:val="0"/>
                            <w:i w:val="0"/>
                            <w:smallCaps w:val="0"/>
                            <w:strike w:val="0"/>
                            <w:color w:val="000000"/>
                            <w:sz w:val="24"/>
                            <w:szCs w:val="24"/>
                            <w:u w:val="none"/>
                            <w:shd w:fill="auto" w:val="clear"/>
                            <w:vertAlign w:val="baseline"/>
                          </w:rPr>
                          <m:t xml:space="preserve">−</m:t>
                        </m:r>
                        <m:sSubSup>
                          <m:sSubSupPr>
                            <m:ctrlPr>
                              <w:rPr>
                                <w:rFonts w:ascii="Aptos" w:cs="Aptos" w:eastAsia="Aptos" w:hAnsi="Aptos"/>
                                <w:b w:val="0"/>
                                <w:i w:val="0"/>
                                <w:smallCaps w:val="0"/>
                                <w:strike w:val="0"/>
                                <w:color w:val="000000"/>
                                <w:sz w:val="24"/>
                                <w:szCs w:val="24"/>
                                <w:u w:val="none"/>
                                <w:shd w:fill="auto" w:val="clear"/>
                                <w:vertAlign w:val="baseline"/>
                              </w:rPr>
                            </m:ctrlPr>
                          </m:sSubSup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f</m:t>
                                </m:r>
                              </m:e>
                            </m:acc>
                          </m:e>
                          <m:sub>
                            <m:r>
                              <w:rPr>
                                <w:rFonts w:ascii="Aptos" w:cs="Aptos" w:eastAsia="Aptos" w:hAnsi="Aptos"/>
                                <w:b w:val="0"/>
                                <w:i w:val="0"/>
                                <w:smallCaps w:val="0"/>
                                <w:strike w:val="0"/>
                                <w:color w:val="000000"/>
                                <w:sz w:val="24"/>
                                <w:szCs w:val="24"/>
                                <w:u w:val="none"/>
                                <w:shd w:fill="auto" w:val="clear"/>
                                <w:vertAlign w:val="baseline"/>
                              </w:rPr>
                              <m:t xml:space="preserve">j</m:t>
                            </m:r>
                          </m:sub>
                          <m:sup>
                            <m:r>
                              <w:rPr>
                                <w:rFonts w:ascii="Aptos" w:cs="Aptos" w:eastAsia="Aptos" w:hAnsi="Aptos"/>
                                <w:b w:val="0"/>
                                <w:i w:val="0"/>
                                <w:smallCaps w:val="0"/>
                                <w:strike w:val="0"/>
                                <w:color w:val="000000"/>
                                <w:sz w:val="24"/>
                                <w:szCs w:val="24"/>
                                <w:u w:val="none"/>
                                <w:shd w:fill="auto" w:val="clear"/>
                                <w:vertAlign w:val="baseline"/>
                              </w:rPr>
                              <m:t xml:space="preserve">′</m:t>
                            </m:r>
                          </m:sup>
                        </m:sSubSup>
                      </m:e>
                    </m:d>
                  </m:e>
                  <m:sup>
                    <m:r>
                      <w:rPr>
                        <w:rFonts w:ascii="Aptos" w:cs="Aptos" w:eastAsia="Aptos" w:hAnsi="Aptos"/>
                        <w:b w:val="0"/>
                        <w:i w:val="0"/>
                        <w:smallCaps w:val="0"/>
                        <w:strike w:val="0"/>
                        <w:color w:val="000000"/>
                        <w:sz w:val="24"/>
                        <w:szCs w:val="24"/>
                        <w:u w:val="none"/>
                        <w:shd w:fill="auto" w:val="clear"/>
                        <w:vertAlign w:val="baseline"/>
                      </w:rPr>
                      <m:t xml:space="preserve">2</m:t>
                    </m:r>
                  </m:sup>
                </m:sSup>
              </m:num>
              <m:den>
                <m:r>
                  <w:rPr>
                    <w:rFonts w:ascii="Aptos" w:cs="Aptos" w:eastAsia="Aptos" w:hAnsi="Aptos"/>
                    <w:b w:val="0"/>
                    <w:i w:val="0"/>
                    <w:smallCaps w:val="0"/>
                    <w:strike w:val="0"/>
                    <w:color w:val="000000"/>
                    <w:sz w:val="24"/>
                    <w:szCs w:val="24"/>
                    <w:u w:val="none"/>
                    <w:shd w:fill="auto" w:val="clear"/>
                    <w:vertAlign w:val="baseline"/>
                  </w:rPr>
                  <m:t xml:space="preserve">2 </m:t>
                </m:r>
                <m:sSubSup>
                  <m:sSubSupPr>
                    <m:ctrlPr>
                      <w:rPr>
                        <w:rFonts w:ascii="Aptos" w:cs="Aptos" w:eastAsia="Aptos" w:hAnsi="Aptos"/>
                        <w:b w:val="0"/>
                        <w:i w:val="0"/>
                        <w:smallCaps w:val="0"/>
                        <w:strike w:val="0"/>
                        <w:color w:val="000000"/>
                        <w:sz w:val="24"/>
                        <w:szCs w:val="24"/>
                        <w:u w:val="none"/>
                        <w:shd w:fill="auto" w:val="clear"/>
                        <w:vertAlign w:val="baseline"/>
                      </w:rPr>
                    </m:ctrlPr>
                  </m:sSubSupPr>
                  <m:e>
                    <m:r>
                      <w:rPr>
                        <w:rFonts w:ascii="Aptos" w:cs="Aptos" w:eastAsia="Aptos" w:hAnsi="Aptos"/>
                        <w:b w:val="0"/>
                        <w:i w:val="0"/>
                        <w:smallCaps w:val="0"/>
                        <w:strike w:val="0"/>
                        <w:color w:val="000000"/>
                        <w:sz w:val="24"/>
                        <w:szCs w:val="24"/>
                        <w:u w:val="none"/>
                        <w:shd w:fill="auto" w:val="clear"/>
                        <w:vertAlign w:val="baseline"/>
                      </w:rPr>
                      <m:t>ρ</m:t>
                    </m:r>
                  </m:e>
                  <m:sub>
                    <m:r>
                      <w:rPr>
                        <w:rFonts w:ascii="Aptos" w:cs="Aptos" w:eastAsia="Aptos" w:hAnsi="Aptos"/>
                        <w:b w:val="0"/>
                        <w:i w:val="0"/>
                        <w:smallCaps w:val="0"/>
                        <w:strike w:val="0"/>
                        <w:color w:val="000000"/>
                        <w:sz w:val="24"/>
                        <w:szCs w:val="24"/>
                        <w:u w:val="none"/>
                        <w:shd w:fill="auto" w:val="clear"/>
                        <w:vertAlign w:val="baseline"/>
                      </w:rPr>
                      <m:t xml:space="preserve">gp,j</m:t>
                    </m:r>
                  </m:sub>
                  <m:sup>
                    <m:r>
                      <w:rPr>
                        <w:rFonts w:ascii="Aptos" w:cs="Aptos" w:eastAsia="Aptos" w:hAnsi="Aptos"/>
                        <w:b w:val="0"/>
                        <w:i w:val="0"/>
                        <w:smallCaps w:val="0"/>
                        <w:strike w:val="0"/>
                        <w:color w:val="000000"/>
                        <w:sz w:val="24"/>
                        <w:szCs w:val="24"/>
                        <w:u w:val="none"/>
                        <w:shd w:fill="auto" w:val="clear"/>
                        <w:vertAlign w:val="baseline"/>
                      </w:rPr>
                      <m:t xml:space="preserve">2</m:t>
                    </m:r>
                  </m:sup>
                </m:sSubSup>
              </m:den>
            </m:f>
          </m:e>
        </m:d>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10</m:t>
            </m:r>
          </m:e>
        </m:d>
      </m:oMath>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covariance matrix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K</m:t>
            </m:r>
          </m:e>
          <m:sub>
            <m:r>
              <w:rPr>
                <w:rFonts w:ascii="Aptos" w:cs="Aptos" w:eastAsia="Aptos" w:hAnsi="Aptos"/>
                <w:b w:val="0"/>
                <w:i w:val="0"/>
                <w:smallCaps w:val="0"/>
                <w:strike w:val="0"/>
                <w:color w:val="000000"/>
                <w:sz w:val="24"/>
                <w:szCs w:val="24"/>
                <w:u w:val="none"/>
                <w:shd w:fill="auto" w:val="clear"/>
                <w:vertAlign w:val="baseline"/>
              </w:rPr>
              <m:t xml:space="preserve">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controlled by a single hyperparameter, the length-scale </w:t>
      </w:r>
      <m:oMath>
        <m:sSub>
          <m:sSubPr>
            <m:ctrlPr>
              <w:rPr>
                <w:rFonts w:ascii="Aptos" w:cs="Aptos" w:eastAsia="Aptos" w:hAnsi="Aptos"/>
                <w:b w:val="0"/>
                <w:i w:val="0"/>
                <w:smallCaps w:val="0"/>
                <w:strike w:val="0"/>
                <w:color w:val="000000"/>
                <w:sz w:val="24"/>
                <w:szCs w:val="24"/>
                <w:u w:val="none"/>
                <w:shd w:fill="auto" w:val="clear"/>
                <w:vertAlign w:val="baseline"/>
              </w:rPr>
            </m:ctrlPr>
          </m:sSubPr>
          <m:e>
            <m:r>
              <m:t>ρ</m:t>
            </m:r>
          </m:e>
          <m:sub>
            <m:r>
              <w:rPr>
                <w:rFonts w:ascii="Aptos" w:cs="Aptos" w:eastAsia="Aptos" w:hAnsi="Aptos"/>
                <w:b w:val="0"/>
                <w:i w:val="0"/>
                <w:smallCaps w:val="0"/>
                <w:strike w:val="0"/>
                <w:color w:val="000000"/>
                <w:sz w:val="24"/>
                <w:szCs w:val="24"/>
                <w:u w:val="none"/>
                <w:shd w:fill="auto" w:val="clear"/>
                <w:vertAlign w:val="baseline"/>
              </w:rPr>
              <m:t xml:space="preserve">gp,j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marginal standard deviation of the GP is fixed to 1. This is because the GP’s role is strictly to define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shape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the spectrum, not its absolute magnitude; the magnitude is handled by downstream normalization and scaling. The length-scale </w:t>
      </w:r>
      <m:oMath>
        <m:sSub>
          <m:sSubPr>
            <m:ctrlPr>
              <w:rPr>
                <w:rFonts w:ascii="Aptos" w:cs="Aptos" w:eastAsia="Aptos" w:hAnsi="Aptos"/>
                <w:b w:val="0"/>
                <w:i w:val="0"/>
                <w:smallCaps w:val="0"/>
                <w:strike w:val="0"/>
                <w:color w:val="000000"/>
                <w:sz w:val="24"/>
                <w:szCs w:val="24"/>
                <w:u w:val="none"/>
                <w:shd w:fill="auto" w:val="clear"/>
                <w:vertAlign w:val="baseline"/>
              </w:rPr>
            </m:ctrlPr>
          </m:sSubPr>
          <m:e>
            <m:r>
              <m:t>ρ</m:t>
            </m:r>
          </m:e>
          <m:sub>
            <m:r>
              <w:rPr>
                <w:rFonts w:ascii="Aptos" w:cs="Aptos" w:eastAsia="Aptos" w:hAnsi="Aptos"/>
                <w:b w:val="0"/>
                <w:i w:val="0"/>
                <w:smallCaps w:val="0"/>
                <w:strike w:val="0"/>
                <w:color w:val="000000"/>
                <w:sz w:val="24"/>
                <w:szCs w:val="24"/>
                <w:u w:val="none"/>
                <w:shd w:fill="auto" w:val="clear"/>
                <w:vertAlign w:val="baseline"/>
              </w:rPr>
              <m:t xml:space="preserve">gp,j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constrained to the [0, 1] interval and controls the smoothness of the function on the unit-scaled input axis. A value near 1 enforces a very smooth, slowly changing shape, while a value near 0 allows for more rapid variations and narrower spectral peaks.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ensure this model can be estimated efficiently, we use a non-centered parameterization. This is a computational technique that improves the performance of the sampler by reducing correlations between parameters (Betancourt and Girolami 2015). Instead of estimating the highly correlated vector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v</m:t>
                </m:r>
              </m:e>
            </m:acc>
          </m:e>
          <m:sub>
            <m:r>
              <w:rPr>
                <w:rFonts w:ascii="Aptos" w:cs="Aptos" w:eastAsia="Aptos" w:hAnsi="Aptos"/>
                <w:b w:val="0"/>
                <w:i w:val="0"/>
                <w:smallCaps w:val="0"/>
                <w:strike w:val="0"/>
                <w:color w:val="000000"/>
                <w:sz w:val="24"/>
                <w:szCs w:val="24"/>
                <w:u w:val="none"/>
                <w:shd w:fill="auto" w:val="clear"/>
                <w:vertAlign w:val="baseline"/>
              </w:rPr>
              <m:t xml:space="preserve">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directly, the model estimates a vector of independent standard normal deviates,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z</m:t>
                </m:r>
              </m:e>
            </m:acc>
          </m:e>
          <m:sub>
            <m:r>
              <w:rPr>
                <w:rFonts w:ascii="Aptos" w:cs="Aptos" w:eastAsia="Aptos" w:hAnsi="Aptos"/>
                <w:b w:val="0"/>
                <w:i w:val="0"/>
                <w:smallCaps w:val="0"/>
                <w:strike w:val="0"/>
                <w:color w:val="000000"/>
                <w:sz w:val="24"/>
                <w:szCs w:val="24"/>
                <w:u w:val="none"/>
                <w:shd w:fill="auto" w:val="clear"/>
                <w:vertAlign w:val="baseline"/>
              </w:rPr>
              <m:t xml:space="preserve">gp,j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target log-amplitude envelope is then deterministically constructed via the transformation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v</m:t>
                </m:r>
              </m:e>
            </m:acc>
          </m:e>
          <m:sub>
            <m:r>
              <w:rPr>
                <w:rFonts w:ascii="Aptos" w:cs="Aptos" w:eastAsia="Aptos" w:hAnsi="Aptos"/>
                <w:b w:val="0"/>
                <w:i w:val="0"/>
                <w:smallCaps w:val="0"/>
                <w:strike w:val="0"/>
                <w:color w:val="000000"/>
                <w:sz w:val="24"/>
                <w:szCs w:val="24"/>
                <w:u w:val="none"/>
                <w:shd w:fill="auto" w:val="clear"/>
                <w:vertAlign w:val="baseline"/>
              </w:rPr>
              <m:t xml:space="preserve">j</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L</m:t>
            </m:r>
          </m:e>
          <m:sub>
            <m:r>
              <w:rPr>
                <w:rFonts w:ascii="Aptos" w:cs="Aptos" w:eastAsia="Aptos" w:hAnsi="Aptos"/>
                <w:b w:val="0"/>
                <w:i w:val="0"/>
                <w:smallCaps w:val="0"/>
                <w:strike w:val="0"/>
                <w:color w:val="000000"/>
                <w:sz w:val="24"/>
                <w:szCs w:val="24"/>
                <w:u w:val="none"/>
                <w:shd w:fill="auto" w:val="clear"/>
                <w:vertAlign w:val="baseline"/>
              </w:rPr>
              <m:t xml:space="preserve">j</m:t>
            </m:r>
          </m:sub>
        </m:sSub>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z</m:t>
                </m:r>
              </m:e>
            </m:acc>
          </m:e>
          <m:sub>
            <m:r>
              <w:rPr>
                <w:rFonts w:ascii="Aptos" w:cs="Aptos" w:eastAsia="Aptos" w:hAnsi="Aptos"/>
                <w:b w:val="0"/>
                <w:i w:val="0"/>
                <w:smallCaps w:val="0"/>
                <w:strike w:val="0"/>
                <w:color w:val="000000"/>
                <w:sz w:val="24"/>
                <w:szCs w:val="24"/>
                <w:u w:val="none"/>
                <w:shd w:fill="auto" w:val="clear"/>
                <w:vertAlign w:val="baseline"/>
              </w:rPr>
              <m:t xml:space="preserve">gp,j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where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L</m:t>
            </m:r>
          </m:e>
          <m:sub>
            <m:r>
              <w:rPr>
                <w:rFonts w:ascii="Aptos" w:cs="Aptos" w:eastAsia="Aptos" w:hAnsi="Aptos"/>
                <w:b w:val="0"/>
                <w:i w:val="0"/>
                <w:smallCaps w:val="0"/>
                <w:strike w:val="0"/>
                <w:color w:val="000000"/>
                <w:sz w:val="24"/>
                <w:szCs w:val="24"/>
                <w:u w:val="none"/>
                <w:shd w:fill="auto" w:val="clear"/>
                <w:vertAlign w:val="baseline"/>
              </w:rPr>
              <m:t xml:space="preserve">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the Cholesky factor of the covariance matrix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K</m:t>
            </m:r>
          </m:e>
          <m:sub>
            <m:r>
              <w:rPr>
                <w:rFonts w:ascii="Aptos" w:cs="Aptos" w:eastAsia="Aptos" w:hAnsi="Aptos"/>
                <w:b w:val="0"/>
                <w:i w:val="0"/>
                <w:smallCaps w:val="0"/>
                <w:strike w:val="0"/>
                <w:color w:val="000000"/>
                <w:sz w:val="24"/>
                <w:szCs w:val="24"/>
                <w:u w:val="none"/>
                <w:shd w:fill="auto" w:val="clear"/>
                <w:vertAlign w:val="baseline"/>
              </w:rPr>
              <m:t xml:space="preserve">j</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L</m:t>
            </m:r>
          </m:e>
          <m:sub>
            <m:r>
              <w:rPr>
                <w:rFonts w:ascii="Aptos" w:cs="Aptos" w:eastAsia="Aptos" w:hAnsi="Aptos"/>
                <w:b w:val="0"/>
                <w:i w:val="0"/>
                <w:smallCaps w:val="0"/>
                <w:strike w:val="0"/>
                <w:color w:val="000000"/>
                <w:sz w:val="24"/>
                <w:szCs w:val="24"/>
                <w:u w:val="none"/>
                <w:shd w:fill="auto" w:val="clear"/>
                <w:vertAlign w:val="baseline"/>
              </w:rPr>
              <m:t xml:space="preserve">j</m:t>
            </m:r>
          </m:sub>
        </m:sSub>
        <m:sSubSup>
          <m:sSubSupPr>
            <m:ctrlPr>
              <w:rPr>
                <w:rFonts w:ascii="Aptos" w:cs="Aptos" w:eastAsia="Aptos" w:hAnsi="Aptos"/>
                <w:b w:val="0"/>
                <w:i w:val="0"/>
                <w:smallCaps w:val="0"/>
                <w:strike w:val="0"/>
                <w:color w:val="000000"/>
                <w:sz w:val="24"/>
                <w:szCs w:val="24"/>
                <w:u w:val="none"/>
                <w:shd w:fill="auto" w:val="clear"/>
                <w:vertAlign w:val="baseline"/>
              </w:rPr>
            </m:ctrlPr>
          </m:sSubSupPr>
          <m:e>
            <m:r>
              <w:rPr>
                <w:rFonts w:ascii="Aptos" w:cs="Aptos" w:eastAsia="Aptos" w:hAnsi="Aptos"/>
                <w:b w:val="0"/>
                <w:i w:val="0"/>
                <w:smallCaps w:val="0"/>
                <w:strike w:val="0"/>
                <w:color w:val="000000"/>
                <w:sz w:val="24"/>
                <w:szCs w:val="24"/>
                <w:u w:val="none"/>
                <w:shd w:fill="auto" w:val="clear"/>
                <w:vertAlign w:val="baseline"/>
              </w:rPr>
              <m:t xml:space="preserve">L</m:t>
            </m:r>
          </m:e>
          <m:sub>
            <m:r>
              <w:rPr>
                <w:rFonts w:ascii="Aptos" w:cs="Aptos" w:eastAsia="Aptos" w:hAnsi="Aptos"/>
                <w:b w:val="0"/>
                <w:i w:val="0"/>
                <w:smallCaps w:val="0"/>
                <w:strike w:val="0"/>
                <w:color w:val="000000"/>
                <w:sz w:val="24"/>
                <w:szCs w:val="24"/>
                <w:u w:val="none"/>
                <w:shd w:fill="auto" w:val="clear"/>
                <w:vertAlign w:val="baseline"/>
              </w:rPr>
              <m:t xml:space="preserve">j</m:t>
            </m:r>
          </m:sub>
          <m:sup>
            <m:r>
              <w:rPr>
                <w:rFonts w:ascii="Aptos" w:cs="Aptos" w:eastAsia="Aptos" w:hAnsi="Aptos"/>
                <w:b w:val="0"/>
                <w:i w:val="0"/>
                <w:smallCaps w:val="0"/>
                <w:strike w:val="0"/>
                <w:color w:val="000000"/>
                <w:sz w:val="24"/>
                <w:szCs w:val="24"/>
                <w:u w:val="none"/>
                <w:shd w:fill="auto" w:val="clear"/>
                <w:vertAlign w:val="baseline"/>
              </w:rPr>
              <m:t>⊤</m:t>
            </m:r>
          </m:sup>
        </m:sSubSup>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approach makes the estimation problem much simpler for the algorithm, leading to more robust and reliable inference.</w:t>
      </w:r>
    </w:p>
    <w:bookmarkStart w:colFirst="0" w:colLast="0" w:name="bookmark=id.35c34bn4wuxm" w:id="26"/>
    <w:bookmarkEnd w:id="26"/>
    <w:p w:rsidR="00000000" w:rsidDel="00000000" w:rsidP="00000000" w:rsidRDefault="00000000" w:rsidRPr="00000000" w14:paraId="0000007F">
      <w:pPr>
        <w:pStyle w:val="Heading4"/>
        <w:jc w:val="both"/>
        <w:rPr/>
      </w:pPr>
      <w:r w:rsidDel="00000000" w:rsidR="00000000" w:rsidRPr="00000000">
        <w:rPr>
          <w:rtl w:val="0"/>
        </w:rPr>
        <w:t xml:space="preserve">Normalization for identifiability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critical step in the model’s construction is to ensure that its parameters are identifiable, meaning there is a unique set of parameters that explains the data. A potential ambiguity arises because two components of the model control amplitude: the GP’s marginal standard deviation (</w:t>
      </w:r>
      <m:oMath>
        <m:sSub>
          <m:sSubPr>
            <m:ctrlPr>
              <w:rPr>
                <w:rFonts w:ascii="Aptos" w:cs="Aptos" w:eastAsia="Aptos" w:hAnsi="Aptos"/>
                <w:b w:val="0"/>
                <w:i w:val="0"/>
                <w:smallCaps w:val="0"/>
                <w:strike w:val="0"/>
                <w:color w:val="000000"/>
                <w:sz w:val="24"/>
                <w:szCs w:val="24"/>
                <w:u w:val="none"/>
                <w:shd w:fill="auto" w:val="clear"/>
                <w:vertAlign w:val="baseline"/>
              </w:rPr>
            </m:ctrlPr>
          </m:sSubPr>
          <m:e>
            <m:r>
              <m:t>α</m:t>
            </m:r>
          </m:e>
          <m:sub>
            <m:r>
              <w:rPr>
                <w:rFonts w:ascii="Aptos" w:cs="Aptos" w:eastAsia="Aptos" w:hAnsi="Aptos"/>
                <w:b w:val="0"/>
                <w:i w:val="0"/>
                <w:smallCaps w:val="0"/>
                <w:strike w:val="0"/>
                <w:color w:val="000000"/>
                <w:sz w:val="24"/>
                <w:szCs w:val="24"/>
                <w:u w:val="none"/>
                <w:shd w:fill="auto" w:val="clear"/>
                <w:vertAlign w:val="baseline"/>
              </w:rPr>
              <m:t xml:space="preserve">gp,j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the overall signal amplitude, </w:t>
      </w:r>
      <m:oMath>
        <m:r>
          <w:rPr>
            <w:rFonts w:ascii="Aptos" w:cs="Aptos" w:eastAsia="Aptos" w:hAnsi="Aptos"/>
            <w:b w:val="0"/>
            <w:i w:val="0"/>
            <w:smallCaps w:val="0"/>
            <w:strike w:val="0"/>
            <w:color w:val="000000"/>
            <w:sz w:val="24"/>
            <w:szCs w:val="24"/>
            <w:u w:val="none"/>
            <w:shd w:fill="auto" w:val="clear"/>
            <w:vertAlign w:val="baseline"/>
          </w:rPr>
          <m:t xml:space="preserve">A</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Without a constraint, the model could achieve the same result by increasing the GP’s amplitude while decreasing </w:t>
      </w:r>
      <m:oMath>
        <m:r>
          <w:rPr>
            <w:rFonts w:ascii="Aptos" w:cs="Aptos" w:eastAsia="Aptos" w:hAnsi="Aptos"/>
            <w:b w:val="0"/>
            <w:i w:val="0"/>
            <w:smallCaps w:val="0"/>
            <w:strike w:val="0"/>
            <w:color w:val="000000"/>
            <w:sz w:val="24"/>
            <w:szCs w:val="24"/>
            <w:u w:val="none"/>
            <w:shd w:fill="auto" w:val="clear"/>
            <w:vertAlign w:val="baseline"/>
          </w:rPr>
          <m:t xml:space="preserve">A</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making it difficult to interpret either parameter.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resolve this, we enforce a clear division of labor. The Gaussian Process is assigned the exclusive role of determining the relative shape of the spectrum, while </w:t>
      </w:r>
      <m:oMath>
        <m:r>
          <w:rPr>
            <w:rFonts w:ascii="Aptos" w:cs="Aptos" w:eastAsia="Aptos" w:hAnsi="Aptos"/>
            <w:b w:val="0"/>
            <w:i w:val="0"/>
            <w:smallCaps w:val="0"/>
            <w:strike w:val="0"/>
            <w:color w:val="000000"/>
            <w:sz w:val="24"/>
            <w:szCs w:val="24"/>
            <w:u w:val="none"/>
            <w:shd w:fill="auto" w:val="clear"/>
            <w:vertAlign w:val="baseline"/>
          </w:rPr>
          <m:t xml:space="preserve">A</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assigned the role of setting the absolute power.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is achieved by normalizing the amplitude envelope derived from the GP. First, let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a</m:t>
                </m:r>
              </m:e>
            </m:acc>
          </m:e>
          <m:sub>
            <m:r>
              <w:rPr>
                <w:rFonts w:ascii="Aptos" w:cs="Aptos" w:eastAsia="Aptos" w:hAnsi="Aptos"/>
                <w:b w:val="0"/>
                <w:i w:val="0"/>
                <w:smallCaps w:val="0"/>
                <w:strike w:val="0"/>
                <w:color w:val="000000"/>
                <w:sz w:val="24"/>
                <w:szCs w:val="24"/>
                <w:u w:val="none"/>
                <w:shd w:fill="auto" w:val="clear"/>
                <w:vertAlign w:val="baseline"/>
              </w:rPr>
              <m:t xml:space="preserve">j</m:t>
            </m:r>
          </m:sub>
        </m:sSub>
        <m:r>
          <w:rPr>
            <w:rFonts w:ascii="Aptos" w:cs="Aptos" w:eastAsia="Aptos" w:hAnsi="Aptos"/>
            <w:b w:val="0"/>
            <w:i w:val="0"/>
            <w:smallCaps w:val="0"/>
            <w:strike w:val="0"/>
            <w:color w:val="000000"/>
            <w:sz w:val="24"/>
            <w:szCs w:val="24"/>
            <w:u w:val="none"/>
            <w:shd w:fill="auto" w:val="clear"/>
            <w:vertAlign w:val="baseline"/>
          </w:rPr>
          <m:t xml:space="preserve">=exp</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v</m:t>
                    </m:r>
                  </m:e>
                </m:acc>
              </m:e>
              <m:sub>
                <m:r>
                  <w:rPr>
                    <w:rFonts w:ascii="Aptos" w:cs="Aptos" w:eastAsia="Aptos" w:hAnsi="Aptos"/>
                    <w:b w:val="0"/>
                    <w:i w:val="0"/>
                    <w:smallCaps w:val="0"/>
                    <w:strike w:val="0"/>
                    <w:color w:val="000000"/>
                    <w:sz w:val="24"/>
                    <w:szCs w:val="24"/>
                    <w:u w:val="none"/>
                    <w:shd w:fill="auto" w:val="clear"/>
                    <w:vertAlign w:val="baseline"/>
                  </w:rPr>
                  <m:t xml:space="preserve">j</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be the vector of positive amplitudes determined by the GP. We then create a normalized scaling vector,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s</m:t>
                </m:r>
              </m:e>
            </m:acc>
          </m:e>
          <m:sub>
            <m:r>
              <w:rPr>
                <w:rFonts w:ascii="Aptos" w:cs="Aptos" w:eastAsia="Aptos" w:hAnsi="Aptos"/>
                <w:b w:val="0"/>
                <w:i w:val="0"/>
                <w:smallCaps w:val="0"/>
                <w:strike w:val="0"/>
                <w:color w:val="000000"/>
                <w:sz w:val="24"/>
                <w:szCs w:val="24"/>
                <w:u w:val="none"/>
                <w:shd w:fill="auto" w:val="clear"/>
                <w:vertAlign w:val="baseline"/>
              </w:rPr>
              <m:t xml:space="preserve">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such that the expected variance of the synthesized oscillator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S</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precisely 1.</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Because the final coefficients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u</m:t>
            </m:r>
          </m:e>
          <m:sub>
            <m:r>
              <w:rPr>
                <w:rFonts w:ascii="Aptos" w:cs="Aptos" w:eastAsia="Aptos" w:hAnsi="Aptos"/>
                <w:b w:val="0"/>
                <w:i w:val="0"/>
                <w:smallCaps w:val="0"/>
                <w:strike w:val="0"/>
                <w:color w:val="000000"/>
                <w:sz w:val="24"/>
                <w:szCs w:val="24"/>
                <w:u w:val="none"/>
                <w:shd w:fill="auto" w:val="clear"/>
                <w:vertAlign w:val="baseline"/>
              </w:rPr>
              <m:t xml:space="preserve">j,k</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generated by scaling standard normal deviates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z</m:t>
            </m:r>
          </m:e>
          <m:sub>
            <m:r>
              <w:rPr>
                <w:rFonts w:ascii="Aptos" w:cs="Aptos" w:eastAsia="Aptos" w:hAnsi="Aptos"/>
                <w:b w:val="0"/>
                <w:i w:val="0"/>
                <w:smallCaps w:val="0"/>
                <w:strike w:val="0"/>
                <w:color w:val="000000"/>
                <w:sz w:val="24"/>
                <w:szCs w:val="24"/>
                <w:u w:val="none"/>
                <w:shd w:fill="auto" w:val="clear"/>
                <w:vertAlign w:val="baseline"/>
              </w:rPr>
              <m:t xml:space="preserve">j,k</m:t>
            </m:r>
          </m:sub>
        </m:sSub>
        <m:r>
          <w:rPr>
            <w:rFonts w:ascii="Aptos" w:cs="Aptos" w:eastAsia="Aptos" w:hAnsi="Aptos"/>
            <w:b w:val="0"/>
            <w:i w:val="0"/>
            <w:smallCaps w:val="0"/>
            <w:strike w:val="0"/>
            <w:color w:val="000000"/>
            <w:sz w:val="24"/>
            <w:szCs w:val="24"/>
            <w:u w:val="none"/>
            <w:shd w:fill="auto" w:val="clear"/>
            <w:vertAlign w:val="baseline"/>
          </w:rPr>
          <m:t>∼</m:t>
        </m:r>
        <m:r>
          <w:rPr>
            <w:rFonts w:ascii="Aptos" w:cs="Aptos" w:eastAsia="Aptos" w:hAnsi="Aptos"/>
            <w:b w:val="0"/>
            <w:i w:val="0"/>
            <w:smallCaps w:val="0"/>
            <w:strike w:val="0"/>
            <w:color w:val="000000"/>
            <w:sz w:val="24"/>
            <w:szCs w:val="24"/>
            <w:u w:val="none"/>
            <w:shd w:fill="auto" w:val="clear"/>
            <w:vertAlign w:val="baseline"/>
          </w:rPr>
          <m:t xml:space="preserve">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0,1</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appropriate normalization must be based on the expected variance of this random process. A key property of this process is that the expected value of cross-products between independent random coefficients is zero. Consequently, the total expected variance simplifies to a sum that depends only on the diagonal elements of the pre-computed Gram matrices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G</m:t>
            </m:r>
          </m:e>
          <m:sub>
            <m:r>
              <w:rPr>
                <w:rFonts w:ascii="Aptos" w:cs="Aptos" w:eastAsia="Aptos" w:hAnsi="Aptos"/>
                <w:b w:val="0"/>
                <w:i w:val="0"/>
                <w:smallCaps w:val="0"/>
                <w:strike w:val="0"/>
                <w:color w:val="000000"/>
                <w:sz w:val="24"/>
                <w:szCs w:val="24"/>
                <w:u w:val="none"/>
                <w:shd w:fill="auto" w:val="clear"/>
                <w:vertAlign w:val="baseline"/>
              </w:rPr>
              <m:t xml:space="preserve">sin,j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G</m:t>
            </m:r>
          </m:e>
          <m:sub>
            <m:r>
              <w:rPr>
                <w:rFonts w:ascii="Aptos" w:cs="Aptos" w:eastAsia="Aptos" w:hAnsi="Aptos"/>
                <w:b w:val="0"/>
                <w:i w:val="0"/>
                <w:smallCaps w:val="0"/>
                <w:strike w:val="0"/>
                <w:color w:val="000000"/>
                <w:sz w:val="24"/>
                <w:szCs w:val="24"/>
                <w:u w:val="none"/>
                <w:shd w:fill="auto" w:val="clear"/>
                <w:vertAlign w:val="baseline"/>
              </w:rPr>
              <m:t xml:space="preserve">cos,j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procedure is formalized in </w:t>
      </w:r>
      <w:hyperlink w:anchor="bookmark=id.f9dyz9api9jf">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11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f9dyz9api9jf" w:id="27"/>
    <w:bookmarkEnd w:id="27"/>
    <w:p w:rsidR="00000000" w:rsidDel="00000000" w:rsidP="00000000" w:rsidRDefault="00000000" w:rsidRPr="00000000" w14:paraId="00000084">
      <w:pPr>
        <w:jc w:val="both"/>
        <w:rPr>
          <w:rFonts w:ascii="Aptos" w:cs="Aptos" w:eastAsia="Aptos" w:hAnsi="Aptos"/>
          <w:b w:val="0"/>
          <w:i w:val="0"/>
          <w:smallCaps w:val="0"/>
          <w:strike w:val="0"/>
          <w:color w:val="000000"/>
          <w:sz w:val="24"/>
          <w:szCs w:val="24"/>
          <w:u w:val="none"/>
          <w:shd w:fill="auto" w:val="clear"/>
          <w:vertAlign w:val="baseline"/>
        </w:rPr>
      </w:pP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s</m:t>
                </m:r>
              </m:e>
            </m:acc>
          </m:e>
          <m:sub>
            <m:r>
              <w:rPr>
                <w:rFonts w:ascii="Aptos" w:cs="Aptos" w:eastAsia="Aptos" w:hAnsi="Aptos"/>
                <w:b w:val="0"/>
                <w:i w:val="0"/>
                <w:smallCaps w:val="0"/>
                <w:strike w:val="0"/>
                <w:color w:val="000000"/>
                <w:sz w:val="24"/>
                <w:szCs w:val="24"/>
                <w:u w:val="none"/>
                <w:shd w:fill="auto" w:val="clear"/>
                <w:vertAlign w:val="baseline"/>
              </w:rPr>
              <m:t xml:space="preserve">j</m:t>
            </m:r>
          </m:sub>
        </m:sSub>
        <m:r>
          <w:rPr>
            <w:rFonts w:ascii="Aptos" w:cs="Aptos" w:eastAsia="Aptos" w:hAnsi="Aptos"/>
            <w:b w:val="0"/>
            <w:i w:val="0"/>
            <w:smallCaps w:val="0"/>
            <w:strike w:val="0"/>
            <w:color w:val="000000"/>
            <w:sz w:val="24"/>
            <w:szCs w:val="24"/>
            <w:u w:val="none"/>
            <w:shd w:fill="auto" w:val="clear"/>
            <w:vertAlign w:val="baseline"/>
          </w:rPr>
          <m:t xml:space="preserve">=</m:t>
        </m:r>
        <m:f>
          <m:fPr>
            <m:ctrlPr>
              <w:rPr>
                <w:rFonts w:ascii="Aptos" w:cs="Aptos" w:eastAsia="Aptos" w:hAnsi="Aptos"/>
                <w:b w:val="0"/>
                <w:i w:val="0"/>
                <w:smallCaps w:val="0"/>
                <w:strike w:val="0"/>
                <w:color w:val="000000"/>
                <w:sz w:val="24"/>
                <w:szCs w:val="24"/>
                <w:u w:val="none"/>
                <w:shd w:fill="auto" w:val="clear"/>
                <w:vertAlign w:val="baseline"/>
              </w:rPr>
            </m:ctrlPr>
          </m:fPr>
          <m:num>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a</m:t>
                    </m:r>
                  </m:e>
                </m:acc>
              </m:e>
              <m:sub>
                <m:r>
                  <w:rPr>
                    <w:rFonts w:ascii="Aptos" w:cs="Aptos" w:eastAsia="Aptos" w:hAnsi="Aptos"/>
                    <w:b w:val="0"/>
                    <w:i w:val="0"/>
                    <w:smallCaps w:val="0"/>
                    <w:strike w:val="0"/>
                    <w:color w:val="000000"/>
                    <w:sz w:val="24"/>
                    <w:szCs w:val="24"/>
                    <w:u w:val="none"/>
                    <w:shd w:fill="auto" w:val="clear"/>
                    <w:vertAlign w:val="baseline"/>
                  </w:rPr>
                  <m:t xml:space="preserve">j</m:t>
                </m:r>
              </m:sub>
            </m:sSub>
          </m:num>
          <m:den>
            <m:rad>
              <m:radPr>
                <m:degHide m:val="1"/>
                <m:ctrlPr>
                  <w:rPr>
                    <w:rFonts w:ascii="Aptos" w:cs="Aptos" w:eastAsia="Aptos" w:hAnsi="Aptos"/>
                    <w:b w:val="0"/>
                    <w:i w:val="0"/>
                    <w:smallCaps w:val="0"/>
                    <w:strike w:val="0"/>
                    <w:color w:val="000000"/>
                    <w:sz w:val="24"/>
                    <w:szCs w:val="24"/>
                    <w:u w:val="none"/>
                    <w:shd w:fill="auto" w:val="clear"/>
                    <w:vertAlign w:val="baseline"/>
                  </w:rPr>
                </m:ctrlPr>
              </m:radPr>
              <m:e>
                <m:nary>
                  <m:naryPr>
                    <m:chr m:val="∑"/>
                    <m:ctrlPr>
                      <w:rPr>
                        <w:rFonts w:ascii="Aptos" w:cs="Aptos" w:eastAsia="Aptos" w:hAnsi="Aptos"/>
                        <w:b w:val="0"/>
                        <w:i w:val="0"/>
                        <w:smallCaps w:val="0"/>
                        <w:strike w:val="0"/>
                        <w:color w:val="000000"/>
                        <w:sz w:val="24"/>
                        <w:szCs w:val="24"/>
                        <w:u w:val="none"/>
                        <w:shd w:fill="auto" w:val="clear"/>
                        <w:vertAlign w:val="baseline"/>
                      </w:rPr>
                    </m:ctrlPr>
                  </m:naryPr>
                  <m:sub>
                    <m:r>
                      <w:rPr>
                        <w:rFonts w:ascii="Aptos" w:cs="Aptos" w:eastAsia="Aptos" w:hAnsi="Aptos"/>
                        <w:b w:val="0"/>
                        <w:i w:val="0"/>
                        <w:smallCaps w:val="0"/>
                        <w:strike w:val="0"/>
                        <w:color w:val="000000"/>
                        <w:sz w:val="24"/>
                        <w:szCs w:val="24"/>
                        <w:u w:val="none"/>
                        <w:shd w:fill="auto" w:val="clear"/>
                        <w:vertAlign w:val="baseline"/>
                      </w:rPr>
                      <m:t xml:space="preserve">k=1</m:t>
                    </m:r>
                  </m:sub>
                  <m:sup>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K</m:t>
                        </m:r>
                      </m:e>
                      <m:sub>
                        <m:r>
                          <w:rPr>
                            <w:rFonts w:ascii="Aptos" w:cs="Aptos" w:eastAsia="Aptos" w:hAnsi="Aptos"/>
                            <w:b w:val="0"/>
                            <w:i w:val="0"/>
                            <w:smallCaps w:val="0"/>
                            <w:strike w:val="0"/>
                            <w:color w:val="000000"/>
                            <w:sz w:val="24"/>
                            <w:szCs w:val="24"/>
                            <w:u w:val="none"/>
                            <w:shd w:fill="auto" w:val="clear"/>
                            <w:vertAlign w:val="baseline"/>
                          </w:rPr>
                          <m:t xml:space="preserve">j</m:t>
                        </m:r>
                      </m:sub>
                    </m:sSub>
                  </m:sup>
                </m:nary>
                <m:sSubSup>
                  <m:sSubSupPr>
                    <m:ctrlPr>
                      <w:rPr>
                        <w:rFonts w:ascii="Aptos" w:cs="Aptos" w:eastAsia="Aptos" w:hAnsi="Aptos"/>
                        <w:b w:val="0"/>
                        <w:i w:val="0"/>
                        <w:smallCaps w:val="0"/>
                        <w:strike w:val="0"/>
                        <w:color w:val="000000"/>
                        <w:sz w:val="24"/>
                        <w:szCs w:val="24"/>
                        <w:u w:val="none"/>
                        <w:shd w:fill="auto" w:val="clear"/>
                        <w:vertAlign w:val="baseline"/>
                      </w:rPr>
                    </m:ctrlPr>
                  </m:sSubSupPr>
                  <m:e>
                    <m:r>
                      <w:rPr>
                        <w:rFonts w:ascii="Aptos" w:cs="Aptos" w:eastAsia="Aptos" w:hAnsi="Aptos"/>
                        <w:b w:val="0"/>
                        <w:i w:val="0"/>
                        <w:smallCaps w:val="0"/>
                        <w:strike w:val="0"/>
                        <w:color w:val="000000"/>
                        <w:sz w:val="24"/>
                        <w:szCs w:val="24"/>
                        <w:u w:val="none"/>
                        <w:shd w:fill="auto" w:val="clear"/>
                        <w:vertAlign w:val="baseline"/>
                      </w:rPr>
                      <m:t xml:space="preserve">a</m:t>
                    </m:r>
                  </m:e>
                  <m:sub>
                    <m:r>
                      <w:rPr>
                        <w:rFonts w:ascii="Aptos" w:cs="Aptos" w:eastAsia="Aptos" w:hAnsi="Aptos"/>
                        <w:b w:val="0"/>
                        <w:i w:val="0"/>
                        <w:smallCaps w:val="0"/>
                        <w:strike w:val="0"/>
                        <w:color w:val="000000"/>
                        <w:sz w:val="24"/>
                        <w:szCs w:val="24"/>
                        <w:u w:val="none"/>
                        <w:shd w:fill="auto" w:val="clear"/>
                        <w:vertAlign w:val="baseline"/>
                      </w:rPr>
                      <m:t xml:space="preserve">j,k</m:t>
                    </m:r>
                  </m:sub>
                  <m:sup>
                    <m:r>
                      <w:rPr>
                        <w:rFonts w:ascii="Aptos" w:cs="Aptos" w:eastAsia="Aptos" w:hAnsi="Aptos"/>
                        <w:b w:val="0"/>
                        <w:i w:val="0"/>
                        <w:smallCaps w:val="0"/>
                        <w:strike w:val="0"/>
                        <w:color w:val="000000"/>
                        <w:sz w:val="24"/>
                        <w:szCs w:val="24"/>
                        <w:u w:val="none"/>
                        <w:shd w:fill="auto" w:val="clear"/>
                        <w:vertAlign w:val="baseline"/>
                      </w:rPr>
                      <m:t xml:space="preserve">2</m:t>
                    </m:r>
                  </m:sup>
                </m:sSub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G</m:t>
                                </m:r>
                              </m:e>
                              <m:sub>
                                <m:r>
                                  <w:rPr>
                                    <w:rFonts w:ascii="Aptos" w:cs="Aptos" w:eastAsia="Aptos" w:hAnsi="Aptos"/>
                                    <w:b w:val="0"/>
                                    <w:i w:val="0"/>
                                    <w:smallCaps w:val="0"/>
                                    <w:strike w:val="0"/>
                                    <w:color w:val="000000"/>
                                    <w:sz w:val="24"/>
                                    <w:szCs w:val="24"/>
                                    <w:u w:val="none"/>
                                    <w:shd w:fill="auto" w:val="clear"/>
                                    <w:vertAlign w:val="baseline"/>
                                  </w:rPr>
                                  <m:t xml:space="preserve">sin,j</m:t>
                                </m:r>
                              </m:sub>
                            </m:sSub>
                          </m:e>
                        </m:d>
                      </m:e>
                      <m:sub>
                        <m:r>
                          <w:rPr>
                            <w:rFonts w:ascii="Aptos" w:cs="Aptos" w:eastAsia="Aptos" w:hAnsi="Aptos"/>
                            <w:b w:val="0"/>
                            <w:i w:val="0"/>
                            <w:smallCaps w:val="0"/>
                            <w:strike w:val="0"/>
                            <w:color w:val="000000"/>
                            <w:sz w:val="24"/>
                            <w:szCs w:val="24"/>
                            <w:u w:val="none"/>
                            <w:shd w:fill="auto" w:val="clear"/>
                            <w:vertAlign w:val="baseline"/>
                          </w:rPr>
                          <m:t xml:space="preserve">kk</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G</m:t>
                                </m:r>
                              </m:e>
                              <m:sub>
                                <m:r>
                                  <w:rPr>
                                    <w:rFonts w:ascii="Aptos" w:cs="Aptos" w:eastAsia="Aptos" w:hAnsi="Aptos"/>
                                    <w:b w:val="0"/>
                                    <w:i w:val="0"/>
                                    <w:smallCaps w:val="0"/>
                                    <w:strike w:val="0"/>
                                    <w:color w:val="000000"/>
                                    <w:sz w:val="24"/>
                                    <w:szCs w:val="24"/>
                                    <w:u w:val="none"/>
                                    <w:shd w:fill="auto" w:val="clear"/>
                                    <w:vertAlign w:val="baseline"/>
                                  </w:rPr>
                                  <m:t xml:space="preserve">cos,j</m:t>
                                </m:r>
                              </m:sub>
                            </m:sSub>
                          </m:e>
                        </m:d>
                      </m:e>
                      <m:sub>
                        <m:r>
                          <w:rPr>
                            <w:rFonts w:ascii="Aptos" w:cs="Aptos" w:eastAsia="Aptos" w:hAnsi="Aptos"/>
                            <w:b w:val="0"/>
                            <w:i w:val="0"/>
                            <w:smallCaps w:val="0"/>
                            <w:strike w:val="0"/>
                            <w:color w:val="000000"/>
                            <w:sz w:val="24"/>
                            <w:szCs w:val="24"/>
                            <w:u w:val="none"/>
                            <w:shd w:fill="auto" w:val="clear"/>
                            <w:vertAlign w:val="baseline"/>
                          </w:rPr>
                          <m:t xml:space="preserve">kk</m:t>
                        </m:r>
                      </m:sub>
                    </m:sSub>
                  </m:e>
                </m:d>
              </m:e>
            </m:rad>
          </m:den>
        </m:f>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11</m:t>
            </m:r>
          </m:e>
        </m:d>
      </m:oMath>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final oscillator coefficients are then constructed as </w:t>
      </w:r>
      <m:oMath>
        <m:sSubSup>
          <m:sSubSupPr>
            <m:ctrlPr>
              <w:rPr>
                <w:rFonts w:ascii="Aptos" w:cs="Aptos" w:eastAsia="Aptos" w:hAnsi="Aptos"/>
                <w:b w:val="0"/>
                <w:i w:val="0"/>
                <w:smallCaps w:val="0"/>
                <w:strike w:val="0"/>
                <w:color w:val="000000"/>
                <w:sz w:val="24"/>
                <w:szCs w:val="24"/>
                <w:u w:val="none"/>
                <w:shd w:fill="auto" w:val="clear"/>
                <w:vertAlign w:val="baseline"/>
              </w:rPr>
            </m:ctrlPr>
          </m:sSubSupPr>
          <m:e>
            <m:r>
              <w:rPr>
                <w:rFonts w:ascii="Aptos" w:cs="Aptos" w:eastAsia="Aptos" w:hAnsi="Aptos"/>
                <w:b w:val="0"/>
                <w:i w:val="0"/>
                <w:smallCaps w:val="0"/>
                <w:strike w:val="0"/>
                <w:color w:val="000000"/>
                <w:sz w:val="24"/>
                <w:szCs w:val="24"/>
                <w:u w:val="none"/>
                <w:shd w:fill="auto" w:val="clear"/>
                <w:vertAlign w:val="baseline"/>
              </w:rPr>
              <m:t xml:space="preserve">u</m:t>
            </m:r>
          </m:e>
          <m:sub>
            <m:r>
              <w:rPr>
                <w:rFonts w:ascii="Aptos" w:cs="Aptos" w:eastAsia="Aptos" w:hAnsi="Aptos"/>
                <w:b w:val="0"/>
                <w:i w:val="0"/>
                <w:smallCaps w:val="0"/>
                <w:strike w:val="0"/>
                <w:color w:val="000000"/>
                <w:sz w:val="24"/>
                <w:szCs w:val="24"/>
                <w:u w:val="none"/>
                <w:shd w:fill="auto" w:val="clear"/>
                <w:vertAlign w:val="baseline"/>
              </w:rPr>
              <m:t xml:space="preserve">j,k</m:t>
            </m:r>
          </m:sub>
          <m: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sin</m:t>
                </m:r>
              </m:e>
            </m:d>
          </m:sup>
        </m:sSubSup>
        <m:r>
          <w:rPr>
            <w:rFonts w:ascii="Aptos" w:cs="Aptos" w:eastAsia="Aptos" w:hAnsi="Aptos"/>
            <w:b w:val="0"/>
            <w:i w:val="0"/>
            <w:smallCaps w:val="0"/>
            <w:strike w:val="0"/>
            <w:color w:val="000000"/>
            <w:sz w:val="24"/>
            <w:szCs w:val="24"/>
            <w:u w:val="none"/>
            <w:shd w:fill="auto" w:val="clear"/>
            <w:vertAlign w:val="baseline"/>
          </w:rPr>
          <m:t xml:space="preserve">=</m:t>
        </m:r>
        <m:sSubSup>
          <m:sSubSupPr>
            <m:ctrlPr>
              <w:rPr>
                <w:rFonts w:ascii="Aptos" w:cs="Aptos" w:eastAsia="Aptos" w:hAnsi="Aptos"/>
                <w:b w:val="0"/>
                <w:i w:val="0"/>
                <w:smallCaps w:val="0"/>
                <w:strike w:val="0"/>
                <w:color w:val="000000"/>
                <w:sz w:val="24"/>
                <w:szCs w:val="24"/>
                <w:u w:val="none"/>
                <w:shd w:fill="auto" w:val="clear"/>
                <w:vertAlign w:val="baseline"/>
              </w:rPr>
            </m:ctrlPr>
          </m:sSubSupPr>
          <m:e>
            <m:r>
              <w:rPr>
                <w:rFonts w:ascii="Aptos" w:cs="Aptos" w:eastAsia="Aptos" w:hAnsi="Aptos"/>
                <w:b w:val="0"/>
                <w:i w:val="0"/>
                <w:smallCaps w:val="0"/>
                <w:strike w:val="0"/>
                <w:color w:val="000000"/>
                <w:sz w:val="24"/>
                <w:szCs w:val="24"/>
                <w:u w:val="none"/>
                <w:shd w:fill="auto" w:val="clear"/>
                <w:vertAlign w:val="baseline"/>
              </w:rPr>
              <m:t xml:space="preserve">z</m:t>
            </m:r>
          </m:e>
          <m:sub>
            <m:r>
              <w:rPr>
                <w:rFonts w:ascii="Aptos" w:cs="Aptos" w:eastAsia="Aptos" w:hAnsi="Aptos"/>
                <w:b w:val="0"/>
                <w:i w:val="0"/>
                <w:smallCaps w:val="0"/>
                <w:strike w:val="0"/>
                <w:color w:val="000000"/>
                <w:sz w:val="24"/>
                <w:szCs w:val="24"/>
                <w:u w:val="none"/>
                <w:shd w:fill="auto" w:val="clear"/>
                <w:vertAlign w:val="baseline"/>
              </w:rPr>
              <m:t xml:space="preserve">j,k</m:t>
            </m:r>
          </m:sub>
          <m: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sin</m:t>
                </m:r>
              </m:e>
            </m:d>
          </m:sup>
        </m:sSubSup>
        <m:r>
          <w:rPr>
            <w:rFonts w:ascii="Aptos" w:cs="Aptos" w:eastAsia="Aptos" w:hAnsi="Aptos"/>
            <w:b w:val="0"/>
            <w:i w:val="0"/>
            <w:smallCaps w:val="0"/>
            <w:strike w:val="0"/>
            <w:color w:val="000000"/>
            <w:sz w:val="24"/>
            <w:szCs w:val="24"/>
            <w:u w:val="none"/>
            <w:shd w:fill="auto" w:val="clear"/>
            <w:vertAlign w:val="baseline"/>
          </w:rPr>
          <m:t>⋅</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s</m:t>
            </m:r>
          </m:e>
          <m:sub>
            <m:r>
              <w:rPr>
                <w:rFonts w:ascii="Aptos" w:cs="Aptos" w:eastAsia="Aptos" w:hAnsi="Aptos"/>
                <w:b w:val="0"/>
                <w:i w:val="0"/>
                <w:smallCaps w:val="0"/>
                <w:strike w:val="0"/>
                <w:color w:val="000000"/>
                <w:sz w:val="24"/>
                <w:szCs w:val="24"/>
                <w:u w:val="none"/>
                <w:shd w:fill="auto" w:val="clear"/>
                <w:vertAlign w:val="baseline"/>
              </w:rPr>
              <m:t xml:space="preserve">j,k</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sSubSup>
          <m:sSubSupPr>
            <m:ctrlPr>
              <w:rPr>
                <w:rFonts w:ascii="Aptos" w:cs="Aptos" w:eastAsia="Aptos" w:hAnsi="Aptos"/>
                <w:b w:val="0"/>
                <w:i w:val="0"/>
                <w:smallCaps w:val="0"/>
                <w:strike w:val="0"/>
                <w:color w:val="000000"/>
                <w:sz w:val="24"/>
                <w:szCs w:val="24"/>
                <w:u w:val="none"/>
                <w:shd w:fill="auto" w:val="clear"/>
                <w:vertAlign w:val="baseline"/>
              </w:rPr>
            </m:ctrlPr>
          </m:sSubSupPr>
          <m:e>
            <m:r>
              <w:rPr>
                <w:rFonts w:ascii="Aptos" w:cs="Aptos" w:eastAsia="Aptos" w:hAnsi="Aptos"/>
                <w:b w:val="0"/>
                <w:i w:val="0"/>
                <w:smallCaps w:val="0"/>
                <w:strike w:val="0"/>
                <w:color w:val="000000"/>
                <w:sz w:val="24"/>
                <w:szCs w:val="24"/>
                <w:u w:val="none"/>
                <w:shd w:fill="auto" w:val="clear"/>
                <w:vertAlign w:val="baseline"/>
              </w:rPr>
              <m:t xml:space="preserve">u</m:t>
            </m:r>
          </m:e>
          <m:sub>
            <m:r>
              <w:rPr>
                <w:rFonts w:ascii="Aptos" w:cs="Aptos" w:eastAsia="Aptos" w:hAnsi="Aptos"/>
                <w:b w:val="0"/>
                <w:i w:val="0"/>
                <w:smallCaps w:val="0"/>
                <w:strike w:val="0"/>
                <w:color w:val="000000"/>
                <w:sz w:val="24"/>
                <w:szCs w:val="24"/>
                <w:u w:val="none"/>
                <w:shd w:fill="auto" w:val="clear"/>
                <w:vertAlign w:val="baseline"/>
              </w:rPr>
              <m:t xml:space="preserve">j,k</m:t>
            </m:r>
          </m:sub>
          <m: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cos</m:t>
                </m:r>
              </m:e>
            </m:d>
          </m:sup>
        </m:sSubSup>
        <m:r>
          <w:rPr>
            <w:rFonts w:ascii="Aptos" w:cs="Aptos" w:eastAsia="Aptos" w:hAnsi="Aptos"/>
            <w:b w:val="0"/>
            <w:i w:val="0"/>
            <w:smallCaps w:val="0"/>
            <w:strike w:val="0"/>
            <w:color w:val="000000"/>
            <w:sz w:val="24"/>
            <w:szCs w:val="24"/>
            <w:u w:val="none"/>
            <w:shd w:fill="auto" w:val="clear"/>
            <w:vertAlign w:val="baseline"/>
          </w:rPr>
          <m:t xml:space="preserve">=</m:t>
        </m:r>
        <m:sSubSup>
          <m:sSubSupPr>
            <m:ctrlPr>
              <w:rPr>
                <w:rFonts w:ascii="Aptos" w:cs="Aptos" w:eastAsia="Aptos" w:hAnsi="Aptos"/>
                <w:b w:val="0"/>
                <w:i w:val="0"/>
                <w:smallCaps w:val="0"/>
                <w:strike w:val="0"/>
                <w:color w:val="000000"/>
                <w:sz w:val="24"/>
                <w:szCs w:val="24"/>
                <w:u w:val="none"/>
                <w:shd w:fill="auto" w:val="clear"/>
                <w:vertAlign w:val="baseline"/>
              </w:rPr>
            </m:ctrlPr>
          </m:sSubSupPr>
          <m:e>
            <m:r>
              <w:rPr>
                <w:rFonts w:ascii="Aptos" w:cs="Aptos" w:eastAsia="Aptos" w:hAnsi="Aptos"/>
                <w:b w:val="0"/>
                <w:i w:val="0"/>
                <w:smallCaps w:val="0"/>
                <w:strike w:val="0"/>
                <w:color w:val="000000"/>
                <w:sz w:val="24"/>
                <w:szCs w:val="24"/>
                <w:u w:val="none"/>
                <w:shd w:fill="auto" w:val="clear"/>
                <w:vertAlign w:val="baseline"/>
              </w:rPr>
              <m:t xml:space="preserve">z</m:t>
            </m:r>
          </m:e>
          <m:sub>
            <m:r>
              <w:rPr>
                <w:rFonts w:ascii="Aptos" w:cs="Aptos" w:eastAsia="Aptos" w:hAnsi="Aptos"/>
                <w:b w:val="0"/>
                <w:i w:val="0"/>
                <w:smallCaps w:val="0"/>
                <w:strike w:val="0"/>
                <w:color w:val="000000"/>
                <w:sz w:val="24"/>
                <w:szCs w:val="24"/>
                <w:u w:val="none"/>
                <w:shd w:fill="auto" w:val="clear"/>
                <w:vertAlign w:val="baseline"/>
              </w:rPr>
              <m:t xml:space="preserve">j,k</m:t>
            </m:r>
          </m:sub>
          <m: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cos</m:t>
                </m:r>
              </m:e>
            </m:d>
          </m:sup>
        </m:sSubSup>
        <m:r>
          <w:rPr>
            <w:rFonts w:ascii="Aptos" w:cs="Aptos" w:eastAsia="Aptos" w:hAnsi="Aptos"/>
            <w:b w:val="0"/>
            <w:i w:val="0"/>
            <w:smallCaps w:val="0"/>
            <w:strike w:val="0"/>
            <w:color w:val="000000"/>
            <w:sz w:val="24"/>
            <w:szCs w:val="24"/>
            <w:u w:val="none"/>
            <w:shd w:fill="auto" w:val="clear"/>
            <w:vertAlign w:val="baseline"/>
          </w:rPr>
          <m:t>⋅</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s</m:t>
            </m:r>
          </m:e>
          <m:sub>
            <m:r>
              <w:rPr>
                <w:rFonts w:ascii="Aptos" w:cs="Aptos" w:eastAsia="Aptos" w:hAnsi="Aptos"/>
                <w:b w:val="0"/>
                <w:i w:val="0"/>
                <w:smallCaps w:val="0"/>
                <w:strike w:val="0"/>
                <w:color w:val="000000"/>
                <w:sz w:val="24"/>
                <w:szCs w:val="24"/>
                <w:u w:val="none"/>
                <w:shd w:fill="auto" w:val="clear"/>
                <w:vertAlign w:val="baseline"/>
              </w:rPr>
              <m:t xml:space="preserve">j,k</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procedure ensures that the GP component only informs the spectral shape, normalized to have a unit expected variance, thereby removing the ambiguity and making the model’s parameters clearly interpretable.</w:t>
      </w:r>
    </w:p>
    <w:bookmarkStart w:colFirst="0" w:colLast="0" w:name="bookmark=id.m386ifiegihj" w:id="28"/>
    <w:bookmarkEnd w:id="28"/>
    <w:p w:rsidR="00000000" w:rsidDel="00000000" w:rsidP="00000000" w:rsidRDefault="00000000" w:rsidRPr="00000000" w14:paraId="00000086">
      <w:pPr>
        <w:pStyle w:val="Heading4"/>
        <w:jc w:val="both"/>
        <w:rPr/>
      </w:pPr>
      <w:r w:rsidDel="00000000" w:rsidR="00000000" w:rsidRPr="00000000">
        <w:rPr>
          <w:rtl w:val="0"/>
        </w:rPr>
        <w:t xml:space="preserve">Deterministic Amplitude Inversion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final step is to ensure that the synthesized structured signal, </w:t>
      </w:r>
      <m:oMath>
        <m:r>
          <w:rPr>
            <w:rFonts w:ascii="Aptos" w:cs="Aptos" w:eastAsia="Aptos" w:hAnsi="Aptos"/>
            <w:b w:val="0"/>
            <w:i w:val="0"/>
            <w:smallCaps w:val="0"/>
            <w:strike w:val="0"/>
            <w:color w:val="000000"/>
            <w:sz w:val="24"/>
            <w:szCs w:val="24"/>
            <w:u w:val="none"/>
            <w:shd w:fill="auto" w:val="clear"/>
            <w:vertAlign w:val="baseline"/>
          </w:rPr>
          <m:t xml:space="preserve">X</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=A</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nary>
          <m:naryPr>
            <m:chr m:val="∑"/>
            <m:ctrlPr>
              <w:rPr>
                <w:rFonts w:ascii="Aptos" w:cs="Aptos" w:eastAsia="Aptos" w:hAnsi="Aptos"/>
                <w:b w:val="0"/>
                <w:i w:val="0"/>
                <w:smallCaps w:val="0"/>
                <w:strike w:val="0"/>
                <w:color w:val="000000"/>
                <w:sz w:val="24"/>
                <w:szCs w:val="24"/>
                <w:u w:val="none"/>
                <w:shd w:fill="auto" w:val="clear"/>
                <w:vertAlign w:val="baseline"/>
              </w:rPr>
            </m:ctrlPr>
          </m:naryPr>
          <m:sub>
            <m:r>
              <w:rPr>
                <w:rFonts w:ascii="Aptos" w:cs="Aptos" w:eastAsia="Aptos" w:hAnsi="Aptos"/>
                <w:b w:val="0"/>
                <w:i w:val="0"/>
                <w:smallCaps w:val="0"/>
                <w:strike w:val="0"/>
                <w:color w:val="000000"/>
                <w:sz w:val="24"/>
                <w:szCs w:val="24"/>
                <w:u w:val="none"/>
                <w:shd w:fill="auto" w:val="clear"/>
                <w:vertAlign w:val="baseline"/>
              </w:rPr>
              <m:t xml:space="preserve">j=1</m:t>
            </m:r>
          </m:sub>
          <m:sup>
            <m:r>
              <w:rPr>
                <w:rFonts w:ascii="Aptos" w:cs="Aptos" w:eastAsia="Aptos" w:hAnsi="Aptos"/>
                <w:b w:val="0"/>
                <w:i w:val="0"/>
                <w:smallCaps w:val="0"/>
                <w:strike w:val="0"/>
                <w:color w:val="000000"/>
                <w:sz w:val="24"/>
                <w:szCs w:val="24"/>
                <w:u w:val="none"/>
                <w:shd w:fill="auto" w:val="clear"/>
                <w:vertAlign w:val="baseline"/>
              </w:rPr>
              <m:t xml:space="preserve">J</m:t>
            </m:r>
          </m:sup>
        </m:nary>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p</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S</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has a variance equal to the target structured variance, </w:t>
      </w:r>
      <m:oMath>
        <m:sSubSup>
          <m:sSubSupPr>
            <m:ctrlPr>
              <w:rPr>
                <w:rFonts w:ascii="Aptos" w:cs="Aptos" w:eastAsia="Aptos" w:hAnsi="Aptos"/>
                <w:b w:val="0"/>
                <w:i w:val="0"/>
                <w:smallCaps w:val="0"/>
                <w:strike w:val="0"/>
                <w:color w:val="000000"/>
                <w:sz w:val="24"/>
                <w:szCs w:val="24"/>
                <w:u w:val="none"/>
                <w:shd w:fill="auto" w:val="clear"/>
                <w:vertAlign w:val="baseline"/>
              </w:rPr>
            </m:ctrlPr>
          </m:sSubSupPr>
          <m:e>
            <m:r>
              <m:t>σ</m:t>
            </m:r>
          </m:e>
          <m:sub>
            <m:r>
              <w:rPr>
                <w:rFonts w:ascii="Aptos" w:cs="Aptos" w:eastAsia="Aptos" w:hAnsi="Aptos"/>
                <w:b w:val="0"/>
                <w:i w:val="0"/>
                <w:smallCaps w:val="0"/>
                <w:strike w:val="0"/>
                <w:color w:val="000000"/>
                <w:sz w:val="24"/>
                <w:szCs w:val="24"/>
                <w:u w:val="none"/>
                <w:shd w:fill="auto" w:val="clear"/>
                <w:vertAlign w:val="baseline"/>
              </w:rPr>
              <m:t xml:space="preserve">struct</m:t>
            </m:r>
          </m:sub>
          <m:sup>
            <m:r>
              <w:rPr>
                <w:rFonts w:ascii="Aptos" w:cs="Aptos" w:eastAsia="Aptos" w:hAnsi="Aptos"/>
                <w:b w:val="0"/>
                <w:i w:val="0"/>
                <w:smallCaps w:val="0"/>
                <w:strike w:val="0"/>
                <w:color w:val="000000"/>
                <w:sz w:val="24"/>
                <w:szCs w:val="24"/>
                <w:u w:val="none"/>
                <w:shd w:fill="auto" w:val="clear"/>
                <w:vertAlign w:val="baseline"/>
              </w:rPr>
              <m:t xml:space="preserve">2</m:t>
            </m:r>
          </m:sup>
        </m:sSub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at every time point. A key feature of this model is that it does not assume the sinusoids form an orthogonal basis over the discrete, finite time domain. Instead, it computes the exact sample variance for each synthesized oscillator, </w:t>
      </w:r>
      <m:oMath>
        <m:r>
          <w:rPr>
            <w:rFonts w:ascii="Aptos" w:cs="Aptos" w:eastAsia="Aptos" w:hAnsi="Aptos"/>
            <w:b w:val="0"/>
            <w:i w:val="0"/>
            <w:smallCaps w:val="0"/>
            <w:strike w:val="0"/>
            <w:color w:val="000000"/>
            <w:sz w:val="24"/>
            <w:szCs w:val="24"/>
            <w:u w:val="none"/>
            <w:shd w:fill="auto" w:val="clear"/>
            <w:vertAlign w:val="baseline"/>
          </w:rPr>
          <m:t xml:space="preserve">Var</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S</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given the current values of its coefficients.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Let </w:t>
      </w:r>
      <m:oMath>
        <m:sSub>
          <m:sSubPr>
            <m:ctrlPr>
              <w:rPr>
                <w:rFonts w:ascii="Aptos" w:cs="Aptos" w:eastAsia="Aptos" w:hAnsi="Aptos"/>
                <w:b w:val="0"/>
                <w:i w:val="0"/>
                <w:smallCaps w:val="0"/>
                <w:strike w:val="0"/>
                <w:color w:val="000000"/>
                <w:sz w:val="24"/>
                <w:szCs w:val="24"/>
                <w:u w:val="none"/>
                <w:shd w:fill="auto" w:val="clear"/>
                <w:vertAlign w:val="baseline"/>
              </w:rPr>
            </m:ctrlPr>
          </m:sSubPr>
          <m:e>
            <m:r>
              <m:t>Σ</m:t>
            </m:r>
          </m:e>
          <m:sub>
            <m:r>
              <w:rPr>
                <w:rFonts w:ascii="Aptos" w:cs="Aptos" w:eastAsia="Aptos" w:hAnsi="Aptos"/>
                <w:b w:val="0"/>
                <w:i w:val="0"/>
                <w:smallCaps w:val="0"/>
                <w:strike w:val="0"/>
                <w:color w:val="000000"/>
                <w:sz w:val="24"/>
                <w:szCs w:val="24"/>
                <w:u w:val="none"/>
                <w:shd w:fill="auto" w:val="clear"/>
                <w:vertAlign w:val="baseline"/>
              </w:rPr>
              <m:t xml:space="preserve">S</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be the diagonal </w:t>
      </w:r>
      <m:oMath>
        <m:r>
          <w:rPr>
            <w:rFonts w:ascii="Aptos" w:cs="Aptos" w:eastAsia="Aptos" w:hAnsi="Aptos"/>
            <w:b w:val="0"/>
            <w:i w:val="0"/>
            <w:smallCaps w:val="0"/>
            <w:strike w:val="0"/>
            <w:color w:val="000000"/>
            <w:sz w:val="24"/>
            <w:szCs w:val="24"/>
            <w:u w:val="none"/>
            <w:shd w:fill="auto" w:val="clear"/>
            <w:vertAlign w:val="baseline"/>
          </w:rPr>
          <m:t xml:space="preserve">3</m:t>
        </m:r>
        <m:r>
          <w:rPr>
            <w:rFonts w:ascii="Aptos" w:cs="Aptos" w:eastAsia="Aptos" w:hAnsi="Aptos"/>
            <w:b w:val="0"/>
            <w:i w:val="0"/>
            <w:smallCaps w:val="0"/>
            <w:strike w:val="0"/>
            <w:color w:val="000000"/>
            <w:sz w:val="24"/>
            <w:szCs w:val="24"/>
            <w:u w:val="none"/>
            <w:shd w:fill="auto" w:val="clear"/>
            <w:vertAlign w:val="baseline"/>
          </w:rPr>
          <m:t>×</m:t>
        </m:r>
        <m:r>
          <w:rPr>
            <w:rFonts w:ascii="Aptos" w:cs="Aptos" w:eastAsia="Aptos" w:hAnsi="Aptos"/>
            <w:b w:val="0"/>
            <w:i w:val="0"/>
            <w:smallCaps w:val="0"/>
            <w:strike w:val="0"/>
            <w:color w:val="000000"/>
            <w:sz w:val="24"/>
            <w:szCs w:val="24"/>
            <w:u w:val="none"/>
            <w:shd w:fill="auto" w:val="clear"/>
            <w:vertAlign w:val="baseline"/>
          </w:rPr>
          <m:t xml:space="preserve">3</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matrix whose entries are these computed variances, </w:t>
      </w:r>
      <m:oMath>
        <m:sSub>
          <m:sSubPr>
            <m:ctrlPr>
              <w:rPr>
                <w:rFonts w:ascii="Aptos" w:cs="Aptos" w:eastAsia="Aptos" w:hAnsi="Aptos"/>
                <w:b w:val="0"/>
                <w:i w:val="0"/>
                <w:smallCaps w:val="0"/>
                <w:strike w:val="0"/>
                <w:color w:val="000000"/>
                <w:sz w:val="24"/>
                <w:szCs w:val="24"/>
                <w:u w:val="none"/>
                <w:shd w:fill="auto" w:val="clear"/>
                <w:vertAlign w:val="baseline"/>
              </w:rPr>
            </m:ctrlPr>
          </m:sSubPr>
          <m:e>
            <m:r>
              <m:t>Σ</m:t>
            </m:r>
          </m:e>
          <m:sub>
            <m:r>
              <w:rPr>
                <w:rFonts w:ascii="Aptos" w:cs="Aptos" w:eastAsia="Aptos" w:hAnsi="Aptos"/>
                <w:b w:val="0"/>
                <w:i w:val="0"/>
                <w:smallCaps w:val="0"/>
                <w:strike w:val="0"/>
                <w:color w:val="000000"/>
                <w:sz w:val="24"/>
                <w:szCs w:val="24"/>
                <w:u w:val="none"/>
                <w:shd w:fill="auto" w:val="clear"/>
                <w:vertAlign w:val="baseline"/>
              </w:rPr>
              <m:t xml:space="preserve">S</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j,j</m:t>
            </m:r>
          </m:e>
        </m:d>
        <m:r>
          <w:rPr>
            <w:rFonts w:ascii="Aptos" w:cs="Aptos" w:eastAsia="Aptos" w:hAnsi="Aptos"/>
            <w:b w:val="0"/>
            <w:i w:val="0"/>
            <w:smallCaps w:val="0"/>
            <w:strike w:val="0"/>
            <w:color w:val="000000"/>
            <w:sz w:val="24"/>
            <w:szCs w:val="24"/>
            <w:u w:val="none"/>
            <w:shd w:fill="auto" w:val="clear"/>
            <w:vertAlign w:val="baseline"/>
          </w:rPr>
          <m:t xml:space="preserve">=Var</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S</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Assuming independence between the bands, the variance of the weighted sum is given by the quadratic form in </w:t>
      </w:r>
      <w:hyperlink w:anchor="bookmark=id.s1jcktak1j0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12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s1jcktak1j03" w:id="29"/>
    <w:bookmarkEnd w:id="29"/>
    <w:p w:rsidR="00000000" w:rsidDel="00000000" w:rsidP="00000000" w:rsidRDefault="00000000" w:rsidRPr="00000000" w14:paraId="00000089">
      <w:pPr>
        <w:jc w:val="both"/>
        <w:rPr>
          <w:rFonts w:ascii="Aptos" w:cs="Aptos" w:eastAsia="Aptos" w:hAnsi="Aptos"/>
          <w:b w:val="0"/>
          <w:i w:val="0"/>
          <w:smallCaps w:val="0"/>
          <w:strike w:val="0"/>
          <w:color w:val="000000"/>
          <w:sz w:val="24"/>
          <w:szCs w:val="24"/>
          <w:u w:val="none"/>
          <w:shd w:fill="auto" w:val="clear"/>
          <w:vertAlign w:val="baseline"/>
        </w:rPr>
      </w:pPr>
      <m:oMath>
        <m:r>
          <w:rPr>
            <w:rFonts w:ascii="Aptos" w:cs="Aptos" w:eastAsia="Aptos" w:hAnsi="Aptos"/>
            <w:b w:val="0"/>
            <w:i w:val="0"/>
            <w:smallCaps w:val="0"/>
            <w:strike w:val="0"/>
            <w:color w:val="000000"/>
            <w:sz w:val="24"/>
            <w:szCs w:val="24"/>
            <w:u w:val="none"/>
            <w:shd w:fill="auto" w:val="clear"/>
            <w:vertAlign w:val="baseline"/>
          </w:rPr>
          <m:t xml:space="preserve">Var</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nary>
              <m:naryPr>
                <m:chr m:val="∑"/>
                <m:ctrlPr>
                  <w:rPr>
                    <w:rFonts w:ascii="Aptos" w:cs="Aptos" w:eastAsia="Aptos" w:hAnsi="Aptos"/>
                    <w:b w:val="0"/>
                    <w:i w:val="0"/>
                    <w:smallCaps w:val="0"/>
                    <w:strike w:val="0"/>
                    <w:color w:val="000000"/>
                    <w:sz w:val="24"/>
                    <w:szCs w:val="24"/>
                    <w:u w:val="none"/>
                    <w:shd w:fill="auto" w:val="clear"/>
                    <w:vertAlign w:val="baseline"/>
                  </w:rPr>
                </m:ctrlPr>
              </m:naryPr>
              <m:sub>
                <m:r>
                  <w:rPr>
                    <w:rFonts w:ascii="Aptos" w:cs="Aptos" w:eastAsia="Aptos" w:hAnsi="Aptos"/>
                    <w:b w:val="0"/>
                    <w:i w:val="0"/>
                    <w:smallCaps w:val="0"/>
                    <w:strike w:val="0"/>
                    <w:color w:val="000000"/>
                    <w:sz w:val="24"/>
                    <w:szCs w:val="24"/>
                    <w:u w:val="none"/>
                    <w:shd w:fill="auto" w:val="clear"/>
                    <w:vertAlign w:val="baseline"/>
                  </w:rPr>
                  <m:t xml:space="preserve">j=1</m:t>
                </m:r>
              </m:sub>
              <m:sup>
                <m:r>
                  <w:rPr>
                    <w:rFonts w:ascii="Aptos" w:cs="Aptos" w:eastAsia="Aptos" w:hAnsi="Aptos"/>
                    <w:b w:val="0"/>
                    <w:i w:val="0"/>
                    <w:smallCaps w:val="0"/>
                    <w:strike w:val="0"/>
                    <w:color w:val="000000"/>
                    <w:sz w:val="24"/>
                    <w:szCs w:val="24"/>
                    <w:u w:val="none"/>
                    <w:shd w:fill="auto" w:val="clear"/>
                    <w:vertAlign w:val="baseline"/>
                  </w:rPr>
                  <m:t xml:space="preserve">J</m:t>
                </m:r>
              </m:sup>
            </m:nary>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p</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S</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d>
        <m:r>
          <w:rPr>
            <w:rFonts w:ascii="Aptos" w:cs="Aptos" w:eastAsia="Aptos" w:hAnsi="Aptos"/>
            <w:b w:val="0"/>
            <w:i w:val="0"/>
            <w:smallCaps w:val="0"/>
            <w:strike w:val="0"/>
            <w:color w:val="000000"/>
            <w:sz w:val="24"/>
            <w:szCs w:val="24"/>
            <w:u w:val="none"/>
            <w:shd w:fill="auto" w:val="clear"/>
            <w:vertAlign w:val="baseline"/>
          </w:rPr>
          <m:t xml:space="preserve">=</m:t>
        </m:r>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p</m:t>
            </m:r>
          </m:e>
        </m:acc>
        <m:sSup>
          <m:sSupPr>
            <m:ctrlPr>
              <w:rPr>
                <w:rFonts w:ascii="Aptos" w:cs="Aptos" w:eastAsia="Aptos" w:hAnsi="Aptos"/>
                <w:b w:val="0"/>
                <w:i w:val="0"/>
                <w:smallCaps w:val="0"/>
                <w:strike w:val="0"/>
                <w:color w:val="000000"/>
                <w:sz w:val="24"/>
                <w:szCs w:val="24"/>
                <w:u w:val="none"/>
                <w:shd w:fill="auto" w:val="clear"/>
                <w:vertAlign w:val="baseline"/>
              </w:rPr>
            </m:ctrlPr>
          </m:sSupPr>
          <m:e>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p>
            <m:r>
              <w:rPr>
                <w:rFonts w:ascii="Aptos" w:cs="Aptos" w:eastAsia="Aptos" w:hAnsi="Aptos"/>
                <w:b w:val="0"/>
                <w:i w:val="0"/>
                <w:smallCaps w:val="0"/>
                <w:strike w:val="0"/>
                <w:color w:val="000000"/>
                <w:sz w:val="24"/>
                <w:szCs w:val="24"/>
                <w:u w:val="none"/>
                <w:shd w:fill="auto" w:val="clear"/>
                <w:vertAlign w:val="baseline"/>
              </w:rPr>
              <m:t>⊤</m:t>
            </m:r>
          </m:sup>
        </m:sSup>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Σ</m:t>
            </m:r>
          </m:e>
          <m:sub>
            <m:r>
              <w:rPr>
                <w:rFonts w:ascii="Aptos" w:cs="Aptos" w:eastAsia="Aptos" w:hAnsi="Aptos"/>
                <w:b w:val="0"/>
                <w:i w:val="0"/>
                <w:smallCaps w:val="0"/>
                <w:strike w:val="0"/>
                <w:color w:val="000000"/>
                <w:sz w:val="24"/>
                <w:szCs w:val="24"/>
                <w:u w:val="none"/>
                <w:shd w:fill="auto" w:val="clear"/>
                <w:vertAlign w:val="baseline"/>
              </w:rPr>
              <m:t xml:space="preserve">S</m:t>
            </m:r>
          </m:sub>
        </m:sSub>
        <m:r>
          <w:rPr>
            <w:rFonts w:ascii="Aptos" w:cs="Aptos" w:eastAsia="Aptos" w:hAnsi="Aptos"/>
            <w:b w:val="0"/>
            <w:i w:val="0"/>
            <w:smallCaps w:val="0"/>
            <w:strike w:val="0"/>
            <w:color w:val="000000"/>
            <w:sz w:val="24"/>
            <w:szCs w:val="24"/>
            <w:u w:val="none"/>
            <w:shd w:fill="auto" w:val="clear"/>
            <w:vertAlign w:val="baseline"/>
          </w:rPr>
          <m:t xml:space="preserve"> </m:t>
        </m:r>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p</m:t>
            </m:r>
          </m:e>
        </m:acc>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12</m:t>
            </m:r>
          </m:e>
        </m:d>
      </m:oMath>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variance of the complete structured signal is </w:t>
      </w:r>
      <m:oMath>
        <m:r>
          <w:rPr>
            <w:rFonts w:ascii="Aptos" w:cs="Aptos" w:eastAsia="Aptos" w:hAnsi="Aptos"/>
            <w:b w:val="0"/>
            <w:i w:val="0"/>
            <w:smallCaps w:val="0"/>
            <w:strike w:val="0"/>
            <w:color w:val="000000"/>
            <w:sz w:val="24"/>
            <w:szCs w:val="24"/>
            <w:u w:val="none"/>
            <w:shd w:fill="auto" w:val="clear"/>
            <w:vertAlign w:val="baseline"/>
          </w:rPr>
          <m:t xml:space="preserve">Var</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X</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d>
        <m:r>
          <w:rPr>
            <w:rFonts w:ascii="Aptos" w:cs="Aptos" w:eastAsia="Aptos" w:hAnsi="Aptos"/>
            <w:b w:val="0"/>
            <w:i w:val="0"/>
            <w:smallCaps w:val="0"/>
            <w:strike w:val="0"/>
            <w:color w:val="000000"/>
            <w:sz w:val="24"/>
            <w:szCs w:val="24"/>
            <w:u w:val="none"/>
            <w:shd w:fill="auto" w:val="clear"/>
            <w:vertAlign w:val="baseline"/>
          </w:rPr>
          <m:t xml:space="preserve">=A</m:t>
        </m:r>
        <m:sSup>
          <m:sSupPr>
            <m:ctrlPr>
              <w:rPr>
                <w:rFonts w:ascii="Aptos" w:cs="Aptos" w:eastAsia="Aptos" w:hAnsi="Aptos"/>
                <w:b w:val="0"/>
                <w:i w:val="0"/>
                <w:smallCaps w:val="0"/>
                <w:strike w:val="0"/>
                <w:color w:val="000000"/>
                <w:sz w:val="24"/>
                <w:szCs w:val="24"/>
                <w:u w:val="none"/>
                <w:shd w:fill="auto" w:val="clear"/>
                <w:vertAlign w:val="baseline"/>
              </w:rPr>
            </m:ctrlPr>
          </m:sSupPr>
          <m:e>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p>
            <m:r>
              <w:rPr>
                <w:rFonts w:ascii="Aptos" w:cs="Aptos" w:eastAsia="Aptos" w:hAnsi="Aptos"/>
                <w:b w:val="0"/>
                <w:i w:val="0"/>
                <w:smallCaps w:val="0"/>
                <w:strike w:val="0"/>
                <w:color w:val="000000"/>
                <w:sz w:val="24"/>
                <w:szCs w:val="24"/>
                <w:u w:val="none"/>
                <w:shd w:fill="auto" w:val="clear"/>
                <w:vertAlign w:val="baseline"/>
              </w:rPr>
              <m:t xml:space="preserve">2</m:t>
            </m:r>
          </m:sup>
        </m:sSup>
        <m:r>
          <w:rPr>
            <w:rFonts w:ascii="Aptos" w:cs="Aptos" w:eastAsia="Aptos" w:hAnsi="Aptos"/>
            <w:b w:val="0"/>
            <w:i w:val="0"/>
            <w:smallCaps w:val="0"/>
            <w:strike w:val="0"/>
            <w:color w:val="000000"/>
            <w:sz w:val="24"/>
            <w:szCs w:val="24"/>
            <w:u w:val="none"/>
            <w:shd w:fill="auto" w:val="clear"/>
            <w:vertAlign w:val="baseline"/>
          </w:rPr>
          <m:t>⋅</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p</m:t>
                </m:r>
              </m:e>
            </m:acc>
            <m:sSup>
              <m:sSupPr>
                <m:ctrlPr>
                  <w:rPr>
                    <w:rFonts w:ascii="Aptos" w:cs="Aptos" w:eastAsia="Aptos" w:hAnsi="Aptos"/>
                    <w:b w:val="0"/>
                    <w:i w:val="0"/>
                    <w:smallCaps w:val="0"/>
                    <w:strike w:val="0"/>
                    <w:color w:val="000000"/>
                    <w:sz w:val="24"/>
                    <w:szCs w:val="24"/>
                    <w:u w:val="none"/>
                    <w:shd w:fill="auto" w:val="clear"/>
                    <w:vertAlign w:val="baseline"/>
                  </w:rPr>
                </m:ctrlPr>
              </m:sSupPr>
              <m:e>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p>
                <m:r>
                  <w:rPr>
                    <w:rFonts w:ascii="Aptos" w:cs="Aptos" w:eastAsia="Aptos" w:hAnsi="Aptos"/>
                    <w:b w:val="0"/>
                    <w:i w:val="0"/>
                    <w:smallCaps w:val="0"/>
                    <w:strike w:val="0"/>
                    <w:color w:val="000000"/>
                    <w:sz w:val="24"/>
                    <w:szCs w:val="24"/>
                    <w:u w:val="none"/>
                    <w:shd w:fill="auto" w:val="clear"/>
                    <w:vertAlign w:val="baseline"/>
                  </w:rPr>
                  <m:t>⊤</m:t>
                </m:r>
              </m:sup>
            </m:sSup>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Σ</m:t>
                </m:r>
              </m:e>
              <m:sub>
                <m:r>
                  <w:rPr>
                    <w:rFonts w:ascii="Aptos" w:cs="Aptos" w:eastAsia="Aptos" w:hAnsi="Aptos"/>
                    <w:b w:val="0"/>
                    <w:i w:val="0"/>
                    <w:smallCaps w:val="0"/>
                    <w:strike w:val="0"/>
                    <w:color w:val="000000"/>
                    <w:sz w:val="24"/>
                    <w:szCs w:val="24"/>
                    <w:u w:val="none"/>
                    <w:shd w:fill="auto" w:val="clear"/>
                    <w:vertAlign w:val="baseline"/>
                  </w:rPr>
                  <m:t xml:space="preserve">S</m:t>
                </m:r>
              </m:sub>
            </m:sSub>
            <m:r>
              <w:rPr>
                <w:rFonts w:ascii="Aptos" w:cs="Aptos" w:eastAsia="Aptos" w:hAnsi="Aptos"/>
                <w:b w:val="0"/>
                <w:i w:val="0"/>
                <w:smallCaps w:val="0"/>
                <w:strike w:val="0"/>
                <w:color w:val="000000"/>
                <w:sz w:val="24"/>
                <w:szCs w:val="24"/>
                <w:u w:val="none"/>
                <w:shd w:fill="auto" w:val="clear"/>
                <w:vertAlign w:val="baseline"/>
              </w:rPr>
              <m:t xml:space="preserve"> </m:t>
            </m:r>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p</m:t>
                </m:r>
              </m:e>
            </m:acc>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match our target, we set this equal to </w:t>
      </w:r>
      <m:oMath>
        <m:sSubSup>
          <m:sSubSupPr>
            <m:ctrlPr>
              <w:rPr>
                <w:rFonts w:ascii="Aptos" w:cs="Aptos" w:eastAsia="Aptos" w:hAnsi="Aptos"/>
                <w:b w:val="0"/>
                <w:i w:val="0"/>
                <w:smallCaps w:val="0"/>
                <w:strike w:val="0"/>
                <w:color w:val="000000"/>
                <w:sz w:val="24"/>
                <w:szCs w:val="24"/>
                <w:u w:val="none"/>
                <w:shd w:fill="auto" w:val="clear"/>
                <w:vertAlign w:val="baseline"/>
              </w:rPr>
            </m:ctrlPr>
          </m:sSubSupPr>
          <m:e>
            <m:r>
              <m:t>σ</m:t>
            </m:r>
          </m:e>
          <m:sub>
            <m:r>
              <w:rPr>
                <w:rFonts w:ascii="Aptos" w:cs="Aptos" w:eastAsia="Aptos" w:hAnsi="Aptos"/>
                <w:b w:val="0"/>
                <w:i w:val="0"/>
                <w:smallCaps w:val="0"/>
                <w:strike w:val="0"/>
                <w:color w:val="000000"/>
                <w:sz w:val="24"/>
                <w:szCs w:val="24"/>
                <w:u w:val="none"/>
                <w:shd w:fill="auto" w:val="clear"/>
                <w:vertAlign w:val="baseline"/>
              </w:rPr>
              <m:t xml:space="preserve">struct</m:t>
            </m:r>
          </m:sub>
          <m:sup>
            <m:r>
              <w:rPr>
                <w:rFonts w:ascii="Aptos" w:cs="Aptos" w:eastAsia="Aptos" w:hAnsi="Aptos"/>
                <w:b w:val="0"/>
                <w:i w:val="0"/>
                <w:smallCaps w:val="0"/>
                <w:strike w:val="0"/>
                <w:color w:val="000000"/>
                <w:sz w:val="24"/>
                <w:szCs w:val="24"/>
                <w:u w:val="none"/>
                <w:shd w:fill="auto" w:val="clear"/>
                <w:vertAlign w:val="baseline"/>
              </w:rPr>
              <m:t xml:space="preserve">2</m:t>
            </m:r>
          </m:sup>
        </m:sSub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=w</m:t>
        </m:r>
        <m:r>
          <w:rPr>
            <w:rFonts w:ascii="Aptos" w:cs="Aptos" w:eastAsia="Aptos" w:hAnsi="Aptos"/>
            <w:b w:val="0"/>
            <w:i w:val="0"/>
            <w:smallCaps w:val="0"/>
            <w:strike w:val="0"/>
            <w:color w:val="000000"/>
            <w:sz w:val="24"/>
            <w:szCs w:val="24"/>
            <w:u w:val="none"/>
            <w:shd w:fill="auto" w:val="clear"/>
            <w:vertAlign w:val="baseline"/>
          </w:rPr>
          <m:t>⋅</m:t>
        </m:r>
        <m:r>
          <w:rPr>
            <w:rFonts w:ascii="Aptos" w:cs="Aptos" w:eastAsia="Aptos" w:hAnsi="Aptos"/>
            <w:b w:val="0"/>
            <w:i w:val="0"/>
            <w:smallCaps w:val="0"/>
            <w:strike w:val="0"/>
            <w:color w:val="000000"/>
            <w:sz w:val="24"/>
            <w:szCs w:val="24"/>
            <w:u w:val="none"/>
            <w:shd w:fill="auto" w:val="clear"/>
            <w:vertAlign w:val="baseline"/>
          </w:rPr>
          <m:t xml:space="preserve">SDNN</m:t>
        </m:r>
        <m:sSup>
          <m:sSupPr>
            <m:ctrlPr>
              <w:rPr>
                <w:rFonts w:ascii="Aptos" w:cs="Aptos" w:eastAsia="Aptos" w:hAnsi="Aptos"/>
                <w:b w:val="0"/>
                <w:i w:val="0"/>
                <w:smallCaps w:val="0"/>
                <w:strike w:val="0"/>
                <w:color w:val="000000"/>
                <w:sz w:val="24"/>
                <w:szCs w:val="24"/>
                <w:u w:val="none"/>
                <w:shd w:fill="auto" w:val="clear"/>
                <w:vertAlign w:val="baseline"/>
              </w:rPr>
            </m:ctrlPr>
          </m:sSupPr>
          <m:e>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p>
            <m:r>
              <w:rPr>
                <w:rFonts w:ascii="Aptos" w:cs="Aptos" w:eastAsia="Aptos" w:hAnsi="Aptos"/>
                <w:b w:val="0"/>
                <w:i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Solving for </w:t>
      </w:r>
      <m:oMath>
        <m:r>
          <w:rPr>
            <w:rFonts w:ascii="Aptos" w:cs="Aptos" w:eastAsia="Aptos" w:hAnsi="Aptos"/>
            <w:b w:val="0"/>
            <w:i w:val="0"/>
            <w:smallCaps w:val="0"/>
            <w:strike w:val="0"/>
            <w:color w:val="000000"/>
            <w:sz w:val="24"/>
            <w:szCs w:val="24"/>
            <w:u w:val="none"/>
            <w:shd w:fill="auto" w:val="clear"/>
            <w:vertAlign w:val="baseline"/>
          </w:rPr>
          <m:t xml:space="preserve">A</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yields the inversion formula in </w:t>
      </w:r>
      <w:hyperlink w:anchor="bookmark=id.jid4g9rgwonp">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Equation 13</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jid4g9rgwonp" w:id="30"/>
    <w:bookmarkEnd w:id="30"/>
    <w:p w:rsidR="00000000" w:rsidDel="00000000" w:rsidP="00000000" w:rsidRDefault="00000000" w:rsidRPr="00000000" w14:paraId="0000008B">
      <w:pPr>
        <w:jc w:val="both"/>
        <w:rPr>
          <w:rFonts w:ascii="Aptos" w:cs="Aptos" w:eastAsia="Aptos" w:hAnsi="Aptos"/>
          <w:b w:val="0"/>
          <w:i w:val="0"/>
          <w:smallCaps w:val="0"/>
          <w:strike w:val="0"/>
          <w:color w:val="000000"/>
          <w:sz w:val="24"/>
          <w:szCs w:val="24"/>
          <w:u w:val="none"/>
          <w:shd w:fill="auto" w:val="clear"/>
          <w:vertAlign w:val="baseline"/>
        </w:rPr>
      </w:pPr>
      <m:oMath>
        <m:r>
          <w:rPr>
            <w:rFonts w:ascii="Aptos" w:cs="Aptos" w:eastAsia="Aptos" w:hAnsi="Aptos"/>
            <w:b w:val="0"/>
            <w:i w:val="0"/>
            <w:smallCaps w:val="0"/>
            <w:strike w:val="0"/>
            <w:color w:val="000000"/>
            <w:sz w:val="24"/>
            <w:szCs w:val="24"/>
            <w:u w:val="none"/>
            <w:shd w:fill="auto" w:val="clear"/>
            <w:vertAlign w:val="baseline"/>
          </w:rPr>
          <m:t xml:space="preserve">A</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r>
          <w:rPr>
            <w:rFonts w:ascii="Aptos" w:cs="Aptos" w:eastAsia="Aptos" w:hAnsi="Aptos"/>
            <w:b w:val="0"/>
            <w:i w:val="0"/>
            <w:smallCaps w:val="0"/>
            <w:strike w:val="0"/>
            <w:color w:val="000000"/>
            <w:sz w:val="24"/>
            <w:szCs w:val="24"/>
            <w:u w:val="none"/>
            <w:shd w:fill="auto" w:val="clear"/>
            <w:vertAlign w:val="baseline"/>
          </w:rPr>
          <m:t xml:space="preserve">=</m:t>
        </m:r>
        <m:f>
          <m:fPr>
            <m:ctrlPr>
              <w:rPr>
                <w:rFonts w:ascii="Aptos" w:cs="Aptos" w:eastAsia="Aptos" w:hAnsi="Aptos"/>
                <w:b w:val="0"/>
                <w:i w:val="0"/>
                <w:smallCaps w:val="0"/>
                <w:strike w:val="0"/>
                <w:color w:val="000000"/>
                <w:sz w:val="24"/>
                <w:szCs w:val="24"/>
                <w:u w:val="none"/>
                <w:shd w:fill="auto" w:val="clear"/>
                <w:vertAlign w:val="baseline"/>
              </w:rPr>
            </m:ctrlPr>
          </m:fPr>
          <m:num>
            <m:rad>
              <m:radPr>
                <m:degHide m:val="1"/>
                <m:ctrlPr>
                  <w:rPr>
                    <w:rFonts w:ascii="Aptos" w:cs="Aptos" w:eastAsia="Aptos" w:hAnsi="Aptos"/>
                    <w:b w:val="0"/>
                    <w:i w:val="0"/>
                    <w:smallCaps w:val="0"/>
                    <w:strike w:val="0"/>
                    <w:color w:val="000000"/>
                    <w:sz w:val="24"/>
                    <w:szCs w:val="24"/>
                    <w:u w:val="none"/>
                    <w:shd w:fill="auto" w:val="clear"/>
                    <w:vertAlign w:val="baseline"/>
                  </w:rPr>
                </m:ctrlPr>
              </m:radPr>
              <m:e>
                <m:r>
                  <w:rPr>
                    <w:rFonts w:ascii="Aptos" w:cs="Aptos" w:eastAsia="Aptos" w:hAnsi="Aptos"/>
                    <w:b w:val="0"/>
                    <w:i w:val="0"/>
                    <w:smallCaps w:val="0"/>
                    <w:strike w:val="0"/>
                    <w:color w:val="000000"/>
                    <w:sz w:val="24"/>
                    <w:szCs w:val="24"/>
                    <w:u w:val="none"/>
                    <w:shd w:fill="auto" w:val="clear"/>
                    <w:vertAlign w:val="baseline"/>
                  </w:rPr>
                  <m:t xml:space="preserve">w</m:t>
                </m:r>
              </m:e>
            </m:rad>
            <m:r>
              <w:rPr>
                <w:rFonts w:ascii="Aptos" w:cs="Aptos" w:eastAsia="Aptos" w:hAnsi="Aptos"/>
                <w:b w:val="0"/>
                <w:i w:val="0"/>
                <w:smallCaps w:val="0"/>
                <w:strike w:val="0"/>
                <w:color w:val="000000"/>
                <w:sz w:val="24"/>
                <w:szCs w:val="24"/>
                <w:u w:val="none"/>
                <w:shd w:fill="auto" w:val="clear"/>
                <w:vertAlign w:val="baseline"/>
              </w:rPr>
              <m:t>⋅</m:t>
            </m:r>
            <m:r>
              <w:rPr>
                <w:rFonts w:ascii="Aptos" w:cs="Aptos" w:eastAsia="Aptos" w:hAnsi="Aptos"/>
                <w:b w:val="0"/>
                <w:i w:val="0"/>
                <w:smallCaps w:val="0"/>
                <w:strike w:val="0"/>
                <w:color w:val="000000"/>
                <w:sz w:val="24"/>
                <w:szCs w:val="24"/>
                <w:u w:val="none"/>
                <w:shd w:fill="auto" w:val="clear"/>
                <w:vertAlign w:val="baseline"/>
              </w:rPr>
              <m:t xml:space="preserve">SDNN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num>
          <m:den>
            <m:rad>
              <m:radPr>
                <m:degHide m:val="1"/>
                <m:ctrlPr>
                  <w:rPr>
                    <w:rFonts w:ascii="Aptos" w:cs="Aptos" w:eastAsia="Aptos" w:hAnsi="Aptos"/>
                    <w:b w:val="0"/>
                    <w:i w:val="0"/>
                    <w:smallCaps w:val="0"/>
                    <w:strike w:val="0"/>
                    <w:color w:val="000000"/>
                    <w:sz w:val="24"/>
                    <w:szCs w:val="24"/>
                    <w:u w:val="none"/>
                    <w:shd w:fill="auto" w:val="clear"/>
                    <w:vertAlign w:val="baseline"/>
                  </w:rPr>
                </m:ctrlPr>
              </m:radPr>
              <m:e>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p</m:t>
                    </m:r>
                  </m:e>
                </m:acc>
                <m:sSup>
                  <m:sSupPr>
                    <m:ctrlPr>
                      <w:rPr>
                        <w:rFonts w:ascii="Aptos" w:cs="Aptos" w:eastAsia="Aptos" w:hAnsi="Aptos"/>
                        <w:b w:val="0"/>
                        <w:i w:val="0"/>
                        <w:smallCaps w:val="0"/>
                        <w:strike w:val="0"/>
                        <w:color w:val="000000"/>
                        <w:sz w:val="24"/>
                        <w:szCs w:val="24"/>
                        <w:u w:val="none"/>
                        <w:shd w:fill="auto" w:val="clear"/>
                        <w:vertAlign w:val="baseline"/>
                      </w:rPr>
                    </m:ctrlPr>
                  </m:sSupPr>
                  <m:e>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sup>
                    <m:r>
                      <w:rPr>
                        <w:rFonts w:ascii="Aptos" w:cs="Aptos" w:eastAsia="Aptos" w:hAnsi="Aptos"/>
                        <w:b w:val="0"/>
                        <w:i w:val="0"/>
                        <w:smallCaps w:val="0"/>
                        <w:strike w:val="0"/>
                        <w:color w:val="000000"/>
                        <w:sz w:val="24"/>
                        <w:szCs w:val="24"/>
                        <w:u w:val="none"/>
                        <w:shd w:fill="auto" w:val="clear"/>
                        <w:vertAlign w:val="baseline"/>
                      </w:rPr>
                      <m:t>⊤</m:t>
                    </m:r>
                  </m:sup>
                </m:sSup>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Σ</m:t>
                    </m:r>
                  </m:e>
                  <m:sub>
                    <m:r>
                      <w:rPr>
                        <w:rFonts w:ascii="Aptos" w:cs="Aptos" w:eastAsia="Aptos" w:hAnsi="Aptos"/>
                        <w:b w:val="0"/>
                        <w:i w:val="0"/>
                        <w:smallCaps w:val="0"/>
                        <w:strike w:val="0"/>
                        <w:color w:val="000000"/>
                        <w:sz w:val="24"/>
                        <w:szCs w:val="24"/>
                        <w:u w:val="none"/>
                        <w:shd w:fill="auto" w:val="clear"/>
                        <w:vertAlign w:val="baseline"/>
                      </w:rPr>
                      <m:t xml:space="preserve">S</m:t>
                    </m:r>
                  </m:sub>
                </m:sSub>
                <m:r>
                  <w:rPr>
                    <w:rFonts w:ascii="Aptos" w:cs="Aptos" w:eastAsia="Aptos" w:hAnsi="Aptos"/>
                    <w:b w:val="0"/>
                    <w:i w:val="0"/>
                    <w:smallCaps w:val="0"/>
                    <w:strike w:val="0"/>
                    <w:color w:val="000000"/>
                    <w:sz w:val="24"/>
                    <w:szCs w:val="24"/>
                    <w:u w:val="none"/>
                    <w:shd w:fill="auto" w:val="clear"/>
                    <w:vertAlign w:val="baseline"/>
                  </w:rPr>
                  <m:t xml:space="preserve"> </m:t>
                </m:r>
                <m:acc>
                  <m:accPr>
                    <m:chr m:val="⃗"/>
                    <m:ctrlPr>
                      <w:rPr>
                        <w:rFonts w:ascii="Aptos" w:cs="Aptos" w:eastAsia="Aptos" w:hAnsi="Aptos"/>
                        <w:b w:val="0"/>
                        <w:i w:val="0"/>
                        <w:smallCaps w:val="0"/>
                        <w:strike w:val="0"/>
                        <w:color w:val="000000"/>
                        <w:sz w:val="24"/>
                        <w:szCs w:val="24"/>
                        <w:u w:val="none"/>
                        <w:shd w:fill="auto" w:val="clear"/>
                        <w:vertAlign w:val="baseline"/>
                      </w:rPr>
                    </m:ctrlPr>
                  </m:accPr>
                  <m:e>
                    <m:r>
                      <w:rPr>
                        <w:rFonts w:ascii="Aptos" w:cs="Aptos" w:eastAsia="Aptos" w:hAnsi="Aptos"/>
                        <w:b w:val="0"/>
                        <w:i w:val="0"/>
                        <w:smallCaps w:val="0"/>
                        <w:strike w:val="0"/>
                        <w:color w:val="000000"/>
                        <w:sz w:val="24"/>
                        <w:szCs w:val="24"/>
                        <w:u w:val="none"/>
                        <w:shd w:fill="auto" w:val="clear"/>
                        <w:vertAlign w:val="baseline"/>
                      </w:rPr>
                      <m:t xml:space="preserve">p</m:t>
                    </m:r>
                  </m:e>
                </m:acc>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e>
            </m:rad>
          </m:den>
        </m:f>
        <m:r>
          <w:rPr>
            <w:rFonts w:ascii="Aptos" w:cs="Aptos" w:eastAsia="Aptos" w:hAnsi="Aptos"/>
            <w:b w:val="0"/>
            <w:i w:val="0"/>
            <w:smallCaps w:val="0"/>
            <w:strike w:val="0"/>
            <w:color w:val="000000"/>
            <w:sz w:val="24"/>
            <w:szCs w:val="24"/>
            <w:u w:val="none"/>
            <w:shd w:fill="auto" w:val="clear"/>
            <w:vertAlign w:val="baseline"/>
          </w:rPr>
          <m:t xml:space="preserve">  </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13</m:t>
            </m:r>
          </m:e>
        </m:d>
      </m:oMath>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inversion is essential. It dynamically adjusts the amplitude of the synthesized spectral signal to ensure its contribution to the total variance is exactly as prescribed by the model’s high-level parameters (</w:t>
      </w:r>
      <m:oMath>
        <m:r>
          <w:rPr>
            <w:rFonts w:ascii="Aptos" w:cs="Aptos" w:eastAsia="Aptos" w:hAnsi="Aptos"/>
            <w:b w:val="0"/>
            <w:i w:val="0"/>
            <w:smallCaps w:val="0"/>
            <w:strike w:val="0"/>
            <w:color w:val="000000"/>
            <w:sz w:val="24"/>
            <w:szCs w:val="24"/>
            <w:u w:val="none"/>
            <w:shd w:fill="auto" w:val="clear"/>
            <w:vertAlign w:val="baseline"/>
          </w:rPr>
          <m:t xml:space="preserve">SDNN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r>
          <w:rPr>
            <w:rFonts w:ascii="Aptos" w:cs="Aptos" w:eastAsia="Aptos" w:hAnsi="Aptos"/>
            <w:b w:val="0"/>
            <w:i w:val="0"/>
            <w:smallCaps w:val="0"/>
            <w:strike w:val="0"/>
            <w:color w:val="000000"/>
            <w:sz w:val="24"/>
            <w:szCs w:val="24"/>
            <w:u w:val="none"/>
            <w:shd w:fill="auto" w:val="clear"/>
            <w:vertAlign w:val="baseline"/>
          </w:rPr>
          <m:t xml:space="preserve">w</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thereby connecting the time-domain and frequency-domain components of the model.</w:t>
      </w:r>
    </w:p>
    <w:bookmarkStart w:colFirst="0" w:colLast="0" w:name="bookmark=id.uzstchp7073g" w:id="31"/>
    <w:bookmarkEnd w:id="31"/>
    <w:p w:rsidR="00000000" w:rsidDel="00000000" w:rsidP="00000000" w:rsidRDefault="00000000" w:rsidRPr="00000000" w14:paraId="0000008D">
      <w:pPr>
        <w:pStyle w:val="Heading3"/>
        <w:jc w:val="both"/>
        <w:rPr/>
      </w:pPr>
      <w:r w:rsidDel="00000000" w:rsidR="00000000" w:rsidRPr="00000000">
        <w:rPr>
          <w:rtl w:val="0"/>
        </w:rPr>
        <w:t xml:space="preserve">Model Parameterization and Priors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ensure numerical stability and efficient sampling, all model parameters are estimated on an unconstrained real-valued scale (</w:t>
      </w:r>
      <m:oMath>
        <m:r>
          <w:rPr>
            <w:rFonts w:ascii="Aptos" w:cs="Aptos" w:eastAsia="Aptos" w:hAnsi="Aptos"/>
            <w:b w:val="0"/>
            <w:i w:val="0"/>
            <w:smallCaps w:val="0"/>
            <w:strike w:val="0"/>
            <w:color w:val="000000"/>
            <w:sz w:val="24"/>
            <w:szCs w:val="24"/>
            <w:u w:val="none"/>
            <w:shd w:fill="auto" w:val="clear"/>
            <w:vertAlign w:val="baseline"/>
          </w:rPr>
          <m:t xml:space="preserve">R</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Priors are placed on these unconstrained parameters, which are then transformed back to their constrained, physically meaningful scales within the model.</w:t>
      </w:r>
    </w:p>
    <w:bookmarkStart w:colFirst="0" w:colLast="0" w:name="bookmark=id.tlw4qwz1b1cz" w:id="32"/>
    <w:bookmarkEnd w:id="32"/>
    <w:p w:rsidR="00000000" w:rsidDel="00000000" w:rsidP="00000000" w:rsidRDefault="00000000" w:rsidRPr="00000000" w14:paraId="0000008F">
      <w:pPr>
        <w:pStyle w:val="Heading4"/>
        <w:jc w:val="both"/>
        <w:rPr/>
      </w:pPr>
      <w:r w:rsidDel="00000000" w:rsidR="00000000" w:rsidRPr="00000000">
        <w:rPr>
          <w:rtl w:val="0"/>
        </w:rPr>
        <w:t xml:space="preserve">Timing, Rate, and Magnitude Parameters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Parameters constrained to a specific interval are parameterized on the logit scale, while positive parameters are on the log scale. For instance, the timing parameters </w:t>
      </w:r>
      <m:oMath>
        <m:r>
          <m:t>τ</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r>
          <m:t>δ</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mapped to the observed time interval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range</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the remaining time, respectively, using the inverse logit transformation, such that </w:t>
      </w:r>
      <m:oMath>
        <m:r>
          <m:t>τ</m:t>
        </m:r>
        <m:r>
          <w:rPr>
            <w:rFonts w:ascii="Aptos" w:cs="Aptos" w:eastAsia="Aptos" w:hAnsi="Aptos"/>
            <w:b w:val="0"/>
            <w:i w:val="0"/>
            <w:smallCaps w:val="0"/>
            <w:strike w:val="0"/>
            <w:color w:val="000000"/>
            <w:sz w:val="24"/>
            <w:szCs w:val="24"/>
            <w:u w:val="none"/>
            <w:shd w:fill="auto" w:val="clear"/>
            <w:vertAlign w:val="baseline"/>
          </w:rPr>
          <m:t xml:space="preserve">=</m:t>
        </m:r>
        <m:sSup>
          <m:sSupPr>
            <m:ctrlPr>
              <w:rPr>
                <w:rFonts w:ascii="Aptos" w:cs="Aptos" w:eastAsia="Aptos" w:hAnsi="Aptos"/>
                <w:b w:val="0"/>
                <w:i w:val="0"/>
                <w:smallCaps w:val="0"/>
                <w:strike w:val="0"/>
                <w:color w:val="000000"/>
                <w:sz w:val="24"/>
                <w:szCs w:val="24"/>
                <w:u w:val="none"/>
                <w:shd w:fill="auto" w:val="clear"/>
                <w:vertAlign w:val="baseline"/>
              </w:rPr>
            </m:ctrlPr>
          </m:sSupPr>
          <m:e>
            <m:r>
              <w:rPr>
                <w:rFonts w:ascii="Aptos" w:cs="Aptos" w:eastAsia="Aptos" w:hAnsi="Aptos"/>
                <w:b w:val="0"/>
                <w:i w:val="0"/>
                <w:smallCaps w:val="0"/>
                <w:strike w:val="0"/>
                <w:color w:val="000000"/>
                <w:sz w:val="24"/>
                <w:szCs w:val="24"/>
                <w:u w:val="none"/>
                <w:shd w:fill="auto" w:val="clear"/>
                <w:vertAlign w:val="baseline"/>
              </w:rPr>
              <m:t xml:space="preserve">logit</m:t>
            </m:r>
          </m:e>
          <m:sup>
            <m:r>
              <w:rPr>
                <w:rFonts w:ascii="Aptos" w:cs="Aptos" w:eastAsia="Aptos" w:hAnsi="Aptos"/>
                <w:b w:val="0"/>
                <w:i w:val="0"/>
                <w:smallCaps w:val="0"/>
                <w:strike w:val="0"/>
                <w:color w:val="000000"/>
                <w:sz w:val="24"/>
                <w:szCs w:val="24"/>
                <w:u w:val="none"/>
                <w:shd w:fill="auto" w:val="clear"/>
                <w:vertAlign w:val="baseline"/>
              </w:rPr>
              <m:t xml:space="preserve">−1</m:t>
            </m:r>
          </m:sup>
        </m:s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τ</m:t>
                </m:r>
              </m:e>
              <m:sub>
                <m:r>
                  <w:rPr>
                    <w:rFonts w:ascii="Aptos" w:cs="Aptos" w:eastAsia="Aptos" w:hAnsi="Aptos"/>
                    <w:b w:val="0"/>
                    <w:i w:val="0"/>
                    <w:smallCaps w:val="0"/>
                    <w:strike w:val="0"/>
                    <w:color w:val="000000"/>
                    <w:sz w:val="24"/>
                    <w:szCs w:val="24"/>
                    <w:u w:val="none"/>
                    <w:shd w:fill="auto" w:val="clear"/>
                    <w:vertAlign w:val="baseline"/>
                  </w:rPr>
                  <m:t xml:space="preserve">logit</m:t>
                </m:r>
              </m:sub>
            </m:sSub>
          </m:e>
        </m:d>
        <m:r>
          <w:rPr>
            <w:rFonts w:ascii="Aptos" w:cs="Aptos" w:eastAsia="Aptos" w:hAnsi="Aptos"/>
            <w:b w:val="0"/>
            <w:i w:val="0"/>
            <w:smallCaps w:val="0"/>
            <w:strike w:val="0"/>
            <w:color w:val="000000"/>
            <w:sz w:val="24"/>
            <w:szCs w:val="24"/>
            <w:u w:val="none"/>
            <w:shd w:fill="auto" w:val="clear"/>
            <w:vertAlign w:val="baseline"/>
          </w:rPr>
          <m:t>⋅</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range</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min</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r>
          <m:t>δ</m:t>
        </m:r>
        <m:r>
          <w:rPr>
            <w:rFonts w:ascii="Aptos" w:cs="Aptos" w:eastAsia="Aptos" w:hAnsi="Aptos"/>
            <w:b w:val="0"/>
            <w:i w:val="0"/>
            <w:smallCaps w:val="0"/>
            <w:strike w:val="0"/>
            <w:color w:val="000000"/>
            <w:sz w:val="24"/>
            <w:szCs w:val="24"/>
            <w:u w:val="none"/>
            <w:shd w:fill="auto" w:val="clear"/>
            <w:vertAlign w:val="baseline"/>
          </w:rPr>
          <m:t xml:space="preserve">=</m:t>
        </m:r>
        <m:sSup>
          <m:sSupPr>
            <m:ctrlPr>
              <w:rPr>
                <w:rFonts w:ascii="Aptos" w:cs="Aptos" w:eastAsia="Aptos" w:hAnsi="Aptos"/>
                <w:b w:val="0"/>
                <w:i w:val="0"/>
                <w:smallCaps w:val="0"/>
                <w:strike w:val="0"/>
                <w:color w:val="000000"/>
                <w:sz w:val="24"/>
                <w:szCs w:val="24"/>
                <w:u w:val="none"/>
                <w:shd w:fill="auto" w:val="clear"/>
                <w:vertAlign w:val="baseline"/>
              </w:rPr>
            </m:ctrlPr>
          </m:sSupPr>
          <m:e>
            <m:r>
              <w:rPr>
                <w:rFonts w:ascii="Aptos" w:cs="Aptos" w:eastAsia="Aptos" w:hAnsi="Aptos"/>
                <w:b w:val="0"/>
                <w:i w:val="0"/>
                <w:smallCaps w:val="0"/>
                <w:strike w:val="0"/>
                <w:color w:val="000000"/>
                <w:sz w:val="24"/>
                <w:szCs w:val="24"/>
                <w:u w:val="none"/>
                <w:shd w:fill="auto" w:val="clear"/>
                <w:vertAlign w:val="baseline"/>
              </w:rPr>
              <m:t xml:space="preserve">logit</m:t>
            </m:r>
          </m:e>
          <m:sup>
            <m:r>
              <w:rPr>
                <w:rFonts w:ascii="Aptos" w:cs="Aptos" w:eastAsia="Aptos" w:hAnsi="Aptos"/>
                <w:b w:val="0"/>
                <w:i w:val="0"/>
                <w:smallCaps w:val="0"/>
                <w:strike w:val="0"/>
                <w:color w:val="000000"/>
                <w:sz w:val="24"/>
                <w:szCs w:val="24"/>
                <w:u w:val="none"/>
                <w:shd w:fill="auto" w:val="clear"/>
                <w:vertAlign w:val="baseline"/>
              </w:rPr>
              <m:t xml:space="preserve">−1</m:t>
            </m:r>
          </m:sup>
        </m:s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δ</m:t>
                </m:r>
              </m:e>
              <m:sub>
                <m:r>
                  <w:rPr>
                    <w:rFonts w:ascii="Aptos" w:cs="Aptos" w:eastAsia="Aptos" w:hAnsi="Aptos"/>
                    <w:b w:val="0"/>
                    <w:i w:val="0"/>
                    <w:smallCaps w:val="0"/>
                    <w:strike w:val="0"/>
                    <w:color w:val="000000"/>
                    <w:sz w:val="24"/>
                    <w:szCs w:val="24"/>
                    <w:u w:val="none"/>
                    <w:shd w:fill="auto" w:val="clear"/>
                    <w:vertAlign w:val="baseline"/>
                  </w:rPr>
                  <m:t xml:space="preserve">logit</m:t>
                </m:r>
              </m:sub>
            </m:sSub>
          </m:e>
        </m:d>
        <m:r>
          <w:rPr>
            <w:rFonts w:ascii="Aptos" w:cs="Aptos" w:eastAsia="Aptos" w:hAnsi="Aptos"/>
            <w:b w:val="0"/>
            <w:i w:val="0"/>
            <w:smallCaps w:val="0"/>
            <w:strike w:val="0"/>
            <w:color w:val="000000"/>
            <w:sz w:val="24"/>
            <w:szCs w:val="24"/>
            <w:u w:val="none"/>
            <w:shd w:fill="auto" w:val="clear"/>
            <w:vertAlign w:val="baseline"/>
          </w:rPr>
          <m:t>⋅</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range</m:t>
                </m:r>
              </m:sub>
            </m:sSub>
            <m:r>
              <w:rPr>
                <w:rFonts w:ascii="Aptos" w:cs="Aptos" w:eastAsia="Aptos" w:hAnsi="Aptos"/>
                <w:b w:val="0"/>
                <w:i w:val="0"/>
                <w:smallCaps w:val="0"/>
                <w:strike w:val="0"/>
                <w:color w:val="000000"/>
                <w:sz w:val="24"/>
                <w:szCs w:val="24"/>
                <w:u w:val="none"/>
                <w:shd w:fill="auto" w:val="clear"/>
                <w:vertAlign w:val="baseline"/>
              </w:rPr>
              <m:t xml:space="preserve">−</m:t>
            </m:r>
            <m:r>
              <w:rPr>
                <w:rFonts w:ascii="Aptos" w:cs="Aptos" w:eastAsia="Aptos" w:hAnsi="Aptos"/>
                <w:b w:val="0"/>
                <w:i w:val="0"/>
                <w:smallCaps w:val="0"/>
                <w:strike w:val="0"/>
                <w:color w:val="000000"/>
                <w:sz w:val="24"/>
                <w:szCs w:val="24"/>
                <w:u w:val="none"/>
                <w:shd w:fill="auto" w:val="clear"/>
                <w:vertAlign w:val="baseline"/>
              </w:rPr>
              <m:t>τ</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positive rate parameters </w:t>
      </w:r>
      <m:oMath>
        <m:r>
          <m:t>λ</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r>
          <m:t>ϕ</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simply log-transformed, i.e., </w:t>
      </w:r>
      <m:oMath>
        <m:r>
          <m:t>λ</m:t>
        </m:r>
        <m:r>
          <w:rPr>
            <w:rFonts w:ascii="Aptos" w:cs="Aptos" w:eastAsia="Aptos" w:hAnsi="Aptos"/>
            <w:b w:val="0"/>
            <w:i w:val="0"/>
            <w:smallCaps w:val="0"/>
            <w:strike w:val="0"/>
            <w:color w:val="000000"/>
            <w:sz w:val="24"/>
            <w:szCs w:val="24"/>
            <w:u w:val="none"/>
            <w:shd w:fill="auto" w:val="clear"/>
            <w:vertAlign w:val="baseline"/>
          </w:rPr>
          <m:t xml:space="preserve">=exp</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λ</m:t>
                </m:r>
              </m:e>
              <m:sub>
                <m:r>
                  <w:rPr>
                    <w:rFonts w:ascii="Aptos" w:cs="Aptos" w:eastAsia="Aptos" w:hAnsi="Aptos"/>
                    <w:b w:val="0"/>
                    <w:i w:val="0"/>
                    <w:smallCaps w:val="0"/>
                    <w:strike w:val="0"/>
                    <w:color w:val="000000"/>
                    <w:sz w:val="24"/>
                    <w:szCs w:val="24"/>
                    <w:u w:val="none"/>
                    <w:shd w:fill="auto" w:val="clear"/>
                    <w:vertAlign w:val="baseline"/>
                  </w:rPr>
                  <m:t xml:space="preserve">log</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recovery coefficients for the time-domain components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r</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s</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mapped to the interval </w:t>
      </w:r>
      <m:oMath>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0,2</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while the recovery parameter for spectral components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c</m:t>
            </m:r>
          </m:e>
          <m:sub>
            <m:r>
              <w:rPr>
                <w:rFonts w:ascii="Aptos" w:cs="Aptos" w:eastAsia="Aptos" w:hAnsi="Aptos"/>
                <w:b w:val="0"/>
                <w:i w:val="0"/>
                <w:smallCaps w:val="0"/>
                <w:strike w:val="0"/>
                <w:color w:val="000000"/>
                <w:sz w:val="24"/>
                <w:szCs w:val="24"/>
                <w:u w:val="none"/>
                <w:shd w:fill="auto" w:val="clear"/>
                <w:vertAlign w:val="baseline"/>
              </w:rPr>
              <m:t xml:space="preserve">c</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mapped to the </w:t>
      </w:r>
      <m:oMath>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0,1</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interval, using a scaled logit function. Similarly, the fraction of structured variance, </w:t>
      </w:r>
      <m:oMath>
        <m:r>
          <w:rPr>
            <w:rFonts w:ascii="Aptos" w:cs="Aptos" w:eastAsia="Aptos" w:hAnsi="Aptos"/>
            <w:b w:val="0"/>
            <w:i w:val="0"/>
            <w:smallCaps w:val="0"/>
            <w:strike w:val="0"/>
            <w:color w:val="000000"/>
            <w:sz w:val="24"/>
            <w:szCs w:val="24"/>
            <w:u w:val="none"/>
            <w:shd w:fill="auto" w:val="clear"/>
            <w:vertAlign w:val="baseline"/>
          </w:rPr>
          <m:t xml:space="preserve">w</m:t>
        </m:r>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constrained between 0 and 1 via </w:t>
      </w:r>
      <m:oMath>
        <m:r>
          <w:rPr>
            <w:rFonts w:ascii="Aptos" w:cs="Aptos" w:eastAsia="Aptos" w:hAnsi="Aptos"/>
            <w:b w:val="0"/>
            <w:i w:val="0"/>
            <w:smallCaps w:val="0"/>
            <w:strike w:val="0"/>
            <w:color w:val="000000"/>
            <w:sz w:val="24"/>
            <w:szCs w:val="24"/>
            <w:u w:val="none"/>
            <w:shd w:fill="auto" w:val="clear"/>
            <w:vertAlign w:val="baseline"/>
          </w:rPr>
          <m:t xml:space="preserve">w=</m:t>
        </m:r>
        <m:sSup>
          <m:sSupPr>
            <m:ctrlPr>
              <w:rPr>
                <w:rFonts w:ascii="Aptos" w:cs="Aptos" w:eastAsia="Aptos" w:hAnsi="Aptos"/>
                <w:b w:val="0"/>
                <w:i w:val="0"/>
                <w:smallCaps w:val="0"/>
                <w:strike w:val="0"/>
                <w:color w:val="000000"/>
                <w:sz w:val="24"/>
                <w:szCs w:val="24"/>
                <w:u w:val="none"/>
                <w:shd w:fill="auto" w:val="clear"/>
                <w:vertAlign w:val="baseline"/>
              </w:rPr>
            </m:ctrlPr>
          </m:sSupPr>
          <m:e>
            <m:r>
              <w:rPr>
                <w:rFonts w:ascii="Aptos" w:cs="Aptos" w:eastAsia="Aptos" w:hAnsi="Aptos"/>
                <w:b w:val="0"/>
                <w:i w:val="0"/>
                <w:smallCaps w:val="0"/>
                <w:strike w:val="0"/>
                <w:color w:val="000000"/>
                <w:sz w:val="24"/>
                <w:szCs w:val="24"/>
                <w:u w:val="none"/>
                <w:shd w:fill="auto" w:val="clear"/>
                <w:vertAlign w:val="baseline"/>
              </w:rPr>
              <m:t xml:space="preserve">logit</m:t>
            </m:r>
          </m:e>
          <m:sup>
            <m:r>
              <w:rPr>
                <w:rFonts w:ascii="Aptos" w:cs="Aptos" w:eastAsia="Aptos" w:hAnsi="Aptos"/>
                <w:b w:val="0"/>
                <w:i w:val="0"/>
                <w:smallCaps w:val="0"/>
                <w:strike w:val="0"/>
                <w:color w:val="000000"/>
                <w:sz w:val="24"/>
                <w:szCs w:val="24"/>
                <w:u w:val="none"/>
                <w:shd w:fill="auto" w:val="clear"/>
                <w:vertAlign w:val="baseline"/>
              </w:rPr>
              <m:t xml:space="preserve">−1</m:t>
            </m:r>
          </m:sup>
        </m:s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w</m:t>
                </m:r>
              </m:e>
              <m:sub>
                <m:r>
                  <w:rPr>
                    <w:rFonts w:ascii="Aptos" w:cs="Aptos" w:eastAsia="Aptos" w:hAnsi="Aptos"/>
                    <w:b w:val="0"/>
                    <w:i w:val="0"/>
                    <w:smallCaps w:val="0"/>
                    <w:strike w:val="0"/>
                    <w:color w:val="000000"/>
                    <w:sz w:val="24"/>
                    <w:szCs w:val="24"/>
                    <w:u w:val="none"/>
                    <w:shd w:fill="auto" w:val="clear"/>
                    <w:vertAlign w:val="baseline"/>
                  </w:rPr>
                  <m:t xml:space="preserve">logit</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magnitude parameters (</w:t>
      </w:r>
      <m:oMath>
        <m:sSub>
          <m:sSubPr>
            <m:ctrlPr>
              <w:rPr>
                <w:rFonts w:ascii="Aptos" w:cs="Aptos" w:eastAsia="Aptos" w:hAnsi="Aptos"/>
                <w:b w:val="0"/>
                <w:i w:val="0"/>
                <w:smallCaps w:val="0"/>
                <w:strike w:val="0"/>
                <w:color w:val="000000"/>
                <w:sz w:val="24"/>
                <w:szCs w:val="24"/>
                <w:u w:val="none"/>
                <w:shd w:fill="auto" w:val="clear"/>
                <w:vertAlign w:val="baseline"/>
              </w:rPr>
            </m:ctrlPr>
          </m:sSubPr>
          <m:e>
            <m:r>
              <m:t>α</m:t>
            </m:r>
          </m:e>
          <m:sub>
            <m:r>
              <w:rPr>
                <w:rFonts w:ascii="Aptos" w:cs="Aptos" w:eastAsia="Aptos" w:hAnsi="Aptos"/>
                <w:b w:val="0"/>
                <w:i w:val="0"/>
                <w:smallCaps w:val="0"/>
                <w:strike w:val="0"/>
                <w:color w:val="000000"/>
                <w:sz w:val="24"/>
                <w:szCs w:val="24"/>
                <w:u w:val="none"/>
                <w:shd w:fill="auto" w:val="clear"/>
                <w:vertAlign w:val="baseline"/>
              </w:rPr>
              <m:t xml:space="preserve">r</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β</m:t>
            </m:r>
          </m:e>
          <m:sub>
            <m:r>
              <w:rPr>
                <w:rFonts w:ascii="Aptos" w:cs="Aptos" w:eastAsia="Aptos" w:hAnsi="Aptos"/>
                <w:b w:val="0"/>
                <w:i w:val="0"/>
                <w:smallCaps w:val="0"/>
                <w:strike w:val="0"/>
                <w:color w:val="000000"/>
                <w:sz w:val="24"/>
                <w:szCs w:val="24"/>
                <w:u w:val="none"/>
                <w:shd w:fill="auto" w:val="clear"/>
                <w:vertAlign w:val="baseline"/>
              </w:rPr>
              <m:t xml:space="preserve">r</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α</m:t>
            </m:r>
          </m:e>
          <m:sub>
            <m:r>
              <w:rPr>
                <w:rFonts w:ascii="Aptos" w:cs="Aptos" w:eastAsia="Aptos" w:hAnsi="Aptos"/>
                <w:b w:val="0"/>
                <w:i w:val="0"/>
                <w:smallCaps w:val="0"/>
                <w:strike w:val="0"/>
                <w:color w:val="000000"/>
                <w:sz w:val="24"/>
                <w:szCs w:val="24"/>
                <w:u w:val="none"/>
                <w:shd w:fill="auto" w:val="clear"/>
                <w:vertAlign w:val="baseline"/>
              </w:rPr>
              <m:t xml:space="preserve">s</m:t>
            </m:r>
          </m:sub>
        </m:sSub>
        <m:r>
          <w:rPr>
            <w:rFonts w:ascii="Aptos" w:cs="Aptos" w:eastAsia="Aptos" w:hAnsi="Aptos"/>
            <w:b w:val="0"/>
            <w:i w:val="0"/>
            <w:smallCaps w:val="0"/>
            <w:strike w:val="0"/>
            <w:color w:val="000000"/>
            <w:sz w:val="24"/>
            <w:szCs w:val="24"/>
            <w:u w:val="none"/>
            <w:shd w:fill="auto" w:val="clear"/>
            <w:vertAlign w:val="baseline"/>
          </w:rPr>
          <m:t xml:space="preserve">,</m:t>
        </m:r>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β</m:t>
            </m:r>
          </m:e>
          <m:sub>
            <m:r>
              <w:rPr>
                <w:rFonts w:ascii="Aptos" w:cs="Aptos" w:eastAsia="Aptos" w:hAnsi="Aptos"/>
                <w:b w:val="0"/>
                <w:i w:val="0"/>
                <w:smallCaps w:val="0"/>
                <w:strike w:val="0"/>
                <w:color w:val="000000"/>
                <w:sz w:val="24"/>
                <w:szCs w:val="24"/>
                <w:u w:val="none"/>
                <w:shd w:fill="auto" w:val="clear"/>
                <w:vertAlign w:val="baseline"/>
              </w:rPr>
              <m:t xml:space="preserve">s</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scaled relative to data-derived quantities to create dimensionless parameters whose priors are easier to specify. These transformations ensure the sampler explores a valid and well-behaved parameter space.</w:t>
      </w:r>
    </w:p>
    <w:bookmarkStart w:colFirst="0" w:colLast="0" w:name="bookmark=id.knm5pa9stmtq" w:id="33"/>
    <w:bookmarkEnd w:id="33"/>
    <w:p w:rsidR="00000000" w:rsidDel="00000000" w:rsidP="00000000" w:rsidRDefault="00000000" w:rsidRPr="00000000" w14:paraId="00000093">
      <w:pPr>
        <w:pStyle w:val="Heading4"/>
        <w:jc w:val="both"/>
        <w:rPr/>
      </w:pPr>
      <w:r w:rsidDel="00000000" w:rsidR="00000000" w:rsidRPr="00000000">
        <w:rPr>
          <w:rtl w:val="0"/>
        </w:rPr>
        <w:t xml:space="preserve">Spectral and Oscillator Parameters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spectral proportions,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accPr>
              <m:e>
                <m:r>
                  <m:t>π</m:t>
                </m:r>
              </m:e>
            </m:acc>
          </m:e>
          <m:sub>
            <m:r>
              <w:rPr>
                <w:rFonts w:ascii="Aptos" w:cs="Aptos" w:eastAsia="Aptos" w:hAnsi="Aptos"/>
                <w:b w:val="0"/>
                <w:i w:val="0"/>
                <w:smallCaps w:val="0"/>
                <w:strike w:val="0"/>
                <w:color w:val="000000"/>
                <w:sz w:val="24"/>
                <w:szCs w:val="24"/>
                <w:u w:val="none"/>
                <w:shd w:fill="auto" w:val="clear"/>
                <w:vertAlign w:val="baseline"/>
              </w:rPr>
              <m:t xml:space="preserve">base</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i w:val="0"/>
                <w:smallCaps w:val="0"/>
                <w:strike w:val="0"/>
                <w:color w:val="000000"/>
                <w:sz w:val="24"/>
                <w:szCs w:val="24"/>
                <w:u w:val="none"/>
                <w:shd w:fill="auto" w:val="clear"/>
                <w:vertAlign w:val="baseline"/>
              </w:rPr>
            </m:ctrlPr>
          </m:sSubPr>
          <m:e>
            <m:acc>
              <m:accPr>
                <m:chr m:val="⃗"/>
              </m:accPr>
              <m:e>
                <m:r>
                  <m:t>π</m:t>
                </m:r>
              </m:e>
            </m:acc>
          </m:e>
          <m:sub>
            <m:r>
              <w:rPr>
                <w:rFonts w:ascii="Aptos" w:cs="Aptos" w:eastAsia="Aptos" w:hAnsi="Aptos"/>
                <w:b w:val="0"/>
                <w:i w:val="0"/>
                <w:smallCaps w:val="0"/>
                <w:strike w:val="0"/>
                <w:color w:val="000000"/>
                <w:sz w:val="24"/>
                <w:szCs w:val="24"/>
                <w:u w:val="none"/>
                <w:shd w:fill="auto" w:val="clear"/>
                <w:vertAlign w:val="baseline"/>
              </w:rPr>
              <m:t xml:space="preserve">pert</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mapped from the 3-dimensional simplex to 2-dimensional real vectors using the additive log-ratio (ALR) transformation. The model estimates the unconstrained vectors, which are mapped back to the simplex via the softmax function.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GP length-scale, </w:t>
      </w:r>
      <m:oMath>
        <m:sSub>
          <m:sSubPr>
            <m:ctrlPr>
              <w:rPr>
                <w:rFonts w:ascii="Aptos" w:cs="Aptos" w:eastAsia="Aptos" w:hAnsi="Aptos"/>
                <w:b w:val="0"/>
                <w:i w:val="0"/>
                <w:smallCaps w:val="0"/>
                <w:strike w:val="0"/>
                <w:color w:val="000000"/>
                <w:sz w:val="24"/>
                <w:szCs w:val="24"/>
                <w:u w:val="none"/>
                <w:shd w:fill="auto" w:val="clear"/>
                <w:vertAlign w:val="baseline"/>
              </w:rPr>
            </m:ctrlPr>
          </m:sSubPr>
          <m:e>
            <m:r>
              <m:t>ρ</m:t>
            </m:r>
          </m:e>
          <m:sub>
            <m:r>
              <w:rPr>
                <w:rFonts w:ascii="Aptos" w:cs="Aptos" w:eastAsia="Aptos" w:hAnsi="Aptos"/>
                <w:b w:val="0"/>
                <w:i w:val="0"/>
                <w:smallCaps w:val="0"/>
                <w:strike w:val="0"/>
                <w:color w:val="000000"/>
                <w:sz w:val="24"/>
                <w:szCs w:val="24"/>
                <w:u w:val="none"/>
                <w:shd w:fill="auto" w:val="clear"/>
                <w:vertAlign w:val="baseline"/>
              </w:rPr>
              <m:t xml:space="preserve">gp,j</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constrained to the [0, 1] interval to correspond with the scaled log-frequency input. This is achieved by parameterizing it on the unconstrained logit scale in the sampler. Concretely, we sample </w:t>
      </w:r>
      <m:oMath>
        <m:sSubSup>
          <m:sSubSupPr>
            <m:ctrlPr>
              <w:rPr>
                <w:rFonts w:ascii="Aptos" w:cs="Aptos" w:eastAsia="Aptos" w:hAnsi="Aptos"/>
                <w:b w:val="0"/>
                <w:i w:val="0"/>
                <w:smallCaps w:val="0"/>
                <w:strike w:val="0"/>
                <w:color w:val="000000"/>
                <w:sz w:val="24"/>
                <w:szCs w:val="24"/>
                <w:u w:val="none"/>
                <w:shd w:fill="auto" w:val="clear"/>
                <w:vertAlign w:val="baseline"/>
              </w:rPr>
            </m:ctrlPr>
          </m:sSubSupPr>
          <m:e>
            <m:r>
              <m:t>ρ</m:t>
            </m:r>
          </m:e>
          <m:sub>
            <m:r>
              <w:rPr>
                <w:rFonts w:ascii="Aptos" w:cs="Aptos" w:eastAsia="Aptos" w:hAnsi="Aptos"/>
                <w:b w:val="0"/>
                <w:i w:val="0"/>
                <w:smallCaps w:val="0"/>
                <w:strike w:val="0"/>
                <w:color w:val="000000"/>
                <w:sz w:val="24"/>
                <w:szCs w:val="24"/>
                <w:u w:val="none"/>
                <w:shd w:fill="auto" w:val="clear"/>
                <w:vertAlign w:val="baseline"/>
              </w:rPr>
              <m:t xml:space="preserve">gp,j</m:t>
            </m:r>
          </m:sub>
          <m:sup>
            <m:r>
              <w:rPr>
                <w:rFonts w:ascii="Aptos" w:cs="Aptos" w:eastAsia="Aptos" w:hAnsi="Aptos"/>
                <w:b w:val="0"/>
                <w:i w:val="0"/>
                <w:smallCaps w:val="0"/>
                <w:strike w:val="0"/>
                <w:color w:val="000000"/>
                <w:sz w:val="24"/>
                <w:szCs w:val="24"/>
                <w:u w:val="none"/>
                <w:shd w:fill="auto" w:val="clear"/>
                <w:vertAlign w:val="baseline"/>
              </w:rPr>
              <m:t xml:space="preserve">(logit)</m:t>
            </m:r>
          </m:sup>
        </m:sSubSup>
        <m:r>
          <w:rPr>
            <w:rFonts w:ascii="Aptos" w:cs="Aptos" w:eastAsia="Aptos" w:hAnsi="Aptos"/>
            <w:b w:val="0"/>
            <w:i w:val="0"/>
            <w:smallCaps w:val="0"/>
            <w:strike w:val="0"/>
            <w:color w:val="000000"/>
            <w:sz w:val="24"/>
            <w:szCs w:val="24"/>
            <w:u w:val="none"/>
            <w:shd w:fill="auto" w:val="clear"/>
            <w:vertAlign w:val="baseline"/>
          </w:rPr>
          <m:t>∼</m:t>
        </m:r>
        <m:r>
          <w:rPr>
            <w:rFonts w:ascii="Aptos" w:cs="Aptos" w:eastAsia="Aptos" w:hAnsi="Aptos"/>
            <w:b w:val="0"/>
            <w:i w:val="0"/>
            <w:smallCaps w:val="0"/>
            <w:strike w:val="0"/>
            <w:color w:val="000000"/>
            <w:sz w:val="24"/>
            <w:szCs w:val="24"/>
            <w:u w:val="none"/>
            <w:shd w:fill="auto" w:val="clear"/>
            <w:vertAlign w:val="baseline"/>
          </w:rPr>
          <m:t xml:space="preserve">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r>
              <w:rPr>
                <w:rFonts w:ascii="Aptos" w:cs="Aptos" w:eastAsia="Aptos" w:hAnsi="Aptos"/>
                <w:b w:val="0"/>
                <w:i w:val="0"/>
                <w:smallCaps w:val="0"/>
                <w:strike w:val="0"/>
                <w:color w:val="000000"/>
                <w:sz w:val="24"/>
                <w:szCs w:val="24"/>
                <w:u w:val="none"/>
                <w:shd w:fill="auto" w:val="clear"/>
                <w:vertAlign w:val="baseline"/>
              </w:rPr>
              <m:t xml:space="preserve">0,1</m:t>
            </m:r>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then deterministically transform it via the inverse logit function, </w:t>
      </w:r>
      <m:oMath>
        <m:sSub>
          <m:sSubPr>
            <m:ctrlPr>
              <w:rPr>
                <w:rFonts w:ascii="Aptos" w:cs="Aptos" w:eastAsia="Aptos" w:hAnsi="Aptos"/>
                <w:b w:val="0"/>
                <w:i w:val="0"/>
                <w:smallCaps w:val="0"/>
                <w:strike w:val="0"/>
                <w:color w:val="000000"/>
                <w:sz w:val="24"/>
                <w:szCs w:val="24"/>
                <w:u w:val="none"/>
                <w:shd w:fill="auto" w:val="clear"/>
                <w:vertAlign w:val="baseline"/>
              </w:rPr>
            </m:ctrlPr>
          </m:sSubPr>
          <m:e>
            <m:r>
              <m:t>ρ</m:t>
            </m:r>
          </m:e>
          <m:sub>
            <m:r>
              <w:rPr>
                <w:rFonts w:ascii="Aptos" w:cs="Aptos" w:eastAsia="Aptos" w:hAnsi="Aptos"/>
                <w:b w:val="0"/>
                <w:i w:val="0"/>
                <w:smallCaps w:val="0"/>
                <w:strike w:val="0"/>
                <w:color w:val="000000"/>
                <w:sz w:val="24"/>
                <w:szCs w:val="24"/>
                <w:u w:val="none"/>
                <w:shd w:fill="auto" w:val="clear"/>
                <w:vertAlign w:val="baseline"/>
              </w:rPr>
              <m:t xml:space="preserve">gp,j</m:t>
            </m:r>
          </m:sub>
        </m:sSub>
        <m:r>
          <w:rPr>
            <w:rFonts w:ascii="Aptos" w:cs="Aptos" w:eastAsia="Aptos" w:hAnsi="Aptos"/>
            <w:b w:val="0"/>
            <w:i w:val="0"/>
            <w:smallCaps w:val="0"/>
            <w:strike w:val="0"/>
            <w:color w:val="000000"/>
            <w:sz w:val="24"/>
            <w:szCs w:val="24"/>
            <w:u w:val="none"/>
            <w:shd w:fill="auto" w:val="clear"/>
            <w:vertAlign w:val="baseline"/>
          </w:rPr>
          <m:t xml:space="preserve">=</m:t>
        </m:r>
        <m:sSup>
          <m:sSupPr>
            <m:ctrlPr>
              <w:rPr>
                <w:rFonts w:ascii="Aptos" w:cs="Aptos" w:eastAsia="Aptos" w:hAnsi="Aptos"/>
                <w:b w:val="0"/>
                <w:i w:val="0"/>
                <w:smallCaps w:val="0"/>
                <w:strike w:val="0"/>
                <w:color w:val="000000"/>
                <w:sz w:val="24"/>
                <w:szCs w:val="24"/>
                <w:u w:val="none"/>
                <w:shd w:fill="auto" w:val="clear"/>
                <w:vertAlign w:val="baseline"/>
              </w:rPr>
            </m:ctrlPr>
          </m:sSupPr>
          <m:e>
            <m:r>
              <w:rPr>
                <w:rFonts w:ascii="Aptos" w:cs="Aptos" w:eastAsia="Aptos" w:hAnsi="Aptos"/>
                <w:b w:val="0"/>
                <w:i w:val="0"/>
                <w:smallCaps w:val="0"/>
                <w:strike w:val="0"/>
                <w:color w:val="000000"/>
                <w:sz w:val="24"/>
                <w:szCs w:val="24"/>
                <w:u w:val="none"/>
                <w:shd w:fill="auto" w:val="clear"/>
                <w:vertAlign w:val="baseline"/>
              </w:rPr>
              <m:t xml:space="preserve">logit</m:t>
            </m:r>
          </m:e>
          <m:sup>
            <m:r>
              <w:rPr>
                <w:rFonts w:ascii="Aptos" w:cs="Aptos" w:eastAsia="Aptos" w:hAnsi="Aptos"/>
                <w:b w:val="0"/>
                <w:i w:val="0"/>
                <w:smallCaps w:val="0"/>
                <w:strike w:val="0"/>
                <w:color w:val="000000"/>
                <w:sz w:val="24"/>
                <w:szCs w:val="24"/>
                <w:u w:val="none"/>
                <w:shd w:fill="auto" w:val="clear"/>
                <w:vertAlign w:val="baseline"/>
              </w:rPr>
              <m:t xml:space="preserve">−1</m:t>
            </m:r>
          </m:sup>
        </m:sSup>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Sup>
              <m:sSubSupPr>
                <m:ctrlPr>
                  <w:rPr>
                    <w:rFonts w:ascii="Aptos" w:cs="Aptos" w:eastAsia="Aptos" w:hAnsi="Aptos"/>
                    <w:b w:val="0"/>
                    <w:i w:val="0"/>
                    <w:smallCaps w:val="0"/>
                    <w:strike w:val="0"/>
                    <w:color w:val="000000"/>
                    <w:sz w:val="24"/>
                    <w:szCs w:val="24"/>
                    <w:u w:val="none"/>
                    <w:shd w:fill="auto" w:val="clear"/>
                    <w:vertAlign w:val="baseline"/>
                  </w:rPr>
                </m:ctrlPr>
              </m:sSubSupPr>
              <m:e>
                <m:r>
                  <w:rPr>
                    <w:rFonts w:ascii="Aptos" w:cs="Aptos" w:eastAsia="Aptos" w:hAnsi="Aptos"/>
                    <w:b w:val="0"/>
                    <w:i w:val="0"/>
                    <w:smallCaps w:val="0"/>
                    <w:strike w:val="0"/>
                    <w:color w:val="000000"/>
                    <w:sz w:val="24"/>
                    <w:szCs w:val="24"/>
                    <w:u w:val="none"/>
                    <w:shd w:fill="auto" w:val="clear"/>
                    <w:vertAlign w:val="baseline"/>
                  </w:rPr>
                  <m:t>ρ</m:t>
                </m:r>
              </m:e>
              <m:sub>
                <m:r>
                  <w:rPr>
                    <w:rFonts w:ascii="Aptos" w:cs="Aptos" w:eastAsia="Aptos" w:hAnsi="Aptos"/>
                    <w:b w:val="0"/>
                    <w:i w:val="0"/>
                    <w:smallCaps w:val="0"/>
                    <w:strike w:val="0"/>
                    <w:color w:val="000000"/>
                    <w:sz w:val="24"/>
                    <w:szCs w:val="24"/>
                    <w:u w:val="none"/>
                    <w:shd w:fill="auto" w:val="clear"/>
                    <w:vertAlign w:val="baseline"/>
                  </w:rPr>
                  <m:t xml:space="preserve">gp,j</m:t>
                </m:r>
              </m:sub>
              <m:sup>
                <m:r>
                  <w:rPr>
                    <w:rFonts w:ascii="Aptos" w:cs="Aptos" w:eastAsia="Aptos" w:hAnsi="Aptos"/>
                    <w:b w:val="0"/>
                    <w:i w:val="0"/>
                    <w:smallCaps w:val="0"/>
                    <w:strike w:val="0"/>
                    <w:color w:val="000000"/>
                    <w:sz w:val="24"/>
                    <w:szCs w:val="24"/>
                    <w:u w:val="none"/>
                    <w:shd w:fill="auto" w:val="clear"/>
                    <w:vertAlign w:val="baseline"/>
                  </w:rPr>
                  <m:t xml:space="preserve">(logit)</m:t>
                </m:r>
              </m:sup>
            </m:sSubSup>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prior is weakly informative, allowing the data to determine the appropriate level of smoothness for the spectral envelope in each band.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Finally, the non-centered parameterization is completed by placing standard Normal priors on all latent “z” variables: the GP deviates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z</m:t>
            </m:r>
          </m:e>
          <m:sub>
            <m:r>
              <w:rPr>
                <w:rFonts w:ascii="Aptos" w:cs="Aptos" w:eastAsia="Aptos" w:hAnsi="Aptos"/>
                <w:b w:val="0"/>
                <w:i w:val="0"/>
                <w:smallCaps w:val="0"/>
                <w:strike w:val="0"/>
                <w:color w:val="000000"/>
                <w:sz w:val="24"/>
                <w:szCs w:val="24"/>
                <w:u w:val="none"/>
                <w:shd w:fill="auto" w:val="clear"/>
                <w:vertAlign w:val="baseline"/>
              </w:rPr>
              <m:t xml:space="preserve">gp</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sine coefficients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z</m:t>
            </m:r>
          </m:e>
          <m:sub>
            <m:r>
              <w:rPr>
                <w:rFonts w:ascii="Aptos" w:cs="Aptos" w:eastAsia="Aptos" w:hAnsi="Aptos"/>
                <w:b w:val="0"/>
                <w:i w:val="0"/>
                <w:smallCaps w:val="0"/>
                <w:strike w:val="0"/>
                <w:color w:val="000000"/>
                <w:sz w:val="24"/>
                <w:szCs w:val="24"/>
                <w:u w:val="none"/>
                <w:shd w:fill="auto" w:val="clear"/>
                <w:vertAlign w:val="baseline"/>
              </w:rPr>
              <m:t xml:space="preserve">sin</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the cosine coefficients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z</m:t>
            </m:r>
          </m:e>
          <m:sub>
            <m:r>
              <w:rPr>
                <w:rFonts w:ascii="Aptos" w:cs="Aptos" w:eastAsia="Aptos" w:hAnsi="Aptos"/>
                <w:b w:val="0"/>
                <w:i w:val="0"/>
                <w:smallCaps w:val="0"/>
                <w:strike w:val="0"/>
                <w:color w:val="000000"/>
                <w:sz w:val="24"/>
                <w:szCs w:val="24"/>
                <w:u w:val="none"/>
                <w:shd w:fill="auto" w:val="clear"/>
                <w:vertAlign w:val="baseline"/>
              </w:rPr>
              <m:t xml:space="preserve">cos</m:t>
            </m:r>
          </m:sub>
        </m:sSub>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technique is critical for efficient sampling, as it decouples the hierarchical dependencies and removes pathological posterior geometries.</w:t>
      </w:r>
    </w:p>
    <w:bookmarkStart w:colFirst="0" w:colLast="0" w:name="bookmark=id.6zluw5jkfp1" w:id="34"/>
    <w:bookmarkEnd w:id="34"/>
    <w:p w:rsidR="00000000" w:rsidDel="00000000" w:rsidP="00000000" w:rsidRDefault="00000000" w:rsidRPr="00000000" w14:paraId="00000097">
      <w:pPr>
        <w:pStyle w:val="Heading2"/>
        <w:jc w:val="both"/>
        <w:rPr/>
      </w:pPr>
      <w:r w:rsidDel="00000000" w:rsidR="00000000" w:rsidRPr="00000000">
        <w:rPr>
          <w:rtl w:val="0"/>
        </w:rPr>
        <w:t xml:space="preserve">Simulation Studies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evaluate the model’s performance, we conducted a series of simulation studies. The objectives were to assess the model’s ability to recover known ground-truth parameters from synthetic data and to quantitatively benchmark its reconstruction of key HRV dynamics against conventional, windowed analysis techniques. Synthetic RRi time series were generated using the model’s own generative structure with pre-specified parameter values. This process provided datasets with perfectly known underlying dynamics for </w:t>
      </w:r>
      <m:oMath>
        <m:r>
          <w:rPr>
            <w:rFonts w:ascii="Aptos" w:cs="Aptos" w:eastAsia="Aptos" w:hAnsi="Aptos"/>
            <w:b w:val="0"/>
            <w:i w:val="0"/>
            <w:smallCaps w:val="0"/>
            <w:strike w:val="0"/>
            <w:color w:val="000000"/>
            <w:sz w:val="24"/>
            <w:szCs w:val="24"/>
            <w:u w:val="none"/>
            <w:shd w:fill="auto" w:val="clear"/>
            <w:vertAlign w:val="baseline"/>
          </w:rPr>
          <m:t xml:space="preserve">RR</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m:oMath>
        <m:r>
          <w:rPr>
            <w:rFonts w:ascii="Aptos" w:cs="Aptos" w:eastAsia="Aptos" w:hAnsi="Aptos"/>
            <w:b w:val="0"/>
            <w:i w:val="0"/>
            <w:smallCaps w:val="0"/>
            <w:strike w:val="0"/>
            <w:color w:val="000000"/>
            <w:sz w:val="24"/>
            <w:szCs w:val="24"/>
            <w:u w:val="none"/>
            <w:shd w:fill="auto" w:val="clear"/>
            <w:vertAlign w:val="baseline"/>
          </w:rPr>
          <m:t xml:space="preserve">SDNN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p</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serving as an objective gold standard for evaluation.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 designed three distinct scenarios to probe the model’s capabilities under diverse and challenging conditions. These scenarios: (A) a classic sympatho-vagal response, (B) an incomplete recovery with time-domain and spectral persistence, and (C) an incomplete spectral but complete time-domain recovery with high noise, were chosen specifically to test the limitations inherent in standard analysis methods. Each simulated dataset was analyzed with our complete Bayesian model and, for comparison, with conventional techniques: a sliding-window analysis for time-domain metrics and a Short-Time Fourier Transform (STFT) for spectral dynamics.</w:t>
      </w:r>
    </w:p>
    <w:bookmarkStart w:colFirst="0" w:colLast="0" w:name="bookmark=id.7afj6enu6e74" w:id="35"/>
    <w:bookmarkEnd w:id="35"/>
    <w:p w:rsidR="00000000" w:rsidDel="00000000" w:rsidP="00000000" w:rsidRDefault="00000000" w:rsidRPr="00000000" w14:paraId="0000009A">
      <w:pPr>
        <w:pStyle w:val="Heading3"/>
        <w:jc w:val="both"/>
        <w:rPr/>
      </w:pPr>
      <w:r w:rsidDel="00000000" w:rsidR="00000000" w:rsidRPr="00000000">
        <w:rPr>
          <w:rtl w:val="0"/>
        </w:rPr>
        <w:t xml:space="preserve">Time-domain trajectory reconstruction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capacity to accurately capture time-domain dynamics was evaluated by comparing the model’s continuous estimates of </w:t>
      </w:r>
      <m:oMath>
        <m:r>
          <w:rPr>
            <w:rFonts w:ascii="Aptos" w:cs="Aptos" w:eastAsia="Aptos" w:hAnsi="Aptos"/>
            <w:b w:val="0"/>
            <w:i w:val="0"/>
            <w:smallCaps w:val="0"/>
            <w:strike w:val="0"/>
            <w:color w:val="000000"/>
            <w:sz w:val="24"/>
            <w:szCs w:val="24"/>
            <w:u w:val="none"/>
            <w:shd w:fill="auto" w:val="clear"/>
            <w:vertAlign w:val="baseline"/>
          </w:rPr>
          <m:t xml:space="preserve">RR</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m:oMath>
        <m:r>
          <w:rPr>
            <w:rFonts w:ascii="Aptos" w:cs="Aptos" w:eastAsia="Aptos" w:hAnsi="Aptos"/>
            <w:b w:val="0"/>
            <w:i w:val="0"/>
            <w:smallCaps w:val="0"/>
            <w:strike w:val="0"/>
            <w:color w:val="000000"/>
            <w:sz w:val="24"/>
            <w:szCs w:val="24"/>
            <w:u w:val="none"/>
            <w:shd w:fill="auto" w:val="clear"/>
            <w:vertAlign w:val="baseline"/>
          </w:rPr>
          <m:t xml:space="preserve">SDNN</m:t>
        </m:r>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against the stepwise approximations derived from a standard sliding-window mean and standard deviation. To provide a comprehensive evaluation of reconstruction fidelity, model performance was quantified against the ground-truth trajectories using a suite of complementary metrics. The root mean squared error (RMSE) and mean absolute error (MAE) were used to measure the average magnitude of the estimation error, with MAE offering a more robust assessment against sporadic outliers. The model’s bias (mean error) was calculated to identify any systematic tendency for over- or underestimation. Finally, the coefficient of determination (</w:t>
      </w:r>
      <m:oMath>
        <m:sSup>
          <m:sSupPr>
            <m:ctrlPr>
              <w:rPr>
                <w:rFonts w:ascii="Aptos" w:cs="Aptos" w:eastAsia="Aptos" w:hAnsi="Aptos"/>
                <w:b w:val="0"/>
                <w:i w:val="0"/>
                <w:smallCaps w:val="0"/>
                <w:strike w:val="0"/>
                <w:color w:val="000000"/>
                <w:sz w:val="24"/>
                <w:szCs w:val="24"/>
                <w:u w:val="none"/>
                <w:shd w:fill="auto" w:val="clear"/>
                <w:vertAlign w:val="baseline"/>
              </w:rPr>
            </m:ctrlPr>
          </m:sSupPr>
          <m:e>
            <m:r>
              <w:rPr>
                <w:rFonts w:ascii="Aptos" w:cs="Aptos" w:eastAsia="Aptos" w:hAnsi="Aptos"/>
                <w:b w:val="0"/>
                <w:i w:val="0"/>
                <w:smallCaps w:val="0"/>
                <w:strike w:val="0"/>
                <w:color w:val="000000"/>
                <w:sz w:val="24"/>
                <w:szCs w:val="24"/>
                <w:u w:val="none"/>
                <w:shd w:fill="auto" w:val="clear"/>
                <w:vertAlign w:val="baseline"/>
              </w:rPr>
              <m:t xml:space="preserve">R</m:t>
            </m:r>
          </m:e>
          <m:sup>
            <m:r>
              <w:rPr>
                <w:rFonts w:ascii="Aptos" w:cs="Aptos" w:eastAsia="Aptos" w:hAnsi="Aptos"/>
                <w:b w:val="0"/>
                <w:i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was used to assess the proportion of variance in the true signal captured by the estimate.</w:t>
      </w:r>
    </w:p>
    <w:bookmarkStart w:colFirst="0" w:colLast="0" w:name="bookmark=id.sm2eejtie0sa" w:id="36"/>
    <w:bookmarkEnd w:id="36"/>
    <w:p w:rsidR="00000000" w:rsidDel="00000000" w:rsidP="00000000" w:rsidRDefault="00000000" w:rsidRPr="00000000" w14:paraId="0000009C">
      <w:pPr>
        <w:pStyle w:val="Heading3"/>
        <w:jc w:val="both"/>
        <w:rPr/>
      </w:pPr>
      <w:r w:rsidDel="00000000" w:rsidR="00000000" w:rsidRPr="00000000">
        <w:rPr>
          <w:rtl w:val="0"/>
        </w:rPr>
        <w:t xml:space="preserve">Spectral dynamics reconstruction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evaluate the reconstruction of spectral dynamics, our model’s continuous estimates of the spectral proportions, </w:t>
      </w:r>
      <m:oMath>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p</m:t>
            </m:r>
          </m:e>
          <m:sub>
            <m:r>
              <w:rPr>
                <w:rFonts w:ascii="Aptos" w:cs="Aptos" w:eastAsia="Aptos" w:hAnsi="Aptos"/>
                <w:b w:val="0"/>
                <w:i w:val="0"/>
                <w:smallCaps w:val="0"/>
                <w:strike w:val="0"/>
                <w:color w:val="000000"/>
                <w:sz w:val="24"/>
                <w:szCs w:val="24"/>
                <w:u w:val="none"/>
                <w:shd w:fill="auto" w:val="clear"/>
                <w:vertAlign w:val="baseline"/>
              </w:rPr>
              <m:t xml:space="preserve">j</m:t>
            </m:r>
          </m:sub>
        </m:sSub>
        <m:d>
          <m:dPr>
            <m:begChr m:val="("/>
            <m:endChr m:val=")"/>
            <m:ctrlPr>
              <w:rPr>
                <w:rFonts w:ascii="Aptos" w:cs="Aptos" w:eastAsia="Aptos" w:hAnsi="Aptos"/>
                <w:b w:val="0"/>
                <w:i w:val="0"/>
                <w:smallCaps w:val="0"/>
                <w:strike w:val="0"/>
                <w:color w:val="000000"/>
                <w:sz w:val="24"/>
                <w:szCs w:val="24"/>
                <w:u w:val="none"/>
                <w:shd w:fill="auto" w:val="clear"/>
                <w:vertAlign w:val="baseline"/>
              </w:rPr>
            </m:ctrlPr>
          </m:dPr>
          <m:e>
            <m:sSub>
              <m:sSubPr>
                <m:ctrlPr>
                  <w:rPr>
                    <w:rFonts w:ascii="Aptos" w:cs="Aptos" w:eastAsia="Aptos" w:hAnsi="Aptos"/>
                    <w:b w:val="0"/>
                    <w:i w:val="0"/>
                    <w:smallCaps w:val="0"/>
                    <w:strike w:val="0"/>
                    <w:color w:val="000000"/>
                    <w:sz w:val="24"/>
                    <w:szCs w:val="24"/>
                    <w:u w:val="none"/>
                    <w:shd w:fill="auto" w:val="clear"/>
                    <w:vertAlign w:val="baseline"/>
                  </w:rPr>
                </m:ctrlPr>
              </m:sSubPr>
              <m:e>
                <m:r>
                  <w:rPr>
                    <w:rFonts w:ascii="Aptos" w:cs="Aptos" w:eastAsia="Aptos" w:hAnsi="Aptos"/>
                    <w:b w:val="0"/>
                    <w:i w:val="0"/>
                    <w:smallCaps w:val="0"/>
                    <w:strike w:val="0"/>
                    <w:color w:val="000000"/>
                    <w:sz w:val="24"/>
                    <w:szCs w:val="24"/>
                    <w:u w:val="none"/>
                    <w:shd w:fill="auto" w:val="clear"/>
                    <w:vertAlign w:val="baseline"/>
                  </w:rPr>
                  <m:t xml:space="preserve">t</m:t>
                </m:r>
              </m:e>
              <m:sub>
                <m:r>
                  <w:rPr>
                    <w:rFonts w:ascii="Aptos" w:cs="Aptos" w:eastAsia="Aptos" w:hAnsi="Aptos"/>
                    <w:b w:val="0"/>
                    <w:i w:val="0"/>
                    <w:smallCaps w:val="0"/>
                    <w:strike w:val="0"/>
                    <w:color w:val="000000"/>
                    <w:sz w:val="24"/>
                    <w:szCs w:val="24"/>
                    <w:u w:val="none"/>
                    <w:shd w:fill="auto" w:val="clear"/>
                    <w:vertAlign w:val="baseline"/>
                  </w:rPr>
                  <m:t xml:space="preserve">i</m:t>
                </m:r>
              </m:sub>
            </m:sSub>
          </m:e>
        </m:d>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were compared against those derived from an STFT. For a direct comparison, the spectrogram generated by the STFT was normalized at each time step to yield proportional power within the VLF, LF, and HF bands. The performance of both methods was then assessed by comparing their estimated trajectories to the known ground-truth proportions using the same comprehensive suite of metrics (RMSE, MAE, Bias, and </w:t>
      </w:r>
      <m:oMath>
        <m:sSup>
          <m:sSupPr>
            <m:ctrlPr>
              <w:rPr>
                <w:rFonts w:ascii="Aptos" w:cs="Aptos" w:eastAsia="Aptos" w:hAnsi="Aptos"/>
                <w:b w:val="0"/>
                <w:i w:val="0"/>
                <w:smallCaps w:val="0"/>
                <w:strike w:val="0"/>
                <w:color w:val="000000"/>
                <w:sz w:val="24"/>
                <w:szCs w:val="24"/>
                <w:u w:val="none"/>
                <w:shd w:fill="auto" w:val="clear"/>
                <w:vertAlign w:val="baseline"/>
              </w:rPr>
            </m:ctrlPr>
          </m:sSupPr>
          <m:e>
            <m:r>
              <w:rPr>
                <w:rFonts w:ascii="Aptos" w:cs="Aptos" w:eastAsia="Aptos" w:hAnsi="Aptos"/>
                <w:b w:val="0"/>
                <w:i w:val="0"/>
                <w:smallCaps w:val="0"/>
                <w:strike w:val="0"/>
                <w:color w:val="000000"/>
                <w:sz w:val="24"/>
                <w:szCs w:val="24"/>
                <w:u w:val="none"/>
                <w:shd w:fill="auto" w:val="clear"/>
                <w:vertAlign w:val="baseline"/>
              </w:rPr>
              <m:t xml:space="preserve">R</m:t>
            </m:r>
          </m:e>
          <m:sup>
            <m:r>
              <w:rPr>
                <w:rFonts w:ascii="Aptos" w:cs="Aptos" w:eastAsia="Aptos" w:hAnsi="Aptos"/>
                <w:b w:val="0"/>
                <w:i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comparative framework was designed to objectively quantify the trade-offs in temporal and frequency resolution inherent to windowed methods versus the continuous estimation provided by our model, especially in the presence of rapid transitions or low signal-to-noise ratios. As part of the model’s internal validation, we also confirmed that the 95% posterior credible intervals for all generative parameters consistently contained the known ground-truth values, ensuring both inferential accuracy and appropriate uncertainty quantification.</w:t>
      </w:r>
    </w:p>
    <w:bookmarkStart w:colFirst="0" w:colLast="0" w:name="bookmark=id.3o8zy3vzvbxp" w:id="37"/>
    <w:bookmarkEnd w:id="37"/>
    <w:p w:rsidR="00000000" w:rsidDel="00000000" w:rsidP="00000000" w:rsidRDefault="00000000" w:rsidRPr="00000000" w14:paraId="0000009E">
      <w:pPr>
        <w:pStyle w:val="Heading1"/>
        <w:jc w:val="both"/>
        <w:rPr/>
      </w:pPr>
      <w:r w:rsidDel="00000000" w:rsidR="00000000" w:rsidRPr="00000000">
        <w:rPr>
          <w:rtl w:val="0"/>
        </w:rPr>
        <w:t xml:space="preserve">References</w:t>
      </w:r>
    </w:p>
    <w:bookmarkStart w:colFirst="0" w:colLast="0" w:name="bookmark=id.d4u9gx99u1qc" w:id="38"/>
    <w:bookmarkEnd w:id="38"/>
    <w:bookmarkStart w:colFirst="0" w:colLast="0" w:name="bookmark=id.chqirg8s1ot" w:id="39"/>
    <w:bookmarkEnd w:id="39"/>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Arakaki, Xianghong, Rebecca J Arechavala, Elizabeth H Choy, Jayveeritz Bautista, Bishop Bliss, Cathleen Molloy, Daw-An Wu, et al. 2023. “The Connection Between Heart Rate Variability (HRV), Neurological Health, and Cognition: A Literature Review.”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Frontiers in Neuroscience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17: 1055445.</w:t>
      </w:r>
    </w:p>
    <w:bookmarkStart w:colFirst="0" w:colLast="0" w:name="bookmark=id.79ssbsftzah7" w:id="40"/>
    <w:bookmarkEnd w:id="40"/>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Betancourt, Michael, and Mark Girolami. 2015. “Hamiltonian Monte Carlo for Hierarchical Models.”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Current Trends in Bayesian Methodology with Applications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79 (30): 2–4.</w:t>
      </w:r>
    </w:p>
    <w:bookmarkStart w:colFirst="0" w:colLast="0" w:name="bookmark=id.7kmisoiydrc0" w:id="41"/>
    <w:bookmarkEnd w:id="41"/>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Binois, Mickael, and Nathan Wycoff. 2022. “A Survey on High-Dimensional Gaussian Process Modeling with Application to Bayesian Optimization.”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ACM Transactions on Evolutionary Learning and Optimization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2 (2): 1–26.</w:t>
      </w:r>
    </w:p>
    <w:bookmarkStart w:colFirst="0" w:colLast="0" w:name="bookmark=id.vm820r54liag" w:id="42"/>
    <w:bookmarkEnd w:id="42"/>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Castillo-Aguilar, Matı́as, Matı́as Mabe Castro, Diego Mabe Castro, Pablo Valdés-Badilla, Tomás Herrera-Valenzuela, Eduardo Guzmán-Muñoz, Morin Lang, Oscar Niño Méndez, and Cristian Núñez-Espinosa. 2023. “Validity and Reliability of Short-Term Heart Rate Variability Parameters in Older People in Response to Physical Exercise.”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International Journal of Environmental Research and Public Health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20 (5): 4456.</w:t>
      </w:r>
    </w:p>
    <w:bookmarkStart w:colFirst="0" w:colLast="0" w:name="bookmark=id.w6udvln9az20" w:id="43"/>
    <w:bookmarkEnd w:id="43"/>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Castillo-Aguilar, Matı́as, Diego Mabe-Castro, M Mabe-Castro, V Oyarzo, K Harris King, P Valdés-Badilla, P Delgado-Floody, J González-Puelma, and C Núñez-Espinosa. 2023. “Cardiac Autonomic Regulation in Response to Functional Power Threshold Testing in Elite Cyclists.”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Revista Andaluza de Medicina Del Deporte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16.</w:t>
      </w:r>
    </w:p>
    <w:bookmarkStart w:colFirst="0" w:colLast="0" w:name="bookmark=id.docgankp0wwl" w:id="44"/>
    <w:bookmarkEnd w:id="44"/>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Castillo-Aguilar, Matı́as, Diego Mabe-Castro, David Medina, and Cristian Núñez-Espinosa. 2025. “Enhancing Cardiovascular Monitoring: A Non-Linear Model for Characterizing RR Interval Fluctuations in Exercise and Recovery.”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Scientific Reports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15 (1): 8628.</w:t>
      </w:r>
    </w:p>
    <w:bookmarkStart w:colFirst="0" w:colLast="0" w:name="bookmark=id.nwly6r71ti0m" w:id="45"/>
    <w:bookmarkEnd w:id="45"/>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Cheng, Ying-Chih, Min-I Su, Cheng-Wei Liu, Yu-Chen Huang, and Wei-Lieh Huang. 2022. “Heart Rate Variability in Patients with Anxiety Disorders: A Systematic Review and Meta-Analysis.”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Psychiatry and Clinical Neurosciences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76 (7): 292–302.</w:t>
      </w:r>
    </w:p>
    <w:bookmarkStart w:colFirst="0" w:colLast="0" w:name="bookmark=id.u2mmuy7glucr" w:id="46"/>
    <w:bookmarkEnd w:id="46"/>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Colebank, Mitchel J, Pim A Oomen, Colleen M Witzenburg, Anna Grosberg, Daniel A Beard, Dirk Husmeier, Mette S Olufsen, and Naomi C Chesler. 2024. “Guidelines for Mechanistic Modeling and Analysis in Cardiovascular Research.”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American Journal of Physiology-Heart and Circulatory Physiology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327 (2): H473–503.</w:t>
      </w:r>
    </w:p>
    <w:bookmarkStart w:colFirst="0" w:colLast="0" w:name="bookmark=id.f9dbh6g8v1oh" w:id="47"/>
    <w:bookmarkEnd w:id="47"/>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Cook, Samantha R, Andrew Gelman, and Donald B Rubin. 2006. “Validation of Software for Bayesian Models Using Posterior Quantiles.”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Journal of Computational and Graphical Statistics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15 (3): 675–92.</w:t>
      </w:r>
    </w:p>
    <w:bookmarkStart w:colFirst="0" w:colLast="0" w:name="bookmark=id.xoum0wz4633y" w:id="48"/>
    <w:bookmarkEnd w:id="48"/>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Deka, Dipen, and Bhabesh Deka. 2023. “Detection of Meditation-Induced HRV Dynamics Using Averaging Technique-Based Oversampled Feature Set and Machine Learning Classifiers.”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IEEE Access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11: 29576–90.</w:t>
      </w:r>
    </w:p>
    <w:bookmarkStart w:colFirst="0" w:colLast="0" w:name="bookmark=id.4lh2dhr7eyrp" w:id="49"/>
    <w:bookmarkEnd w:id="49"/>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German-Sallo, Zoltan. 2014. “Wavelet Transform Based HRV Analysis.”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Procedia Technology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12: 105–11.</w:t>
      </w:r>
    </w:p>
    <w:bookmarkStart w:colFirst="0" w:colLast="0" w:name="bookmark=id.6nkjpn9puez2" w:id="50"/>
    <w:bookmarkEnd w:id="50"/>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Ghahramani, Zoubin. 2013. “Bayesian Non-Parametrics and the Probabilistic Approach to Modelling.”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Philosophical Transactions of the Royal Society A: Mathematical, Physical and Engineering Sciences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371 (1984): 20110553.</w:t>
      </w:r>
    </w:p>
    <w:bookmarkStart w:colFirst="0" w:colLast="0" w:name="bookmark=id.6xyjbmubzrg" w:id="51"/>
    <w:bookmarkEnd w:id="51"/>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Grégoire, Jean-Marie, Cédric Gilon, Stéphane Carlier, and Hugues Bersini. 2023. “Autonomic Nervous System Assessment Using Heart Rate Variability.”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Acta Cardiologica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78 (6): 648–62.</w:t>
      </w:r>
    </w:p>
    <w:bookmarkStart w:colFirst="0" w:colLast="0" w:name="bookmark=id.iu7948jny1ik" w:id="52"/>
    <w:bookmarkEnd w:id="52"/>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Guo, Tiantian, Tongpo Zhang, Enggee Lim, Miguel Lopez-Benitez, Fei Ma, and Limin Yu. 2022. “A Review of Wavelet Analysis and Its Applications: Challenges and Opportunities.”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IEEe Access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10: 58869–903.</w:t>
      </w:r>
    </w:p>
    <w:bookmarkStart w:colFirst="0" w:colLast="0" w:name="bookmark=id.xx4353lesljy" w:id="53"/>
    <w:bookmarkEnd w:id="53"/>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Hines, Keegan E, Thomas R Middendorf, and Richard W Aldrich. 2014. “Determination of Parameter Identifiability in Nonlinear Biophysical Models: A Bayesian Approach.”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Journal of General Physiology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143 (3): 401–16.</w:t>
      </w:r>
    </w:p>
    <w:bookmarkStart w:colFirst="0" w:colLast="0" w:name="bookmark=id.r5oyv6qdllvw" w:id="54"/>
    <w:bookmarkEnd w:id="54"/>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Huber, Annika, Julian Koenig, Bastian Bruns, Martin Bendszus, Hans-Christoph Friederich, and Joe J Simon. 2025. “Brain Activation and Heart Rate Variability as Markers of Autonomic Function Under Stress.”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Scientific Reports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15 (1): 28114.</w:t>
      </w:r>
    </w:p>
    <w:bookmarkStart w:colFirst="0" w:colLast="0" w:name="bookmark=id.b5wuykdyrclr" w:id="55"/>
    <w:bookmarkEnd w:id="55"/>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Hyvärinen, Aapo, Ilyes Khemakhem, and Ricardo Monti. 2024. “Identifiability of Latent-Variable and Structural-Equation Models: From Linear to Nonlinear.”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Annals of the Institute of Statistical Mathematics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76 (1): 1–33.</w:t>
      </w:r>
    </w:p>
    <w:bookmarkStart w:colFirst="0" w:colLast="0" w:name="bookmark=id.2rjsc8xl1vr3" w:id="56"/>
    <w:bookmarkEnd w:id="56"/>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Kalinin, Sergei V, Ayana Ghosh, Rama Vasudevan, and Maxim Ziatdinov. 2022. “From Atomically Resolved Imaging to Generative and Causal Models.”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Nature Physics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18 (10): 1152–60.</w:t>
      </w:r>
    </w:p>
    <w:bookmarkStart w:colFirst="0" w:colLast="0" w:name="bookmark=id.j1cm26ica8tj" w:id="57"/>
    <w:bookmarkEnd w:id="57"/>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Kim, Jin Woong, Hyeon Seok Seok, and Hangsik Shin. 2021. “Is Ultra-Short-Term Heart Rate Variability Valid in Non-Static Conditions?”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Frontiers in Physiology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12: 596060.</w:t>
      </w:r>
    </w:p>
    <w:bookmarkStart w:colFirst="0" w:colLast="0" w:name="bookmark=id.pvmh4ira1kcs" w:id="58"/>
    <w:bookmarkEnd w:id="58"/>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Lee, C Matthew, and Albert Mendoza. 2012. “Dissociation of Heart Rate Variability and Heart Rate Recovery in Well-Trained Athletes.”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European Journal of Applied Physiology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112 (7): 2757–66.</w:t>
      </w:r>
    </w:p>
    <w:bookmarkStart w:colFirst="0" w:colLast="0" w:name="bookmark=id.971pucmwna10" w:id="59"/>
    <w:bookmarkEnd w:id="59"/>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Liu, Sabrina, Andrew S Perley, and Todd P Coleman. 2024. “An Efficient Framework for Solving a Convex, State-Space Heartbeat Dynamics Model.” In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2024 46th Annual International Conference of the IEEE Engineering in Medicine and Biology Society (EMBC)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1–4. IEEE.</w:t>
      </w:r>
    </w:p>
    <w:bookmarkStart w:colFirst="0" w:colLast="0" w:name="bookmark=id.52qecieijar6" w:id="60"/>
    <w:bookmarkEnd w:id="60"/>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Lu, Lei, Tingting Zhu, Davide Morelli, Andrew Creagh, Zhangdaihong Liu, Jenny Yang, Fenglin Liu, Yuan-Ting Zhang, and David A Clifton. 2023. “Uncertainties in the Analysis of Heart Rate Variability: A Systematic Review.”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IEEE Reviews in Biomedical Engineering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17: 180–96.</w:t>
      </w:r>
    </w:p>
    <w:bookmarkStart w:colFirst="0" w:colLast="0" w:name="bookmark=id.tmdaf17ylgk5" w:id="61"/>
    <w:bookmarkEnd w:id="61"/>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Lundberg, Scott M, and Su-In Lee. 2017. “A Unified Approach to Interpreting Model Predictions.”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30.</w:t>
      </w:r>
    </w:p>
    <w:bookmarkStart w:colFirst="0" w:colLast="0" w:name="bookmark=id.em04kjceegei" w:id="62"/>
    <w:bookmarkEnd w:id="62"/>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Malik, Marek, and A John Camm. 1990. “Heart Rate Variability.”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Clinical Cardiology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13 (8): 570–76.</w:t>
      </w:r>
    </w:p>
    <w:bookmarkStart w:colFirst="0" w:colLast="0" w:name="bookmark=id.mti5ptf7bpmk" w:id="63"/>
    <w:bookmarkEnd w:id="63"/>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Martı́n-González, Sofı́a, Juan L Navarro-Mesa, Gabriel Juliá-Serdá, G Marcelo Ramı́rez-Ávila, and Antonio G Ravelo-Garcı́a. 2018. “Improving the Understanding of Sleep Apnea Characterization Using Recurrence Quantification Analysis by Defining Overall Acceptable Values for the Dimensionality of the System, the Delay, and the Distance Threshold.”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PLoS One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13 (4): e0194462.</w:t>
      </w:r>
    </w:p>
    <w:bookmarkStart w:colFirst="0" w:colLast="0" w:name="bookmark=id.y0ybv175etyr" w:id="64"/>
    <w:bookmarkEnd w:id="64"/>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Navarro, Constanza L Andaur, Johanna AA Damen, Toshihiko Takada, Steven WJ Nijman, Paula Dhiman, Jie Ma, Gary S Collins, et al. 2021. “Risk of Bias in Studies on Prediction Models Developed Using Supervised Machine Learning Techniques: Systematic Review.”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Bmj</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375.</w:t>
      </w:r>
    </w:p>
    <w:bookmarkStart w:colFirst="0" w:colLast="0" w:name="bookmark=id.ax4x51kyek6q" w:id="65"/>
    <w:bookmarkEnd w:id="65"/>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Orini, Michele, Stefan van Duijvenboden, William J Young, Julia Ramı́rez, Aled R Jones, Alun D Hughes, Andrew Tinker, Patricia B Munroe, and Pier D Lambiase. 2023. “Long-Term Association of Ultra-Short Heart Rate Variability with Cardiovascular Events.”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Scientific Reports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13 (1): 18966.</w:t>
      </w:r>
    </w:p>
    <w:bookmarkStart w:colFirst="0" w:colLast="0" w:name="bookmark=id.3hzs29p862et" w:id="66"/>
    <w:bookmarkEnd w:id="66"/>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Polanczyk, Carisi A, Luis EP Rohde, Ruy S Moraes, Elton L Ferlin, Cristina Leite, and Jorge P Ribeiro. 1998. “Sympathetic Nervous System Representation in Time and Frequency Domain Indices of Heart Rate Variability.”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European Journal of Applied Physiology and Occupational Physiology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79 (1): 69–73.</w:t>
      </w:r>
    </w:p>
    <w:bookmarkStart w:colFirst="0" w:colLast="0" w:name="bookmark=id.luw62yl1b4sv" w:id="67"/>
    <w:bookmarkEnd w:id="67"/>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Rajendra Acharya, U, K Paul Joseph, Natarajan Kannathal, Choo Min Lim, and Jasjit S Suri. 2006. “Heart Rate Variability: A Review.”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Medical and Biological Engineering and Computing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44 (12): 1031–51.</w:t>
      </w:r>
    </w:p>
    <w:bookmarkStart w:colFirst="0" w:colLast="0" w:name="bookmark=id.b5vwveakmc97" w:id="68"/>
    <w:bookmarkEnd w:id="68"/>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Ramstead, Maxwell JD, Anil K Seth, Casper Hesp, Lars Sandved-Smith, Jonas Mago, Michael Lifshitz, Giuseppe Pagnoni, et al. 2022. “From Generative Models to Generative Passages: A Computational Approach to (Neuro) Phenomenology.”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Review of Philosophy and Psychology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13 (4): 829–57.</w:t>
      </w:r>
    </w:p>
    <w:bookmarkStart w:colFirst="0" w:colLast="0" w:name="bookmark=id.ik4ni7yozdh4" w:id="69"/>
    <w:bookmarkEnd w:id="69"/>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Rosas, Fernando E, Diego Candia-Rivera, Andrea I Luppi, Yike Guo, and Pedro AM Mediano. 2024. “Bayesian at Heart: Towards Autonomic Outflow Estimation via Generative State-Space Modelling of Heart Rate Dynamics.”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Computers in Biology and Medicine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170: 107857.</w:t>
      </w:r>
    </w:p>
    <w:bookmarkStart w:colFirst="0" w:colLast="0" w:name="bookmark=id.brweyjhq6j73" w:id="70"/>
    <w:bookmarkEnd w:id="70"/>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Rosenberg, Monica D, BJ Casey, and Avram J Holmes. 2018. “Prediction Complements Explanation in Understanding the Developing Brain.”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Nature Communications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9 (1): 589.</w:t>
      </w:r>
    </w:p>
    <w:bookmarkStart w:colFirst="0" w:colLast="0" w:name="bookmark=id.tpestvcfubwv" w:id="71"/>
    <w:bookmarkEnd w:id="71"/>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Sankaran, Kris, and Susan P Holmes. 2023. “Generative Models: An Interdisciplinary Perspective.”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Annual Review of Statistics and Its Application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10 (1): 325–52.</w:t>
      </w:r>
    </w:p>
    <w:bookmarkStart w:colFirst="0" w:colLast="0" w:name="bookmark=id.i5yoq81imktn" w:id="72"/>
    <w:bookmarkEnd w:id="72"/>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Sassi, Roberto, Sergio Cerutti, Federico Lombardi, Marek Malik, Heikki V Huikuri, Chung-Kang Peng, Georg Schmidt, et al. 2015. “Advances in Heart Rate Variability Signal Analysis: Joint Position Statement by the e-Cardiology ESC Working Group and the European Heart Rhythm Association Co-Endorsed by the Asia Pacific Heart Rhythm Society.”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Ep Europace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17 (9): 1341–53.</w:t>
      </w:r>
    </w:p>
    <w:bookmarkStart w:colFirst="0" w:colLast="0" w:name="bookmark=id.1ay7gzvv8kph" w:id="73"/>
    <w:bookmarkEnd w:id="73"/>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Schneider, Martha, and Andreas Schwerdtfeger. 2020. “Autonomic Dysfunction in Posttraumatic Stress Disorder Indexed by Heart Rate Variability: A Meta-Analysis.”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Psychological Medicine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50 (12): 1937–48.</w:t>
      </w:r>
    </w:p>
    <w:bookmarkStart w:colFirst="0" w:colLast="0" w:name="bookmark=id.mktv7kn1dze1" w:id="74"/>
    <w:bookmarkEnd w:id="74"/>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Serhiyenko, Alexandr, Myroslav Baitsar, Volodymyr Sehin, Ludmila Serhiyenko, Vitaliy Kuznets, and Victoria Serhiyenko. 2024. “Post-Traumatic Stress Disorder, Insomnia, Heart Rate Variability and Metabolic Syndrome (Narrative Review).”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Proceeding of the Shevchenko Scientific Society. Medical Sciences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73 (1).</w:t>
      </w:r>
    </w:p>
    <w:bookmarkStart w:colFirst="0" w:colLast="0" w:name="bookmark=id.80y16ztganv1" w:id="75"/>
    <w:bookmarkEnd w:id="75"/>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Shaffer, Fred, and Jay P Ginsberg. 2017. “An Overview of Heart Rate Variability Metrics and Norms.”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Frontiers in Public Health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5: 258.</w:t>
      </w:r>
    </w:p>
    <w:bookmarkStart w:colFirst="0" w:colLast="0" w:name="bookmark=id.vypwcpo0c7n" w:id="76"/>
    <w:bookmarkEnd w:id="76"/>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Shaffer, Fred, Zachary M Meehan, and Christopher L Zerr. 2020. “A Critical Review of Ultra-Short-Term Heart Rate Variability Norms Research.”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Frontiers in Neuroscience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14: 594880.</w:t>
      </w:r>
    </w:p>
    <w:bookmarkStart w:colFirst="0" w:colLast="0" w:name="bookmark=id.dpzlk74ndtae" w:id="77"/>
    <w:bookmarkEnd w:id="77"/>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Shashikant, R, Uttam Chaskar, Leena Phadke, and Chetankumar Patil. 2021. “Gaussian Process-Based Kernel as a Diagnostic Model for Prediction of Type 2 Diabetes Mellitus Risk Using Non-Linear Heart Rate Variability Features.”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Biomedical Engineering Letters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11 (3): 273–86.</w:t>
      </w:r>
    </w:p>
    <w:bookmarkStart w:colFirst="0" w:colLast="0" w:name="bookmark=id.t2eirtg552h9" w:id="78"/>
    <w:bookmarkEnd w:id="78"/>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Solı́s-Montufar, Eric E, Gonzalo Gálvez-Coyt, and Alejandro Muñoz-Diosdado. 2020. “Entropy Analysis of RR-Time Series from Stress Tests.”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Frontiers in Physiology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11: 981.</w:t>
      </w:r>
    </w:p>
    <w:bookmarkStart w:colFirst="0" w:colLast="0" w:name="bookmark=id.y2azdlb28yb" w:id="79"/>
    <w:bookmarkEnd w:id="79"/>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Talts, Sean, Michael Betancourt, Daniel Simpson, Aki Vehtari, and Andrew Gelman. 2018. “Validating Bayesian Inference Algorithms with Simulation-Based Calibration.”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arXiv Preprint arXiv:1804.06788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rug38639feme" w:id="80"/>
    <w:bookmarkEnd w:id="80"/>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Thiele, Jonas A, Joshua Faskowitz, Olaf Sporns, and Kirsten Hilger. 2024. “Choosing Explanation over Performance: Insights from Machine Learning-Based Prediction of Human Intelligence from Brain Connectivity.”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PNAS Nexus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3 (12): pgae519.</w:t>
      </w:r>
    </w:p>
    <w:bookmarkStart w:colFirst="0" w:colLast="0" w:name="bookmark=id.99ndxke47opz" w:id="81"/>
    <w:bookmarkEnd w:id="81"/>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Tiwari, Reena, Ravindra Kumar, Sujata Malik, Tilak Raj, and Punit Kumar. 2021. “Analysis of Heart Rate Variability and Implication of Different Factors on Heart Rate Variability.”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Current Cardiology Reviews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17 (5): 74–83.</w:t>
      </w:r>
    </w:p>
    <w:bookmarkStart w:colFirst="0" w:colLast="0" w:name="bookmark=id.886ddn784buq" w:id="82"/>
    <w:bookmarkEnd w:id="82"/>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Tomasi, Julia, Clement C Zai, Jennie G Pouget, Arun K Tiwari, and James L Kennedy. 2024. “Heart Rate Variability: Evaluating a Potential Biomarker of Anxiety Disorders.”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Psychophysiology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61 (2): e14481.</w:t>
      </w:r>
    </w:p>
    <w:bookmarkStart w:colFirst="0" w:colLast="0" w:name="bookmark=id.ecb4knpy8ry9" w:id="83"/>
    <w:bookmarkEnd w:id="83"/>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Voss, Andreas, Steffen Schulz, Rico Schroeder, Mathias Baumert, and Pere Caminal. 2009. “Methods Derived from Nonlinear Dynamics for Analysing Heart Rate Variability.”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Philosophical Transactions of the Royal Society A: Mathematical, Physical and Engineering Sciences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367 (1887): 277–96.</w:t>
      </w:r>
    </w:p>
    <w:bookmarkStart w:colFirst="0" w:colLast="0" w:name="bookmark=id.p1gdzhcxs4cg" w:id="84"/>
    <w:bookmarkEnd w:id="84"/>
    <w:p w:rsidR="00000000" w:rsidDel="00000000" w:rsidP="00000000" w:rsidRDefault="00000000" w:rsidRPr="00000000" w14:paraId="000000CC">
      <w:pPr>
        <w:pStyle w:val="Heading1"/>
        <w:jc w:val="both"/>
        <w:rPr/>
      </w:pPr>
      <w:r w:rsidDel="00000000" w:rsidR="00000000" w:rsidRPr="00000000">
        <w:rPr>
          <w:rtl w:val="0"/>
        </w:rPr>
        <w:t xml:space="preserve">Author Contributions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Conceptualization, MC-A, CN-E; Data curation, MC-A; Investigation, MC-A; Methodology, MC-A; Supervision, CN-E; Formal analysis, MC-A; Visualization, MC-A; Writing–original draft, MC-A, CN-E; Writing–review &amp; editing, MC-A, […], CN-E. All authors have read and agreed to the published version of the manuscript.</w:t>
      </w:r>
    </w:p>
    <w:bookmarkStart w:colFirst="0" w:colLast="0" w:name="bookmark=id.6xwty6eudjxp" w:id="85"/>
    <w:bookmarkEnd w:id="85"/>
    <w:p w:rsidR="00000000" w:rsidDel="00000000" w:rsidP="00000000" w:rsidRDefault="00000000" w:rsidRPr="00000000" w14:paraId="000000CE">
      <w:pPr>
        <w:pStyle w:val="Heading1"/>
        <w:jc w:val="both"/>
        <w:rPr/>
      </w:pPr>
      <w:r w:rsidDel="00000000" w:rsidR="00000000" w:rsidRPr="00000000">
        <w:rPr>
          <w:rtl w:val="0"/>
        </w:rPr>
        <w:t xml:space="preserve">Funding</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work was funded by ANID Proyecto Fondecyt Regular Nº1250474 and by the Innovation Fund for Competitiveness of the Regional Government of Magallanes and Chilean Antarctica (BIP Code 40042452-0).</w:t>
      </w:r>
    </w:p>
    <w:bookmarkStart w:colFirst="0" w:colLast="0" w:name="bookmark=id.mvm1r9fzof7r" w:id="86"/>
    <w:bookmarkEnd w:id="86"/>
    <w:p w:rsidR="00000000" w:rsidDel="00000000" w:rsidP="00000000" w:rsidRDefault="00000000" w:rsidRPr="00000000" w14:paraId="000000D0">
      <w:pPr>
        <w:pStyle w:val="Heading1"/>
        <w:jc w:val="both"/>
        <w:rPr/>
      </w:pPr>
      <w:r w:rsidDel="00000000" w:rsidR="00000000" w:rsidRPr="00000000">
        <w:rPr>
          <w:rtl w:val="0"/>
        </w:rPr>
        <w:t xml:space="preserve">Data availability statement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Stan code implementing the complete generative model is available as a supplementary material. The raw data supporting the conclusions of this article will be made available by the authors without undue reservation.</w:t>
      </w:r>
    </w:p>
    <w:bookmarkStart w:colFirst="0" w:colLast="0" w:name="bookmark=id.y71m68da3kof" w:id="87"/>
    <w:bookmarkEnd w:id="87"/>
    <w:p w:rsidR="00000000" w:rsidDel="00000000" w:rsidP="00000000" w:rsidRDefault="00000000" w:rsidRPr="00000000" w14:paraId="000000D2">
      <w:pPr>
        <w:pStyle w:val="Heading1"/>
        <w:jc w:val="both"/>
        <w:rPr/>
      </w:pPr>
      <w:r w:rsidDel="00000000" w:rsidR="00000000" w:rsidRPr="00000000">
        <w:rPr>
          <w:rtl w:val="0"/>
        </w:rPr>
        <w:t xml:space="preserve">Conflicts of interests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authors declare that the research was conducted without any commercial or financial relationships construed as as a potential conflict of interest.</w:t>
      </w:r>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ALFREDO MEDINA ORTIZ" w:id="26" w:date="2025-10-07T08:02:04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la gente que no es del área, esto debería ser más detallado. Sugiero incorporar la descripción de la FT y qué implica, debido a que hay gente que no la conoce u otras que pensarían en por qué no transformar en una laplace...</w:t>
      </w:r>
    </w:p>
  </w:comment>
  <w:comment w:author="DAVID ALFREDO MEDINA ORTIZ" w:id="33" w:date="2025-10-07T10:05:35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resumen, lo que se entiende es que más que un benchmark es una comparación con otra estrategia. Pero no con múltiples estrategias. Si biem la sección está autocontenible y la idea se entiende, le bajaría un poco el tono técnico para que pueda ser entendible por un público general, mostrando que realmente el método se adapta. Sin embargo, tendría cuidado con los conceptos más genéricos como Benchmark, recuerda que para ello debes mostrar una comparación fuerte en diferentes escenarios y en mismas condiciones. Acá solo tienes una comparación</w:t>
      </w:r>
    </w:p>
  </w:comment>
  <w:comment w:author="DAVID ALFREDO MEDINA ORTIZ" w:id="19" w:date="2025-10-06T19:36:45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Confidence intervals?</w:t>
      </w:r>
    </w:p>
  </w:comment>
  <w:comment w:author="DAVID ALFREDO MEDINA ORTIZ" w:id="4" w:date="2025-10-06T18:18:58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si por revista pueden escribir resultados/discusiones juntos, eso haría más simple y manejable la forma de escribir.</w:t>
      </w:r>
    </w:p>
  </w:comment>
  <w:comment w:author="DAVID ALFREDO MEDINA ORTIZ" w:id="31" w:date="2025-10-07T09:55:17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 se demuestra esto? Qué lo evidencia y cómo se justifica?</w:t>
      </w:r>
    </w:p>
  </w:comment>
  <w:comment w:author="DAVID ALFREDO MEDINA ORTIZ" w:id="5" w:date="2025-10-06T18:23:16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Primero construyen el modelo, luego lo testean y paremtrizan</w:t>
      </w:r>
    </w:p>
  </w:comment>
  <w:comment w:author="DAVID ALFREDO MEDINA ORTIZ" w:id="6" w:date="2025-10-06T18:22:51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Sugerencia, presentar una subsección con model description. Presenten el modelo final acá con todas las ecuaciones. No sus componentes y describan de qué trata cada componente acá y cómo estos afectan al planteamiento generado. También integren justificaciones de las ecuaciones o funciones fundamentales seleccionadas. Principalmente debido a que se ven antojadizas. A pesar de que entiendo de que haya sido prueba/error. Se tiene que considerar todos los aspectos de interés al respecto (dejar en discusiones en caso de ser necesario)</w:t>
      </w:r>
    </w:p>
  </w:comment>
  <w:comment w:author="DAVID ALFREDO MEDINA ORTIZ" w:id="0" w:date="2025-10-06T18:16:34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revisar/corregir al final del trabajo</w:t>
      </w:r>
    </w:p>
  </w:comment>
  <w:comment w:author="DAVID ALFREDO MEDINA ORTIZ" w:id="46" w:date="2025-10-07T13:56:44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remover el titulo en la figura y mejorar la redacción del caption para que sea autocontenible.</w:t>
      </w:r>
    </w:p>
  </w:comment>
  <w:comment w:author="DAVID ALFREDO MEDINA ORTIZ" w:id="27" w:date="2025-10-07T08:03:37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 se logra observar esto? Falta una explicación acá</w:t>
      </w:r>
    </w:p>
  </w:comment>
  <w:comment w:author="DAVID ALFREDO MEDINA ORTIZ" w:id="21" w:date="2025-10-06T19:36:10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Mismos comentarios con respecto a las figuras, deben ser más autocontenibles y con la información suficiente para vivir sin el texto.</w:t>
      </w:r>
    </w:p>
  </w:comment>
  <w:comment w:author="DAVID ALFREDO MEDINA ORTIZ" w:id="41" w:date="2025-10-07T10:50:10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necesitas títulos en las figuras. El caption debería tener toda esta información de manera clara</w:t>
      </w:r>
    </w:p>
  </w:comment>
  <w:comment w:author="DAVID ALFREDO MEDINA ORTIZ" w:id="17" w:date="2025-10-06T19:35:12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caption de las tablas no deben ser tan extensos, solo una sentencia. El resto se describe en el texto. Además, veo que no se detalla esta información en el texto, lo cual hace bastante complejo seguir una revisión.</w:t>
      </w:r>
    </w:p>
  </w:comment>
  <w:comment w:author="DAVID ALFREDO MEDINA ORTIZ" w:id="40" w:date="2025-10-07T10:49:30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información no necesaria en los resultados, lo puedes mencionar si quieres en la discusión</w:t>
      </w:r>
    </w:p>
  </w:comment>
  <w:comment w:author="DAVID ALFREDO MEDINA ORTIZ" w:id="13" w:date="2025-10-06T19:29:34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es super raro, porque principalmente son datos sintéticos, entonces no es que sea un ground-truth en si... algunos revisores los pueden malinterpretar.</w:t>
      </w:r>
    </w:p>
  </w:comment>
  <w:comment w:author="DAVID ALFREDO MEDINA ORTIZ" w:id="30" w:date="2025-10-07T08:55:15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yap, esta sección en sí está bien críptica. Se debe dejar claro lo que se compara, como y en la forma en que se hace, se debe mejorar las transiciones de cada etapa de la comparación y en los que repsentas resultados con figuras, se debe mencionar claramente qué es lo que se tiene que ver</w:t>
      </w:r>
    </w:p>
  </w:comment>
  <w:comment w:author="DAVID ALFREDO MEDINA ORTIZ" w:id="54" w:date="2025-10-07T14:36:25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tda la introducción y todos los resultados para recien explicarlo...</w:t>
      </w:r>
    </w:p>
  </w:comment>
  <w:comment w:author="DAVID ALFREDO MEDINA ORTIZ" w:id="57" w:date="2025-10-07T14:43:30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es limitaciones...</w:t>
      </w:r>
    </w:p>
  </w:comment>
  <w:comment w:author="DAVID ALFREDO MEDINA ORTIZ" w:id="34" w:date="2025-10-07T10:06:31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Cuando tienes muchas figuras, se recomienda que las dejes todas en una única sección del suplementario y así solo mencionas "additional analysis are sumarized in section SX of supplementary Material"</w:t>
      </w:r>
    </w:p>
  </w:comment>
  <w:comment w:author="DAVID ALFREDO MEDINA ORTIZ" w:id="32" w:date="2025-10-07T09:58:46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tipo de afirmaciones debes mencionarlas con algún test estadístico. Si no, no puedes justificarlas.</w:t>
      </w:r>
    </w:p>
  </w:comment>
  <w:comment w:author="DAVID ALFREDO MEDINA ORTIZ" w:id="56" w:date="2025-10-07T14:42:52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pero es solo 1 o no?</w:t>
      </w:r>
    </w:p>
  </w:comment>
  <w:comment w:author="DAVID ALFREDO MEDINA ORTIZ" w:id="12" w:date="2025-10-06T19:28:32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 se estima dicho valor debe ser descrito en la sección de métodos o material suplementario...</w:t>
      </w:r>
    </w:p>
  </w:comment>
  <w:comment w:author="DAVID ALFREDO MEDINA ORTIZ" w:id="11" w:date="2025-10-06T19:27:56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Debe ser bien documentado en la sección de metodología.</w:t>
      </w:r>
    </w:p>
  </w:comment>
  <w:comment w:author="DAVID ALFREDO MEDINA ORTIZ" w:id="24" w:date="2025-10-06T19:50:28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tiene que estar descrito fuertemente en la metodología, modelos empleados, estrategias, inputs, etc con el fin de poder describir fielmente y asegurar una comparación en igualdad de condiciones.</w:t>
      </w:r>
    </w:p>
  </w:comment>
  <w:comment w:author="DAVID ALFREDO MEDINA ORTIZ" w:id="55" w:date="2025-10-07T14:38:36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representa una clara limitación o no?</w:t>
      </w:r>
    </w:p>
  </w:comment>
  <w:comment w:author="DAVID ALFREDO MEDINA ORTIZ" w:id="16" w:date="2025-10-06T19:34:05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lo que entiendo, la figura se lee vertical. Sugiero hacer el cambio para que se lea horizontal de izquierda a derecha, lo cual es lo más común. Además, sugiero mejorar el caption para que sea autocontenible, lo cual no es del todo certero en la forma actual.</w:t>
      </w:r>
    </w:p>
  </w:comment>
  <w:comment w:author="DAVID ALFREDO MEDINA ORTIZ" w:id="2" w:date="2025-10-02T11:21:02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me queda claro si este párrafo es de opiniones o de info, si es de info, debería estar referenciado o respaldado con citas.</w:t>
      </w:r>
    </w:p>
  </w:comment>
  <w:comment w:author="DAVID ALFREDO MEDINA ORTIZ" w:id="50" w:date="2025-10-07T14:11:17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encuentro esto suena mucho adorno, en realidad solo fueron 3 estrategias por lo que se entiende...</w:t>
      </w:r>
    </w:p>
  </w:comment>
  <w:comment w:author="DAVID ALFREDO MEDINA ORTIZ" w:id="23" w:date="2025-10-07T07:40:53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Mismo comentario con respecto a las tablas. Tratar de tener un caption simplificado y el resto se pone en el texto</w:t>
      </w:r>
    </w:p>
  </w:comment>
  <w:comment w:author="DAVID ALFREDO MEDINA ORTIZ" w:id="37" w:date="2025-10-07T10:24:06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ref</w:t>
      </w:r>
    </w:p>
  </w:comment>
  <w:comment w:author="DAVID ALFREDO MEDINA ORTIZ" w:id="48" w:date="2025-10-07T14:05:18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Toda esta parte lo describes en la necesidad en la intro, entonces no necesitas repetirla en si...</w:t>
      </w:r>
    </w:p>
  </w:comment>
  <w:comment w:author="DAVID ALFREDO MEDINA ORTIZ" w:id="52" w:date="2025-10-07T14:35:44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acá daría un resumen y en dónde y como debo ser cuidados.</w:t>
      </w:r>
    </w:p>
  </w:comment>
  <w:comment w:author="DAVID ALFREDO MEDINA ORTIZ" w:id="22" w:date="2025-10-06T19:47:15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bien la tabla es informativa. Pero contemplando que es información sintética, qué tanto sentido tiene mostrar demasiados elementos volátiles en el main draft, tienes al menos 6 figuras y más de dos tablas. Cuando se presenta demasiada info así, se tiende a pensar que es más un reporte que una publicación, entonces, habría que ser cuidadoso en ese sentido.</w:t>
      </w:r>
    </w:p>
  </w:comment>
  <w:comment w:author="DAVID ALFREDO MEDINA ORTIZ" w:id="44" w:date="2025-10-07T13:54:18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referenciar a la imagen y donde ver para que esto sea manejable</w:t>
      </w:r>
    </w:p>
  </w:comment>
  <w:comment w:author="DAVID ALFREDO MEDINA ORTIZ" w:id="36" w:date="2025-10-07T10:13:07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habría que definirlo y dejarlo claro en la metodología.</w:t>
      </w:r>
    </w:p>
  </w:comment>
  <w:comment w:author="DAVID ALFREDO MEDINA ORTIZ" w:id="29" w:date="2025-10-07T08:51:00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complejo revisar y seguir la lectura puesto que no sé qué tengo que ver...</w:t>
      </w:r>
    </w:p>
  </w:comment>
  <w:comment w:author="DAVID ALFREDO MEDINA ORTIZ" w:id="51" w:date="2025-10-07T14:34:3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Synthetic?</w:t>
      </w:r>
    </w:p>
  </w:comment>
  <w:comment w:author="DAVID ALFREDO MEDINA ORTIZ" w:id="45" w:date="2025-10-07T13:54:55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es muy GPT en si, traten de evitar este tipo de redacción.</w:t>
      </w:r>
    </w:p>
  </w:comment>
  <w:comment w:author="DAVID ALFREDO MEDINA ORTIZ" w:id="35" w:date="2025-10-07T10:12:01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es la parte más preocupante, que es solo 1...</w:t>
      </w:r>
    </w:p>
  </w:comment>
  <w:comment w:author="DAVID ALFREDO MEDINA ORTIZ" w:id="15" w:date="2025-10-06T19:32:37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está críptico por dos sentidos. El primero, ni si quiera se explica cómo usar el modelo para hacer las estimaciones, por ende, no queda claro como se obtienen los resultados. Segundo, al no explicar cómo usar el sistema generativo, tampoco queda claro cómo se obtienen los valores ni qué valores se obtienen.</w:t>
      </w:r>
    </w:p>
  </w:comment>
  <w:comment w:author="DAVID ALFREDO MEDINA ORTIZ" w:id="42" w:date="2025-10-07T13:53:21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entiende a qué se refiere esta frase, podrías expandirla?</w:t>
      </w:r>
    </w:p>
  </w:comment>
  <w:comment w:author="DAVID ALFREDO MEDINA ORTIZ" w:id="49" w:date="2025-10-07T13:58:04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quedate con la cita más reciente</w:t>
      </w:r>
    </w:p>
  </w:comment>
  <w:comment w:author="DAVID ALFREDO MEDINA ORTIZ" w:id="43" w:date="2025-10-07T13:53:41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Cuando presentes el modelo, esto debe quedar claro</w:t>
      </w:r>
    </w:p>
  </w:comment>
  <w:comment w:author="DAVID ALFREDO MEDINA ORTIZ" w:id="10" w:date="2025-10-06T19:27:25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es discusión...</w:t>
      </w:r>
    </w:p>
  </w:comment>
  <w:comment w:author="DAVID ALFREDO MEDINA ORTIZ" w:id="25" w:date="2025-10-07T07:50:44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mostrar la forma en que trabajan o además se mide rendimiento? Si se mide rendimiento, lo puedes llamar benchmark, si no, te recomiendo llamarlo comparative analysis</w:t>
      </w:r>
    </w:p>
  </w:comment>
  <w:comment w:author="DAVID ALFREDO MEDINA ORTIZ" w:id="47" w:date="2025-10-07T13:57:42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implican estos temas adicionales? al ser un párrafo no informativo, lo pondría como una sentencia simple.</w:t>
      </w:r>
    </w:p>
  </w:comment>
  <w:comment w:author="DAVID ALFREDO MEDINA ORTIZ" w:id="20" w:date="2025-10-06T19:45:21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Quizás se podría cuantificar en términos de error o métricas similares.</w:t>
      </w:r>
    </w:p>
  </w:comment>
  <w:comment w:author="DAVID ALFREDO MEDINA ORTIZ" w:id="18" w:date="2025-10-06T19:37:58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qué se debe que los cambios en los parámetros? tendería a pensar que algunos están bajo una misma configuración. Pero no de manera lineal.</w:t>
      </w:r>
    </w:p>
  </w:comment>
  <w:comment w:author="DAVID ALFREDO MEDINA ORTIZ" w:id="39" w:date="2025-10-07T10:26:31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 la figura a tu favor para esto</w:t>
      </w:r>
    </w:p>
  </w:comment>
  <w:comment w:author="DAVID ALFREDO MEDINA ORTIZ" w:id="7" w:date="2025-10-06T19:24:42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ve muy raro que no haya una presentación detallada del modelo antes de mostrar la validación...</w:t>
      </w:r>
    </w:p>
  </w:comment>
  <w:comment w:author="DAVID ALFREDO MEDINA ORTIZ" w:id="1" w:date="2025-10-02T11:21:23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una cita a esta sentencia</w:t>
      </w:r>
    </w:p>
  </w:comment>
  <w:comment w:author="DAVID ALFREDO MEDINA ORTIZ" w:id="14" w:date="2025-10-06T19:30:38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Tienes que describir los resultados para poder justificar sobre ellos...</w:t>
      </w:r>
    </w:p>
  </w:comment>
  <w:comment w:author="DAVID ALFREDO MEDINA ORTIZ" w:id="3" w:date="2025-10-02T21:36:49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Sugerencia, quizás le puedas poner un nombre para empezar a generar una marca de agua</w:t>
      </w:r>
    </w:p>
  </w:comment>
  <w:comment w:author="DAVID ALFREDO MEDINA ORTIZ" w:id="53" w:date="2025-10-07T14:36:46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ya lo mencionas está repetitivo.</w:t>
      </w:r>
    </w:p>
  </w:comment>
  <w:comment w:author="DAVID ALFREDO MEDINA ORTIZ" w:id="9" w:date="2025-10-06T19:27:07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tipo de grases siempre se escribe en cursiva.</w:t>
      </w:r>
    </w:p>
  </w:comment>
  <w:comment w:author="DAVID ALFREDO MEDINA ORTIZ" w:id="28" w:date="2025-10-07T08:08:55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mi gusto, no estás sacando el provecho de la figura en si. Me explico, la figura tiene subpaneles, pero no me indicas qué panel revisar en cada teto, entonces, simplemente no queda claro qué mirar ni donde mirar</w:t>
      </w:r>
    </w:p>
  </w:comment>
  <w:comment w:author="DAVID ALFREDO MEDINA ORTIZ" w:id="38" w:date="2025-10-07T10:24:17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ref</w:t>
      </w:r>
    </w:p>
  </w:comment>
  <w:comment w:author="DAVID ALFREDO MEDINA ORTIZ" w:id="8" w:date="2025-10-06T19:26:41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debe quedar super claro el cómo se generó y mostrar la data generada, en especial para efectos de replicación de los resultados.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4" w15:done="0"/>
  <w15:commentEx w15:paraId="000000D5" w15:done="0"/>
  <w15:commentEx w15:paraId="000000D6" w15:done="0"/>
  <w15:commentEx w15:paraId="000000D7" w15:done="0"/>
  <w15:commentEx w15:paraId="000000D8" w15:done="0"/>
  <w15:commentEx w15:paraId="000000D9" w15:done="0"/>
  <w15:commentEx w15:paraId="000000DA" w15:done="0"/>
  <w15:commentEx w15:paraId="000000DB" w15:done="0"/>
  <w15:commentEx w15:paraId="000000DC" w15:done="0"/>
  <w15:commentEx w15:paraId="000000DD" w15:done="0"/>
  <w15:commentEx w15:paraId="000000DE" w15:done="0"/>
  <w15:commentEx w15:paraId="000000DF" w15:done="0"/>
  <w15:commentEx w15:paraId="000000E0" w15:done="0"/>
  <w15:commentEx w15:paraId="000000E1" w15:done="0"/>
  <w15:commentEx w15:paraId="000000E2" w15:done="0"/>
  <w15:commentEx w15:paraId="000000E3" w15:done="0"/>
  <w15:commentEx w15:paraId="000000E4" w15:done="0"/>
  <w15:commentEx w15:paraId="000000E5" w15:done="0"/>
  <w15:commentEx w15:paraId="000000E6" w15:done="0"/>
  <w15:commentEx w15:paraId="000000E7" w15:done="0"/>
  <w15:commentEx w15:paraId="000000E8" w15:done="0"/>
  <w15:commentEx w15:paraId="000000E9" w15:done="0"/>
  <w15:commentEx w15:paraId="000000EA" w15:done="0"/>
  <w15:commentEx w15:paraId="000000EB" w15:done="0"/>
  <w15:commentEx w15:paraId="000000EC" w15:done="0"/>
  <w15:commentEx w15:paraId="000000ED" w15:done="0"/>
  <w15:commentEx w15:paraId="000000EE" w15:done="0"/>
  <w15:commentEx w15:paraId="000000EF" w15:done="0"/>
  <w15:commentEx w15:paraId="000000F0" w15:done="0"/>
  <w15:commentEx w15:paraId="000000F1" w15:done="0"/>
  <w15:commentEx w15:paraId="000000F2" w15:done="0"/>
  <w15:commentEx w15:paraId="000000F3" w15:done="0"/>
  <w15:commentEx w15:paraId="000000F4" w15:done="0"/>
  <w15:commentEx w15:paraId="000000F5" w15:done="0"/>
  <w15:commentEx w15:paraId="000000F6" w15:done="0"/>
  <w15:commentEx w15:paraId="000000F7" w15:done="0"/>
  <w15:commentEx w15:paraId="000000F8" w15:done="0"/>
  <w15:commentEx w15:paraId="000000F9" w15:done="0"/>
  <w15:commentEx w15:paraId="000000FA" w15:done="0"/>
  <w15:commentEx w15:paraId="000000FB" w15:done="0"/>
  <w15:commentEx w15:paraId="000000FC" w15:done="0"/>
  <w15:commentEx w15:paraId="000000FD" w15:done="0"/>
  <w15:commentEx w15:paraId="000000FE" w15:done="0"/>
  <w15:commentEx w15:paraId="000000FF" w15:done="0"/>
  <w15:commentEx w15:paraId="00000100" w15:done="0"/>
  <w15:commentEx w15:paraId="00000101" w15:done="0"/>
  <w15:commentEx w15:paraId="00000102" w15:done="0"/>
  <w15:commentEx w15:paraId="00000103" w15:done="0"/>
  <w15:commentEx w15:paraId="00000104" w15:done="0"/>
  <w15:commentEx w15:paraId="00000105" w15:done="0"/>
  <w15:commentEx w15:paraId="00000106" w15:done="0"/>
  <w15:commentEx w15:paraId="00000107" w15:done="0"/>
  <w15:commentEx w15:paraId="00000108" w15:done="0"/>
  <w15:commentEx w15:paraId="00000109" w15:done="0"/>
  <w15:commentEx w15:paraId="0000010A" w15:done="0"/>
  <w15:commentEx w15:paraId="0000010B" w15:done="0"/>
  <w15:commentEx w15:paraId="0000010C" w15:done="0"/>
  <w15:commentEx w15:paraId="0000010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shd w:fill="f1f3f5" w:val="clear"/>
      <w:wordWrap w:val="0"/>
    </w:pPr>
  </w:style>
  <w:style w:type="character" w:styleId="KeywordTok" w:customStyle="1">
    <w:name w:val="KeywordTok"/>
    <w:basedOn w:val="VerbatimChar"/>
    <w:rPr>
      <w:b w:val="1"/>
      <w:color w:val="003b4f"/>
      <w:shd w:fill="f1f3f5" w:val="clear"/>
    </w:rPr>
  </w:style>
  <w:style w:type="character" w:styleId="DataTypeTok" w:customStyle="1">
    <w:name w:val="DataTypeTok"/>
    <w:basedOn w:val="VerbatimChar"/>
    <w:rPr>
      <w:color w:val="ad0000"/>
      <w:shd w:fill="f1f3f5" w:val="clear"/>
    </w:rPr>
  </w:style>
  <w:style w:type="character" w:styleId="DecValTok" w:customStyle="1">
    <w:name w:val="DecValTok"/>
    <w:basedOn w:val="VerbatimChar"/>
    <w:rPr>
      <w:color w:val="ad0000"/>
      <w:shd w:fill="f1f3f5" w:val="clear"/>
    </w:rPr>
  </w:style>
  <w:style w:type="character" w:styleId="BaseNTok" w:customStyle="1">
    <w:name w:val="BaseNTok"/>
    <w:basedOn w:val="VerbatimChar"/>
    <w:rPr>
      <w:color w:val="ad0000"/>
      <w:shd w:fill="f1f3f5" w:val="clear"/>
    </w:rPr>
  </w:style>
  <w:style w:type="character" w:styleId="FloatTok" w:customStyle="1">
    <w:name w:val="FloatTok"/>
    <w:basedOn w:val="VerbatimChar"/>
    <w:rPr>
      <w:color w:val="ad0000"/>
      <w:shd w:fill="f1f3f5" w:val="clear"/>
    </w:rPr>
  </w:style>
  <w:style w:type="character" w:styleId="ConstantTok" w:customStyle="1">
    <w:name w:val="ConstantTok"/>
    <w:basedOn w:val="VerbatimChar"/>
    <w:rPr>
      <w:color w:val="8f5902"/>
      <w:shd w:fill="f1f3f5" w:val="clear"/>
    </w:rPr>
  </w:style>
  <w:style w:type="character" w:styleId="CharTok" w:customStyle="1">
    <w:name w:val="CharTok"/>
    <w:basedOn w:val="VerbatimChar"/>
    <w:rPr>
      <w:color w:val="20794d"/>
      <w:shd w:fill="f1f3f5" w:val="clear"/>
    </w:rPr>
  </w:style>
  <w:style w:type="character" w:styleId="SpecialCharTok" w:customStyle="1">
    <w:name w:val="SpecialCharTok"/>
    <w:basedOn w:val="VerbatimChar"/>
    <w:rPr>
      <w:color w:val="5e5e5e"/>
      <w:shd w:fill="f1f3f5" w:val="clear"/>
    </w:rPr>
  </w:style>
  <w:style w:type="character" w:styleId="StringTok" w:customStyle="1">
    <w:name w:val="StringTok"/>
    <w:basedOn w:val="VerbatimChar"/>
    <w:rPr>
      <w:color w:val="20794d"/>
      <w:shd w:fill="f1f3f5" w:val="clear"/>
    </w:rPr>
  </w:style>
  <w:style w:type="character" w:styleId="VerbatimStringTok" w:customStyle="1">
    <w:name w:val="VerbatimStringTok"/>
    <w:basedOn w:val="VerbatimChar"/>
    <w:rPr>
      <w:color w:val="20794d"/>
      <w:shd w:fill="f1f3f5" w:val="clear"/>
    </w:rPr>
  </w:style>
  <w:style w:type="character" w:styleId="SpecialStringTok" w:customStyle="1">
    <w:name w:val="SpecialStringTok"/>
    <w:basedOn w:val="VerbatimChar"/>
    <w:rPr>
      <w:color w:val="20794d"/>
      <w:shd w:fill="f1f3f5" w:val="clear"/>
    </w:rPr>
  </w:style>
  <w:style w:type="character" w:styleId="ImportTok" w:customStyle="1">
    <w:name w:val="ImportTok"/>
    <w:basedOn w:val="VerbatimChar"/>
    <w:rPr>
      <w:color w:val="00769e"/>
      <w:shd w:fill="f1f3f5" w:val="clear"/>
    </w:rPr>
  </w:style>
  <w:style w:type="character" w:styleId="CommentTok" w:customStyle="1">
    <w:name w:val="CommentTok"/>
    <w:basedOn w:val="VerbatimChar"/>
    <w:rPr>
      <w:color w:val="5e5e5e"/>
      <w:shd w:fill="f1f3f5" w:val="clear"/>
    </w:rPr>
  </w:style>
  <w:style w:type="character" w:styleId="DocumentationTok" w:customStyle="1">
    <w:name w:val="DocumentationTok"/>
    <w:basedOn w:val="VerbatimChar"/>
    <w:rPr>
      <w:i w:val="1"/>
      <w:color w:val="5e5e5e"/>
      <w:shd w:fill="f1f3f5" w:val="clear"/>
    </w:rPr>
  </w:style>
  <w:style w:type="character" w:styleId="AnnotationTok" w:customStyle="1">
    <w:name w:val="AnnotationTok"/>
    <w:basedOn w:val="VerbatimChar"/>
    <w:rPr>
      <w:color w:val="5e5e5e"/>
      <w:shd w:fill="f1f3f5" w:val="clear"/>
    </w:rPr>
  </w:style>
  <w:style w:type="character" w:styleId="CommentVarTok" w:customStyle="1">
    <w:name w:val="CommentVarTok"/>
    <w:basedOn w:val="VerbatimChar"/>
    <w:rPr>
      <w:i w:val="1"/>
      <w:color w:val="5e5e5e"/>
      <w:shd w:fill="f1f3f5" w:val="clear"/>
    </w:rPr>
  </w:style>
  <w:style w:type="character" w:styleId="OtherTok" w:customStyle="1">
    <w:name w:val="OtherTok"/>
    <w:basedOn w:val="VerbatimChar"/>
    <w:rPr>
      <w:color w:val="003b4f"/>
      <w:shd w:fill="f1f3f5" w:val="clear"/>
    </w:rPr>
  </w:style>
  <w:style w:type="character" w:styleId="FunctionTok" w:customStyle="1">
    <w:name w:val="FunctionTok"/>
    <w:basedOn w:val="VerbatimChar"/>
    <w:rPr>
      <w:color w:val="4758ab"/>
      <w:shd w:fill="f1f3f5" w:val="clear"/>
    </w:rPr>
  </w:style>
  <w:style w:type="character" w:styleId="VariableTok" w:customStyle="1">
    <w:name w:val="VariableTok"/>
    <w:basedOn w:val="VerbatimChar"/>
    <w:rPr>
      <w:color w:val="111111"/>
      <w:shd w:fill="f1f3f5" w:val="clear"/>
    </w:rPr>
  </w:style>
  <w:style w:type="character" w:styleId="ControlFlowTok" w:customStyle="1">
    <w:name w:val="ControlFlowTok"/>
    <w:basedOn w:val="VerbatimChar"/>
    <w:rPr>
      <w:b w:val="1"/>
      <w:color w:val="003b4f"/>
      <w:shd w:fill="f1f3f5" w:val="clear"/>
    </w:rPr>
  </w:style>
  <w:style w:type="character" w:styleId="OperatorTok" w:customStyle="1">
    <w:name w:val="OperatorTok"/>
    <w:basedOn w:val="VerbatimChar"/>
    <w:rPr>
      <w:color w:val="5e5e5e"/>
      <w:shd w:fill="f1f3f5" w:val="clear"/>
    </w:rPr>
  </w:style>
  <w:style w:type="character" w:styleId="BuiltInTok" w:customStyle="1">
    <w:name w:val="BuiltInTok"/>
    <w:basedOn w:val="VerbatimChar"/>
    <w:rPr>
      <w:color w:val="003b4f"/>
      <w:shd w:fill="f1f3f5" w:val="clear"/>
    </w:rPr>
  </w:style>
  <w:style w:type="character" w:styleId="ExtensionTok" w:customStyle="1">
    <w:name w:val="ExtensionTok"/>
    <w:basedOn w:val="VerbatimChar"/>
    <w:rPr>
      <w:color w:val="003b4f"/>
      <w:shd w:fill="f1f3f5" w:val="clear"/>
    </w:rPr>
  </w:style>
  <w:style w:type="character" w:styleId="PreprocessorTok" w:customStyle="1">
    <w:name w:val="PreprocessorTok"/>
    <w:basedOn w:val="VerbatimChar"/>
    <w:rPr>
      <w:color w:val="ad0000"/>
      <w:shd w:fill="f1f3f5" w:val="clear"/>
    </w:rPr>
  </w:style>
  <w:style w:type="character" w:styleId="AttributeTok" w:customStyle="1">
    <w:name w:val="AttributeTok"/>
    <w:basedOn w:val="VerbatimChar"/>
    <w:rPr>
      <w:color w:val="657422"/>
      <w:shd w:fill="f1f3f5" w:val="clear"/>
    </w:rPr>
  </w:style>
  <w:style w:type="character" w:styleId="RegionMarkerTok" w:customStyle="1">
    <w:name w:val="RegionMarkerTok"/>
    <w:basedOn w:val="VerbatimChar"/>
    <w:rPr>
      <w:color w:val="003b4f"/>
      <w:shd w:fill="f1f3f5" w:val="clear"/>
    </w:rPr>
  </w:style>
  <w:style w:type="character" w:styleId="InformationTok" w:customStyle="1">
    <w:name w:val="InformationTok"/>
    <w:basedOn w:val="VerbatimChar"/>
    <w:rPr>
      <w:color w:val="5e5e5e"/>
      <w:shd w:fill="f1f3f5" w:val="clear"/>
    </w:rPr>
  </w:style>
  <w:style w:type="character" w:styleId="WarningTok" w:customStyle="1">
    <w:name w:val="WarningTok"/>
    <w:basedOn w:val="VerbatimChar"/>
    <w:rPr>
      <w:i w:val="1"/>
      <w:color w:val="5e5e5e"/>
      <w:shd w:fill="f1f3f5" w:val="clear"/>
    </w:rPr>
  </w:style>
  <w:style w:type="character" w:styleId="AlertTok" w:customStyle="1">
    <w:name w:val="AlertTok"/>
    <w:basedOn w:val="VerbatimChar"/>
    <w:rPr>
      <w:color w:val="ad0000"/>
      <w:shd w:fill="f1f3f5" w:val="clear"/>
    </w:rPr>
  </w:style>
  <w:style w:type="character" w:styleId="ErrorTok" w:customStyle="1">
    <w:name w:val="ErrorTok"/>
    <w:basedOn w:val="VerbatimChar"/>
    <w:rPr>
      <w:color w:val="ad0000"/>
      <w:shd w:fill="f1f3f5" w:val="clear"/>
    </w:rPr>
  </w:style>
  <w:style w:type="character" w:styleId="NormalTok" w:customStyle="1">
    <w:name w:val="NormalTok"/>
    <w:basedOn w:val="VerbatimChar"/>
    <w:rPr>
      <w:color w:val="003b4f"/>
      <w:shd w:fill="f1f3f5" w:val="cle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WNSHjX/kb8V9z69BS9242V9tqQ==">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2025-10-01T14:44:43Z</dcterms:created>
  <dc:creator>Matías Castillo-Aguilar; Cristian Núñez-Espinosa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date-modified">
    <vt:lpwstr>2025-10-01</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other-links">
    <vt:lpwstr/>
  </property>
  <property fmtid="{D5CDD505-2E9C-101B-9397-08002B2CF9AE}" pid="14" name="toc-title">
    <vt:lpwstr>Table of contents</vt:lpwstr>
  </property>
</Properties>
</file>