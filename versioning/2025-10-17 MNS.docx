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8D56" w14:textId="07026B0B" w:rsidR="00E01B78" w:rsidRDefault="00E01B78">
      <w:pPr>
        <w:pStyle w:val="Title"/>
        <w:rPr>
          <w:ins w:id="0" w:author="Marcelo Alejandro Navarrete Signorile" w:date="2025-10-09T18:37:00Z" w16du:dateUtc="2025-10-09T21:37:00Z"/>
        </w:rPr>
      </w:pPr>
      <w:ins w:id="1" w:author="Marcelo Alejandro Navarrete Signorile" w:date="2025-10-09T18:37:00Z" w16du:dateUtc="2025-10-09T21:37:00Z">
        <w:r>
          <w:fldChar w:fldCharType="begin"/>
        </w:r>
        <w:r>
          <w:instrText>HYPERLINK "</w:instrText>
        </w:r>
        <w:r w:rsidRPr="00E01B78">
          <w:instrText>https://unified-hrv-model.netlify.app</w:instrText>
        </w:r>
        <w:r>
          <w:instrText>"</w:instrText>
        </w:r>
        <w:r>
          <w:fldChar w:fldCharType="separate"/>
        </w:r>
        <w:r w:rsidRPr="00C94FE6">
          <w:rPr>
            <w:rStyle w:val="Hyperlink"/>
          </w:rPr>
          <w:t>https://unified-hrv-model.netlify.app</w:t>
        </w:r>
        <w:r>
          <w:fldChar w:fldCharType="end"/>
        </w:r>
      </w:ins>
    </w:p>
    <w:p w14:paraId="6902C0BB" w14:textId="77777777" w:rsidR="00E01B78" w:rsidRPr="00E01B78" w:rsidRDefault="00E01B78" w:rsidP="00E01B78">
      <w:pPr>
        <w:pStyle w:val="BodyText"/>
        <w:rPr>
          <w:ins w:id="2" w:author="Marcelo Alejandro Navarrete Signorile" w:date="2025-10-09T18:37:00Z" w16du:dateUtc="2025-10-09T21:37:00Z"/>
        </w:rPr>
        <w:pPrChange w:id="3" w:author="Marcelo Alejandro Navarrete Signorile" w:date="2025-10-09T18:37:00Z" w16du:dateUtc="2025-10-09T21:37:00Z">
          <w:pPr>
            <w:pStyle w:val="Title"/>
          </w:pPr>
        </w:pPrChange>
      </w:pPr>
    </w:p>
    <w:p w14:paraId="79115971" w14:textId="0743E179" w:rsidR="00724FFD" w:rsidRDefault="00EB75BF">
      <w:pPr>
        <w:pStyle w:val="Title"/>
      </w:pPr>
      <w:ins w:id="4" w:author="Marcelo Alejandro Navarrete Signorile" w:date="2025-10-09T18:19:00Z" w16du:dateUtc="2025-10-09T21:19:00Z">
        <w:r>
          <w:t xml:space="preserve">BAND: </w:t>
        </w:r>
      </w:ins>
      <w:r w:rsidR="00000000">
        <w:t>A Unified Probabilistic Framework for Non-Stationary Heart Rate Variability Analysis</w:t>
      </w:r>
    </w:p>
    <w:p w14:paraId="29A137AB" w14:textId="77777777" w:rsidR="00724FFD" w:rsidRPr="007B595F" w:rsidRDefault="00000000">
      <w:pPr>
        <w:pStyle w:val="Author"/>
        <w:rPr>
          <w:lang w:val="es-CL"/>
          <w:rPrChange w:id="5" w:author="Marcelo Alejandro Navarrete Signorile" w:date="2025-10-03T13:34:00Z" w16du:dateUtc="2025-10-03T16:34:00Z">
            <w:rPr/>
          </w:rPrChange>
        </w:rPr>
      </w:pPr>
      <w:r w:rsidRPr="007B595F">
        <w:rPr>
          <w:lang w:val="es-CL"/>
          <w:rPrChange w:id="6" w:author="Marcelo Alejandro Navarrete Signorile" w:date="2025-10-03T13:34:00Z" w16du:dateUtc="2025-10-03T16:34:00Z">
            <w:rPr/>
          </w:rPrChange>
        </w:rPr>
        <w:t>Matías Castillo-Aguilar</w:t>
      </w:r>
    </w:p>
    <w:p w14:paraId="28E15917" w14:textId="77777777" w:rsidR="00724FFD" w:rsidRPr="007B595F" w:rsidRDefault="00000000">
      <w:pPr>
        <w:pStyle w:val="Author"/>
        <w:rPr>
          <w:lang w:val="es-CL"/>
          <w:rPrChange w:id="7" w:author="Marcelo Alejandro Navarrete Signorile" w:date="2025-10-03T13:34:00Z" w16du:dateUtc="2025-10-03T16:34:00Z">
            <w:rPr/>
          </w:rPrChange>
        </w:rPr>
      </w:pPr>
      <w:r w:rsidRPr="007B595F">
        <w:rPr>
          <w:lang w:val="es-CL"/>
          <w:rPrChange w:id="8" w:author="Marcelo Alejandro Navarrete Signorile" w:date="2025-10-03T13:34:00Z" w16du:dateUtc="2025-10-03T16:34:00Z">
            <w:rPr/>
          </w:rPrChange>
        </w:rPr>
        <w:t>Cristian Núñez-Espinosa</w:t>
      </w:r>
    </w:p>
    <w:p w14:paraId="68238325" w14:textId="77777777" w:rsidR="00724FFD" w:rsidRDefault="00000000">
      <w:pPr>
        <w:pStyle w:val="FirstParagraph"/>
      </w:pPr>
      <w:r>
        <w:rPr>
          <w:b/>
          <w:bCs/>
        </w:rPr>
        <w:t>Abstract</w:t>
      </w:r>
    </w:p>
    <w:p w14:paraId="356B20B2" w14:textId="77777777" w:rsidR="00724FFD" w:rsidRDefault="00000000">
      <w:pPr>
        <w:pStyle w:val="BodyText"/>
      </w:pPr>
      <w:r>
        <w:t>Heart rate variability (HRV) forms the basis of non-invasive autonomic nervous system assessment; however, its analysis is constrained by the non-stationary nature of physiological signals. Standard analytical methods, which assume stationarity within fixed time windows, fail to capture dynamical effects of interest, such as the response to a physiological stressor. This limitation obstructs the development of mechanistic hypotheses about autonomic control. Here, we address this challenge by introducing a unified probabilistic framework for non-stationary HRV analysis. We propose a hypothesis-driven, generative model that transforms the physiological response into a continuous-time stochastic process controlled by a double-logistic function. This approach deconstructs the R-R interval (RRi) series into a set of interpretable parameters representing the latency, rate, and magnitude of distinct response and recovery phases. Through simulation, we establish the model’s ability to achieve high-fidelity parameter recovery and show its descriptive superiority over conventional fixed-time window methods. We then apply the framework to an empirical exercise-recovery recording, generating a precise, falsifiable hypothesis of “dissonant autonomic recovery”, where mean heart rate and its variability exhibit distinct recovery timescales. This framework provides a formal methodology for translating RRi time series into quantitative, testable estimates of their generative processes.</w:t>
      </w:r>
    </w:p>
    <w:p w14:paraId="69D228F9" w14:textId="77777777" w:rsidR="00724FFD" w:rsidRDefault="00000000">
      <w:pPr>
        <w:pStyle w:val="Heading1"/>
      </w:pPr>
      <w:bookmarkStart w:id="9" w:name="introduction"/>
      <w:r>
        <w:t>Introduction</w:t>
      </w:r>
    </w:p>
    <w:p w14:paraId="3E7AD045" w14:textId="0CD7965D" w:rsidR="00724FFD" w:rsidRDefault="00000000">
      <w:pPr>
        <w:pStyle w:val="FirstParagraph"/>
      </w:pPr>
      <w:del w:id="10" w:author="Marcelo Alejandro Navarrete Signorile" w:date="2025-10-03T13:38:00Z" w16du:dateUtc="2025-10-03T16:38:00Z">
        <w:r w:rsidDel="007E408E">
          <w:delText>The central</w:delText>
        </w:r>
      </w:del>
      <w:ins w:id="11" w:author="Marcelo Alejandro Navarrete Signorile" w:date="2025-10-03T13:38:00Z" w16du:dateUtc="2025-10-03T16:38:00Z">
        <w:r w:rsidR="007E408E">
          <w:t>A major</w:t>
        </w:r>
      </w:ins>
      <w:r>
        <w:t xml:space="preserve"> goal </w:t>
      </w:r>
      <w:ins w:id="12" w:author="Marcelo Alejandro Navarrete Signorile" w:date="2025-10-03T13:39:00Z" w16du:dateUtc="2025-10-03T16:39:00Z">
        <w:r w:rsidR="007E408E">
          <w:t>of</w:t>
        </w:r>
      </w:ins>
      <w:del w:id="13" w:author="Marcelo Alejandro Navarrete Signorile" w:date="2025-10-03T13:39:00Z" w16du:dateUtc="2025-10-03T16:39:00Z">
        <w:r w:rsidDel="007E408E">
          <w:delText>in</w:delText>
        </w:r>
      </w:del>
      <w:r>
        <w:t xml:space="preserve"> contemporary biomedical science is to mechanistically </w:t>
      </w:r>
      <w:del w:id="14" w:author="Marcelo Alejandro Navarrete Signorile" w:date="2025-10-03T13:39:00Z" w16du:dateUtc="2025-10-03T16:39:00Z">
        <w:r w:rsidDel="007E408E">
          <w:delText xml:space="preserve">link </w:delText>
        </w:r>
      </w:del>
      <w:ins w:id="15" w:author="Marcelo Alejandro Navarrete Signorile" w:date="2025-10-03T13:39:00Z" w16du:dateUtc="2025-10-03T16:39:00Z">
        <w:r w:rsidR="007E408E">
          <w:t xml:space="preserve">connect </w:t>
        </w:r>
      </w:ins>
      <w:r>
        <w:t>the dynamic</w:t>
      </w:r>
      <w:ins w:id="16" w:author="Marcelo Alejandro Navarrete Signorile" w:date="2025-10-03T13:40:00Z" w16du:dateUtc="2025-10-03T16:40:00Z">
        <w:r w:rsidR="007E408E">
          <w:t xml:space="preserve"> behavior</w:t>
        </w:r>
      </w:ins>
      <w:del w:id="17" w:author="Marcelo Alejandro Navarrete Signorile" w:date="2025-10-03T13:40:00Z" w16du:dateUtc="2025-10-03T16:40:00Z">
        <w:r w:rsidDel="007E408E">
          <w:delText>s</w:delText>
        </w:r>
      </w:del>
      <w:r>
        <w:t xml:space="preserve"> of physiological systems to </w:t>
      </w:r>
      <w:ins w:id="18" w:author="Marcelo Alejandro Navarrete Signorile" w:date="2025-10-03T13:40:00Z" w16du:dateUtc="2025-10-03T16:40:00Z">
        <w:r w:rsidR="007E408E">
          <w:t xml:space="preserve">outcomes </w:t>
        </w:r>
      </w:ins>
      <w:ins w:id="19" w:author="Marcelo Alejandro Navarrete Signorile" w:date="2025-10-03T13:41:00Z" w16du:dateUtc="2025-10-03T16:41:00Z">
        <w:r w:rsidR="007E408E">
          <w:t xml:space="preserve">in </w:t>
        </w:r>
      </w:ins>
      <w:r>
        <w:t xml:space="preserve">human health and disease. A primary obstacle to this goal is the inferential gap between </w:t>
      </w:r>
      <w:del w:id="20" w:author="Marcelo Alejandro Navarrete Signorile" w:date="2025-10-03T17:38:00Z" w16du:dateUtc="2025-10-03T20:38:00Z">
        <w:r w:rsidDel="00117121">
          <w:delText>what can be measured with</w:delText>
        </w:r>
      </w:del>
      <w:ins w:id="21" w:author="Marcelo Alejandro Navarrete Signorile" w:date="2025-10-03T17:38:00Z" w16du:dateUtc="2025-10-03T20:38:00Z">
        <w:r w:rsidR="00117121">
          <w:t>the</w:t>
        </w:r>
      </w:ins>
      <w:r>
        <w:t xml:space="preserve"> high-temporal resolution </w:t>
      </w:r>
      <w:ins w:id="22" w:author="Marcelo Alejandro Navarrete Signorile" w:date="2025-10-03T17:38:00Z" w16du:dateUtc="2025-10-03T20:38:00Z">
        <w:r w:rsidR="00117121">
          <w:t>data captured b</w:t>
        </w:r>
      </w:ins>
      <w:ins w:id="23" w:author="Marcelo Alejandro Navarrete Signorile" w:date="2025-10-03T17:39:00Z" w16du:dateUtc="2025-10-03T20:39:00Z">
        <w:r w:rsidR="00117121">
          <w:t xml:space="preserve">y </w:t>
        </w:r>
      </w:ins>
      <w:del w:id="24" w:author="Marcelo Alejandro Navarrete Signorile" w:date="2025-10-03T17:39:00Z" w16du:dateUtc="2025-10-03T20:39:00Z">
        <w:r w:rsidDel="00117121">
          <w:delText xml:space="preserve">via </w:delText>
        </w:r>
      </w:del>
      <w:r>
        <w:t xml:space="preserve">wearable sensors and the </w:t>
      </w:r>
      <w:del w:id="25" w:author="Marcelo Alejandro Navarrete Signorile" w:date="2025-10-03T17:39:00Z" w16du:dateUtc="2025-10-03T20:39:00Z">
        <w:r w:rsidDel="00117121">
          <w:delText xml:space="preserve">unobservable </w:delText>
        </w:r>
      </w:del>
      <w:ins w:id="26" w:author="Marcelo Alejandro Navarrete Signorile" w:date="2025-10-03T17:39:00Z" w16du:dateUtc="2025-10-03T20:39:00Z">
        <w:r w:rsidR="00117121">
          <w:t xml:space="preserve">underlying </w:t>
        </w:r>
      </w:ins>
      <w:r>
        <w:t xml:space="preserve">neurobiological processes that generate these measurements (Huber et al. 2025). This “inverse problem” is </w:t>
      </w:r>
      <w:del w:id="27" w:author="Marcelo Alejandro Navarrete Signorile" w:date="2025-10-03T17:39:00Z" w16du:dateUtc="2025-10-03T20:39:00Z">
        <w:r w:rsidDel="00117121">
          <w:delText>specially more</w:delText>
        </w:r>
      </w:del>
      <w:ins w:id="28" w:author="Marcelo Alejandro Navarrete Signorile" w:date="2025-10-03T17:39:00Z" w16du:dateUtc="2025-10-03T20:39:00Z">
        <w:r w:rsidR="00117121">
          <w:t>particularly</w:t>
        </w:r>
      </w:ins>
      <w:r>
        <w:t xml:space="preserve"> evident in the study of the autonomic nervous system (ANS), where heart rate variability </w:t>
      </w:r>
      <w:r>
        <w:lastRenderedPageBreak/>
        <w:t>(HRV) is the dominant non-invasive proxy (Shaffer and Ginsberg 2017; Castillo-Aguilar, Mabe-Castro, et al. 2023; Castillo-Aguilar, Mabe Castro, et al. 2023). The R-R interval (</w:t>
      </w:r>
      <w:proofErr w:type="spellStart"/>
      <w:r>
        <w:t>RRi</w:t>
      </w:r>
      <w:proofErr w:type="spellEnd"/>
      <w:r>
        <w:t xml:space="preserve">) time-series </w:t>
      </w:r>
      <w:del w:id="29" w:author="Marcelo Alejandro Navarrete Signorile" w:date="2025-10-03T17:40:00Z" w16du:dateUtc="2025-10-03T20:40:00Z">
        <w:r w:rsidDel="00117121">
          <w:delText>is an invalu</w:delText>
        </w:r>
      </w:del>
      <w:ins w:id="30" w:author="Marcelo Alejandro Navarrete Signorile" w:date="2025-10-03T17:42:00Z" w16du:dateUtc="2025-10-03T20:42:00Z">
        <w:r w:rsidR="00117121">
          <w:t>is a highly</w:t>
        </w:r>
      </w:ins>
      <w:ins w:id="31" w:author="Marcelo Alejandro Navarrete Signorile" w:date="2025-10-03T17:40:00Z" w16du:dateUtc="2025-10-03T20:40:00Z">
        <w:r w:rsidR="00117121">
          <w:t xml:space="preserve"> informative</w:t>
        </w:r>
      </w:ins>
      <w:del w:id="32" w:author="Marcelo Alejandro Navarrete Signorile" w:date="2025-10-03T17:40:00Z" w16du:dateUtc="2025-10-03T20:40:00Z">
        <w:r w:rsidDel="00117121">
          <w:delText>able</w:delText>
        </w:r>
      </w:del>
      <w:r>
        <w:t xml:space="preserve"> signal, yet it </w:t>
      </w:r>
      <w:del w:id="33" w:author="Marcelo Alejandro Navarrete Signorile" w:date="2025-10-03T17:43:00Z" w16du:dateUtc="2025-10-03T20:43:00Z">
        <w:r w:rsidDel="00117121">
          <w:delText xml:space="preserve">poses </w:delText>
        </w:r>
      </w:del>
      <w:ins w:id="34" w:author="Marcelo Alejandro Navarrete Signorile" w:date="2025-10-03T17:43:00Z" w16du:dateUtc="2025-10-03T20:43:00Z">
        <w:r w:rsidR="00117121">
          <w:t xml:space="preserve">presents </w:t>
        </w:r>
      </w:ins>
      <w:r>
        <w:t xml:space="preserve">a </w:t>
      </w:r>
      <w:del w:id="35" w:author="Marcelo Alejandro Navarrete Signorile" w:date="2025-10-03T17:43:00Z" w16du:dateUtc="2025-10-03T20:43:00Z">
        <w:r w:rsidDel="00117121">
          <w:delText xml:space="preserve">profound </w:delText>
        </w:r>
      </w:del>
      <w:ins w:id="36" w:author="Marcelo Alejandro Navarrete Signorile" w:date="2025-10-03T17:43:00Z" w16du:dateUtc="2025-10-03T20:43:00Z">
        <w:r w:rsidR="00117121">
          <w:t xml:space="preserve">substantial </w:t>
        </w:r>
      </w:ins>
      <w:r>
        <w:t>analytical challenge</w:t>
      </w:r>
      <w:ins w:id="37" w:author="Marcelo Alejandro Navarrete Signorile" w:date="2025-10-03T17:43:00Z" w16du:dateUtc="2025-10-03T20:43:00Z">
        <w:r w:rsidR="00117121">
          <w:t>, as</w:t>
        </w:r>
      </w:ins>
      <w:del w:id="38" w:author="Marcelo Alejandro Navarrete Signorile" w:date="2025-10-03T17:43:00Z" w16du:dateUtc="2025-10-03T20:43:00Z">
        <w:r w:rsidDel="00117121">
          <w:delText>:</w:delText>
        </w:r>
      </w:del>
      <w:r>
        <w:t xml:space="preserve"> it </w:t>
      </w:r>
      <w:del w:id="39" w:author="Marcelo Alejandro Navarrete Signorile" w:date="2025-10-03T17:43:00Z" w16du:dateUtc="2025-10-03T20:43:00Z">
        <w:r w:rsidDel="00117121">
          <w:delText>is a</w:delText>
        </w:r>
      </w:del>
      <w:ins w:id="40" w:author="Marcelo Alejandro Navarrete Signorile" w:date="2025-10-03T17:43:00Z" w16du:dateUtc="2025-10-03T20:43:00Z">
        <w:r w:rsidR="00117121">
          <w:t>represents</w:t>
        </w:r>
      </w:ins>
      <w:ins w:id="41" w:author="Marcelo Alejandro Navarrete Signorile" w:date="2025-10-03T17:44:00Z" w16du:dateUtc="2025-10-03T20:44:00Z">
        <w:r w:rsidR="00117121">
          <w:t xml:space="preserve"> the</w:t>
        </w:r>
      </w:ins>
      <w:r>
        <w:t xml:space="preserve"> complex, integrated output </w:t>
      </w:r>
      <w:del w:id="42" w:author="Marcelo Alejandro Navarrete Signorile" w:date="2025-10-03T17:44:00Z" w16du:dateUtc="2025-10-03T20:44:00Z">
        <w:r w:rsidDel="00117121">
          <w:delText>reflecting the ceaseless,</w:delText>
        </w:r>
      </w:del>
      <w:ins w:id="43" w:author="Marcelo Alejandro Navarrete Signorile" w:date="2025-10-03T17:44:00Z" w16du:dateUtc="2025-10-03T20:44:00Z">
        <w:r w:rsidR="00117121">
          <w:t>of the</w:t>
        </w:r>
      </w:ins>
      <w:r>
        <w:t xml:space="preserve"> </w:t>
      </w:r>
      <w:del w:id="44" w:author="Marcelo Alejandro Navarrete Signorile" w:date="2025-10-03T17:44:00Z" w16du:dateUtc="2025-10-03T20:44:00Z">
        <w:r w:rsidDel="00117121">
          <w:delText xml:space="preserve">dynamic </w:delText>
        </w:r>
      </w:del>
      <w:ins w:id="45" w:author="Marcelo Alejandro Navarrete Signorile" w:date="2025-10-03T17:44:00Z" w16du:dateUtc="2025-10-03T20:44:00Z">
        <w:r w:rsidR="00117121">
          <w:t xml:space="preserve">continuous </w:t>
        </w:r>
      </w:ins>
      <w:r>
        <w:t>interplay of multiple regulatory systems (Arakaki et al. 2023). Therefore, progress is contingent upon solving this problem of principled inverse inference: the development of a formal methodology to deconstruct this composite signal into quantitative, interpretable, and falsifiable estimates of its underlying generative processes. The urgency of this problem is made more evident by its direct relevance to major public health burdens, as autonomic dysregulation is a core feature of disorders ranging from cardiovascular diseases (Orini et al. 2023; Serhiyenko et al. 2024), to anxiety and post-traumatic stress (Schneider and Schwerdtfeger 2020; Cheng et al. 2022; Tomasi et al. 2024), where a precise characterization of system dynamics is essential for diagnosis and treatment (Orini et al. 2023).</w:t>
      </w:r>
    </w:p>
    <w:p w14:paraId="0894AB8E" w14:textId="77777777" w:rsidR="00724FFD" w:rsidRDefault="00000000">
      <w:pPr>
        <w:pStyle w:val="BodyText"/>
      </w:pPr>
      <w:r>
        <w:t>The analytical tools currently employed by most researchers are unsuited for this task. The prevailing paradigm, which relies on calculating summary statistics within fixed temporal windows, imposes a static, linear worldview on a system that is intrinsically dynamic and non-linear. The use of fixed temporal windows is based on the assumption of stationarity, which is inherently violated during any physiological transition of scientific or clinical interest (Shaffer, Meehan, and Zerr 2020; Kim, Seok, and Shin 2021). A core limitation for mechanistic inference is its reliance on static assumptions, which can produce misleading and often uninterpretable results (Kim, Seok, and Shin 2021). For instance, by averaging across a period of stress recovery, such methods conflate the initial sympathetic response with the subsequent parasympathetic rebound, yielding a single, opaque number that masks the system’s adaptive capacity (Shaffer, Meehan, and Zerr 2020; Kim, Seok, and Shin 2021). The unavoidable distortion of RRi signals under non-stationary conditions, where their inherent assumptions are not met, can make it impossible to distinguish between a resilient individual who exhibits a rapid and robust recovery from a vulnerable one with a dampened recovery, a critical biomarker of pathology (Lu et al. 2023). This “discretize-and-summarize” approach systematically discards the temporal structure of the data, thereby precluding the direct estimation of core mechanistic properties such as response latencies, rates of change, and adaptive magnitudes, which constitute the very essence of the physiological process (Tiwari et al. 2021).</w:t>
      </w:r>
    </w:p>
    <w:p w14:paraId="4A861AD0" w14:textId="77777777" w:rsidR="00724FFD" w:rsidRDefault="00000000">
      <w:pPr>
        <w:pStyle w:val="BodyText"/>
      </w:pPr>
      <w:r>
        <w:t>Nonetheless, more sophisticated signal processing and modeling techniques have been proposed, yet these too often fail to resolve the core inferential challenge. They present a false choice between phenomenological description and non-interpretable abstraction. On one hand, time-frequency decompositions, such as the wavelet transform, excel at providing detailed visualizations of spectral dynamics, making them useful for exploratory analysis (German-Sallo 2014). However, they are fundamentally descriptive; they do not instantiate a formal, generative model of the underlying biology. They can show that a change occurred, but they cannot provide a parameterized, testable estimate of what changed (Guo et al. 2022).</w:t>
      </w:r>
    </w:p>
    <w:p w14:paraId="15BF6832" w14:textId="77777777" w:rsidR="00724FFD" w:rsidRDefault="00000000">
      <w:pPr>
        <w:pStyle w:val="BodyText"/>
      </w:pPr>
      <w:r>
        <w:lastRenderedPageBreak/>
        <w:t>On the other hand, more advanced modeling traditions like state-space models (SSMs) offer mathematical intricacy for tracking and forecasting a system’s evolution (Martı́n-González et al. 2018; Rosas et al. 2024). While powerful, their typical formulations often trade physiological fidelity for mathematical convenience; the latent states they infer are frequently defined by statistical properties rather than direct biological identity (Rosas et al. 2024; Liu, Perley, and Coleman 2024). Even in more tailored applications designed to enhance interpretability, SSMs excel at tracking continuously varying processes; however, they are not explicitly structured to parameterize the distinct phases of a discrete physiological event, such as the specific onset rate, recovery latency, and adaptive magnitude of a stress response. Consequently, the field remains methodologically stalled, caught between descriptive tools that cannot test mechanisms and abstract models whose parameters do not directly map onto the discrete, event-driven components of a physiological hypothesis.</w:t>
      </w:r>
    </w:p>
    <w:p w14:paraId="4F97E167" w14:textId="303C024D" w:rsidR="004A0739" w:rsidRDefault="004A0739">
      <w:pPr>
        <w:pStyle w:val="BodyText"/>
        <w:rPr>
          <w:ins w:id="46" w:author="Marcelo Alejandro Navarrete Signorile" w:date="2025-10-03T17:50:00Z" w16du:dateUtc="2025-10-03T20:50:00Z"/>
        </w:rPr>
      </w:pPr>
      <w:ins w:id="47" w:author="Marcelo Alejandro Navarrete Signorile" w:date="2025-10-03T17:50:00Z" w16du:dateUtc="2025-10-03T20:50:00Z">
        <w:r>
          <w:t>To b</w:t>
        </w:r>
      </w:ins>
      <w:del w:id="48" w:author="Marcelo Alejandro Navarrete Signorile" w:date="2025-10-03T17:50:00Z" w16du:dateUtc="2025-10-03T20:50:00Z">
        <w:r w:rsidDel="004A0739">
          <w:delText>B</w:delText>
        </w:r>
      </w:del>
      <w:r>
        <w:t>ridg</w:t>
      </w:r>
      <w:ins w:id="49" w:author="Marcelo Alejandro Navarrete Signorile" w:date="2025-10-03T17:50:00Z" w16du:dateUtc="2025-10-03T20:50:00Z">
        <w:r>
          <w:t>e</w:t>
        </w:r>
      </w:ins>
      <w:del w:id="50" w:author="Marcelo Alejandro Navarrete Signorile" w:date="2025-10-03T17:50:00Z" w16du:dateUtc="2025-10-03T20:50:00Z">
        <w:r w:rsidDel="004A0739">
          <w:delText>ing</w:delText>
        </w:r>
      </w:del>
      <w:r>
        <w:t xml:space="preserve"> the gap between data and mechanism</w:t>
      </w:r>
      <w:ins w:id="51" w:author="Marcelo Alejandro Navarrete Signorile" w:date="2025-10-03T17:51:00Z" w16du:dateUtc="2025-10-03T20:51:00Z">
        <w:r>
          <w:t xml:space="preserve">, </w:t>
        </w:r>
      </w:ins>
      <w:del w:id="52" w:author="Marcelo Alejandro Navarrete Signorile" w:date="2025-10-03T17:51:00Z" w16du:dateUtc="2025-10-03T20:51:00Z">
        <w:r w:rsidDel="004A0739">
          <w:delText xml:space="preserve"> requires an evolution in </w:delText>
        </w:r>
      </w:del>
      <w:r>
        <w:t xml:space="preserve">analytical </w:t>
      </w:r>
      <w:ins w:id="53" w:author="Marcelo Alejandro Navarrete Signorile" w:date="2025-10-03T17:51:00Z" w16du:dateUtc="2025-10-03T20:51:00Z">
        <w:r>
          <w:t xml:space="preserve">approaches </w:t>
        </w:r>
      </w:ins>
      <w:del w:id="54" w:author="Marcelo Alejandro Navarrete Signorile" w:date="2025-10-03T17:51:00Z" w16du:dateUtc="2025-10-03T20:51:00Z">
        <w:r w:rsidDel="004A0739">
          <w:delText>philosophy</w:delText>
        </w:r>
      </w:del>
      <w:ins w:id="55" w:author="Marcelo Alejandro Navarrete Signorile" w:date="2025-10-03T17:51:00Z" w16du:dateUtc="2025-10-03T20:51:00Z">
        <w:r>
          <w:t xml:space="preserve">should evolve </w:t>
        </w:r>
      </w:ins>
      <w:del w:id="56" w:author="Marcelo Alejandro Navarrete Signorile" w:date="2025-10-03T17:51:00Z" w16du:dateUtc="2025-10-03T20:51:00Z">
        <w:r w:rsidDel="004A0739">
          <w:delText xml:space="preserve">, a shift </w:delText>
        </w:r>
      </w:del>
      <w:r>
        <w:t xml:space="preserve">from model-agnostic data description to </w:t>
      </w:r>
      <w:del w:id="57" w:author="Marcelo Alejandro Navarrete Signorile" w:date="2025-10-03T17:52:00Z" w16du:dateUtc="2025-10-03T20:52:00Z">
        <w:r w:rsidDel="004A0739">
          <w:delText xml:space="preserve">the construction of </w:delText>
        </w:r>
      </w:del>
      <w:r>
        <w:t>hypothesis-driven</w:t>
      </w:r>
      <w:del w:id="58" w:author="Marcelo Alejandro Navarrete Signorile" w:date="2025-10-03T17:52:00Z" w16du:dateUtc="2025-10-03T20:52:00Z">
        <w:r w:rsidDel="004A0739">
          <w:delText>,</w:delText>
        </w:r>
      </w:del>
      <w:r>
        <w:t xml:space="preserve"> generative model</w:t>
      </w:r>
      <w:ins w:id="59" w:author="Marcelo Alejandro Navarrete Signorile" w:date="2025-10-03T17:52:00Z" w16du:dateUtc="2025-10-03T20:52:00Z">
        <w:r>
          <w:t>ing</w:t>
        </w:r>
      </w:ins>
      <w:del w:id="60" w:author="Marcelo Alejandro Navarrete Signorile" w:date="2025-10-03T17:52:00Z" w16du:dateUtc="2025-10-03T20:52:00Z">
        <w:r w:rsidDel="004A0739">
          <w:delText>s</w:delText>
        </w:r>
      </w:del>
      <w:r>
        <w:t xml:space="preserve">. Such an approach should move beyond simply characterizing what the data looks like and instead focus on creating explicit, testable, and quantitative models of the biological processes that produced it. </w:t>
      </w:r>
    </w:p>
    <w:p w14:paraId="6B0CF657" w14:textId="18608527" w:rsidR="00724FFD" w:rsidRDefault="00000000">
      <w:pPr>
        <w:pStyle w:val="BodyText"/>
      </w:pPr>
      <w:r>
        <w:t>Here, we introduce and validate a framework that reframes physiological analysis as a form of formal hypothesis testing. We propose that a stereotyped autonomic response to an acute perturbation is a structured and dynamic process. Consequently, we suggest that it can be effectively modeled as a continuous-time stochastic process,</w:t>
      </w:r>
      <w:ins w:id="61" w:author="Marcelo Alejandro Navarrete Signorile" w:date="2025-10-09T17:48:00Z" w16du:dateUtc="2025-10-09T20:48:00Z">
        <w:r w:rsidR="00B9662D">
          <w:t xml:space="preserve"> </w:t>
        </w:r>
      </w:ins>
      <w:del w:id="62" w:author="Marcelo Alejandro Navarrete Signorile" w:date="2025-10-09T17:48:00Z" w16du:dateUtc="2025-10-09T20:48:00Z">
        <w:r w:rsidDel="00B9662D">
          <w:delText xml:space="preserve"> allowing us to</w:delText>
        </w:r>
      </w:del>
      <w:ins w:id="63" w:author="Marcelo Alejandro Navarrete Signorile" w:date="2025-10-09T17:48:00Z" w16du:dateUtc="2025-10-09T20:48:00Z">
        <w:r w:rsidR="00B9662D">
          <w:t>that</w:t>
        </w:r>
      </w:ins>
      <w:r>
        <w:t xml:space="preserve"> </w:t>
      </w:r>
      <w:del w:id="64" w:author="Marcelo Alejandro Navarrete Signorile" w:date="2025-10-09T17:48:00Z" w16du:dateUtc="2025-10-09T20:48:00Z">
        <w:r w:rsidDel="00B9662D">
          <w:delText xml:space="preserve">separate </w:delText>
        </w:r>
      </w:del>
      <w:ins w:id="65" w:author="Marcelo Alejandro Navarrete Signorile" w:date="2025-10-09T17:48:00Z" w16du:dateUtc="2025-10-09T20:48:00Z">
        <w:r w:rsidR="00B9662D">
          <w:t>distinguishes</w:t>
        </w:r>
        <w:r w:rsidR="00B9662D">
          <w:t xml:space="preserve"> </w:t>
        </w:r>
      </w:ins>
      <w:r>
        <w:t xml:space="preserve">the structured response from inherent biological variability. Specifically, we model the response trajectory using a double-logistic function. This mathematical form is chosen as a parsimonious hypothesis for biphasic dynamics, designed to capture the characteristic onset and subsequent recovery phases (Castillo-Aguilar et al. 2025). </w:t>
      </w:r>
      <w:ins w:id="66" w:author="Marcelo Alejandro Navarrete Signorile" w:date="2025-10-09T17:53:00Z" w16du:dateUtc="2025-10-09T20:53:00Z">
        <w:r w:rsidR="00B9662D">
          <w:t>This framework</w:t>
        </w:r>
      </w:ins>
      <w:del w:id="67" w:author="Marcelo Alejandro Navarrete Signorile" w:date="2025-10-09T17:50:00Z" w16du:dateUtc="2025-10-09T20:50:00Z">
        <w:r w:rsidDel="00B9662D">
          <w:delText xml:space="preserve">The power </w:delText>
        </w:r>
      </w:del>
      <w:del w:id="68" w:author="Marcelo Alejandro Navarrete Signorile" w:date="2025-10-09T17:53:00Z" w16du:dateUtc="2025-10-09T20:53:00Z">
        <w:r w:rsidDel="00B9662D">
          <w:delText>of this approach lies in its ability to</w:delText>
        </w:r>
      </w:del>
      <w:r>
        <w:t xml:space="preserve"> translate</w:t>
      </w:r>
      <w:ins w:id="69" w:author="Marcelo Alejandro Navarrete Signorile" w:date="2025-10-09T17:53:00Z" w16du:dateUtc="2025-10-09T20:53:00Z">
        <w:r w:rsidR="00B9662D">
          <w:t>s</w:t>
        </w:r>
      </w:ins>
      <w:r>
        <w:t xml:space="preserve"> the raw signal into a small set of interpretable mechanistic parameters: </w:t>
      </w:r>
      <w:del w:id="70" w:author="Marcelo Alejandro Navarrete Signorile" w:date="2025-10-09T17:51:00Z" w16du:dateUtc="2025-10-09T20:51:00Z">
        <w:r w:rsidDel="00B9662D">
          <w:delText xml:space="preserve">the </w:delText>
        </w:r>
      </w:del>
      <w:r>
        <w:t xml:space="preserve">latency, rate, and magnitude of each </w:t>
      </w:r>
      <w:del w:id="71" w:author="Marcelo Alejandro Navarrete Signorile" w:date="2025-10-09T17:54:00Z" w16du:dateUtc="2025-10-09T20:54:00Z">
        <w:r w:rsidDel="00B9662D">
          <w:delText xml:space="preserve">distinct </w:delText>
        </w:r>
      </w:del>
      <w:r>
        <w:t>response phase (Castillo-Aguilar et al. 2025)</w:t>
      </w:r>
      <w:ins w:id="72" w:author="Marcelo Alejandro Navarrete Signorile" w:date="2025-10-09T17:54:00Z" w16du:dateUtc="2025-10-09T20:54:00Z">
        <w:r w:rsidR="00B9662D">
          <w:t xml:space="preserve">, providing </w:t>
        </w:r>
      </w:ins>
      <w:del w:id="73" w:author="Marcelo Alejandro Navarrete Signorile" w:date="2025-10-09T17:54:00Z" w16du:dateUtc="2025-10-09T20:54:00Z">
        <w:r w:rsidDel="00B9662D">
          <w:delText xml:space="preserve">. This mechanism provides a </w:delText>
        </w:r>
      </w:del>
      <w:r>
        <w:t>direct, quantitative understanding of the system’s underlying reactivity and resilience.</w:t>
      </w:r>
    </w:p>
    <w:p w14:paraId="6B535FF0" w14:textId="3202F31C" w:rsidR="00724FFD" w:rsidDel="00B9662D" w:rsidRDefault="00000000">
      <w:pPr>
        <w:pStyle w:val="BodyText"/>
        <w:rPr>
          <w:del w:id="74" w:author="Marcelo Alejandro Navarrete Signorile" w:date="2025-10-09T17:55:00Z" w16du:dateUtc="2025-10-09T20:55:00Z"/>
        </w:rPr>
      </w:pPr>
      <w:del w:id="75" w:author="Marcelo Alejandro Navarrete Signorile" w:date="2025-10-09T17:55:00Z" w16du:dateUtc="2025-10-09T20:55:00Z">
        <w:r w:rsidDel="00B9662D">
          <w:delText>We implement this approach as a novel generative model within a Bayesian framework. This model provides robust parameter estimation with full uncertainty quantification, will allow hierarchical modeling of individual and group-level effects, and offers a basis for model comparison and evaluation. This model provides a specific and testable implementation of our framework, decomposing the RRi series into a time-varying mean, total variance, and a dynamically shifting oscillatory component, all controlled by a double-logistic latent dynamic. This paper tests the hypothesis that this model provides a more accurate and functional characterization of autonomic dynamics than existing fixed-time window methods. Through simulation, we demonstrate its capacity to recover known ground-truth parameters, which establishes its core validity. We contend that this approach provides the necessary quantitative indices for developing and testing mechanistic physiological hypotheses. This model represents a step towards translating complex time series into falsifiable knowledge.</w:delText>
        </w:r>
      </w:del>
    </w:p>
    <w:p w14:paraId="78946F72" w14:textId="77777777" w:rsidR="00724FFD" w:rsidRDefault="00000000">
      <w:pPr>
        <w:pStyle w:val="Heading1"/>
      </w:pPr>
      <w:bookmarkStart w:id="76" w:name="results"/>
      <w:bookmarkEnd w:id="9"/>
      <w:r>
        <w:t>Results</w:t>
      </w:r>
    </w:p>
    <w:p w14:paraId="40E41606" w14:textId="09A7AF08" w:rsidR="00B9662D" w:rsidRDefault="00B9662D">
      <w:pPr>
        <w:pStyle w:val="FirstParagraph"/>
        <w:rPr>
          <w:ins w:id="77" w:author="Marcelo Alejandro Navarrete Signorile" w:date="2025-10-09T17:59:00Z" w16du:dateUtc="2025-10-09T20:59:00Z"/>
        </w:rPr>
      </w:pPr>
      <w:ins w:id="78" w:author="Marcelo Alejandro Navarrete Signorile" w:date="2025-10-09T17:59:00Z" w16du:dateUtc="2025-10-09T20:59:00Z">
        <w:r w:rsidRPr="00B9662D">
          <w:t>We propose</w:t>
        </w:r>
        <w:r>
          <w:t xml:space="preserve"> a</w:t>
        </w:r>
        <w:r w:rsidRPr="00B9662D">
          <w:t xml:space="preserve"> framework </w:t>
        </w:r>
        <w:r w:rsidR="000E5031">
          <w:t xml:space="preserve">based on </w:t>
        </w:r>
        <w:r w:rsidRPr="00B9662D">
          <w:t xml:space="preserve">a generative Bayesian model that yields robust parameter estimates with full uncertainty quantification, supports hierarchical inference across individuals and groups, and enables formal model comparison. The model decomposes the </w:t>
        </w:r>
        <w:proofErr w:type="spellStart"/>
        <w:r w:rsidRPr="00B9662D">
          <w:t>RRi</w:t>
        </w:r>
        <w:proofErr w:type="spellEnd"/>
        <w:r w:rsidRPr="00B9662D">
          <w:t xml:space="preserve"> series into a time-varying mean, total variance, and a dynamically shifting oscillatory component governed by a double-logistic latent dynamic. This formulation provides a more accurate and physiologically interpretable representation of autonomic dynamics than conventional fixed-window methods, offering quantitative indices of reactivity and recovery and a principled means to translate complex time series into mechanistic, falsifiable knowledge.</w:t>
        </w:r>
      </w:ins>
    </w:p>
    <w:p w14:paraId="718472F4" w14:textId="18A0BA8D" w:rsidR="00724FFD" w:rsidRDefault="00000000">
      <w:pPr>
        <w:pStyle w:val="FirstParagraph"/>
      </w:pPr>
      <w:r>
        <w:lastRenderedPageBreak/>
        <w:t>We first test the model’s internal consistency by assessing its ability to recover its own parameters from simulated data. We then benchmark its descriptive fidelity against conventional methods to quantify its effectiveness in characterizing dynamic signals. Finally, we use the framework to generate a structured, phenomenological description of an empirical exercise-response signal, illustrating its potential for developing precise and data-driven hypotheses.</w:t>
      </w:r>
    </w:p>
    <w:p w14:paraId="013AF54D" w14:textId="77777777" w:rsidR="00724FFD" w:rsidRDefault="00000000">
      <w:pPr>
        <w:pStyle w:val="BodyText"/>
      </w:pPr>
      <w:r>
        <w:t>The core components of the model, related the underlying data generation process being modeled, are illustrated in Figure 1.</w:t>
      </w:r>
    </w:p>
    <w:p w14:paraId="4DE14BC9" w14:textId="77777777" w:rsidR="00724FFD" w:rsidRDefault="00000000">
      <w:pPr>
        <w:pStyle w:val="BodyText"/>
      </w:pPr>
      <w:r>
        <w:rPr>
          <w:b/>
          <w:bCs/>
        </w:rPr>
        <w:t>Figure 1. Core components underlying observed RRi signals captured by the model</w:t>
      </w:r>
      <w:r>
        <w:t>. The data generation process being modeled is represented as a linear combination of time and frequency components that build the underlying observed RRi signal as a dynamical and continuous process. In the top of the figure lies the model with each component separated in the subsequent bottom panels.</w:t>
      </w:r>
    </w:p>
    <w:p w14:paraId="57253C6E" w14:textId="77777777" w:rsidR="00724FFD" w:rsidRDefault="00000000">
      <w:pPr>
        <w:pStyle w:val="Heading2"/>
      </w:pPr>
      <w:bookmarkStart w:id="79" w:name="X9c2ecb1ed3ac6a0cac2e8bfe22e596d5ab34a26"/>
      <w:r>
        <w:t>Model validation and parameter recovery on synthetic data</w:t>
      </w:r>
    </w:p>
    <w:p w14:paraId="4A8C282B" w14:textId="77777777" w:rsidR="00724FFD" w:rsidRDefault="00000000">
      <w:pPr>
        <w:pStyle w:val="FirstParagraph"/>
      </w:pPr>
      <w:r>
        <w:t>To establish the model’s internal consistency and the identifiability of its parameters, we first assessed its ability to perform inference on synthetic data generated from its own structure. This in-silico procedure serves as a necessary check of the model’s self-consistency and the estimation algorithm’s ability to navigate the complex posterior geometry. To test the model’s performance, three distinct scenarios were designed: (A) a canonical response with complete recovery; (B) an incomplete recovery with persistence in both time and frequency domains; and (C) a high-noise condition with a low structured variance fraction (</w:t>
      </w:r>
      <m:oMath>
        <m:r>
          <w:rPr>
            <w:rFonts w:ascii="Cambria Math" w:hAnsi="Cambria Math"/>
          </w:rPr>
          <m:t>w</m:t>
        </m:r>
      </m:oMath>
      <w:r>
        <w:t xml:space="preserve"> = 0.6). The ground-truth dynamics are illustrated in Figure 2, with corresponding generative parameter values listed in Table 1. This procedure tests for inferential integrity under the assumption that the model is correctly specified; it does not test for robustness to model misspecification, a challenge inherent to all empirical data.</w:t>
      </w:r>
    </w:p>
    <w:p w14:paraId="7DEDDC26" w14:textId="77777777" w:rsidR="00724FFD" w:rsidRDefault="00000000">
      <w:pPr>
        <w:pStyle w:val="BodyText"/>
      </w:pPr>
      <w:r>
        <w:rPr>
          <w:b/>
          <w:bCs/>
        </w:rPr>
        <w:t>Figure 2. Ground-truth dynamics of three synthetic scenarios.</w:t>
      </w:r>
      <w:r>
        <w:t xml:space="preserve"> The scenarios were designed to test model performance under diverse conditions: (A) a classic sympatho-vagal response, (B) an incomplete recovery with persistence in both time and frequency domains, and (C) a high-noise condition with dissonant (complete time-domain, incomplete spectral) recovery. Panels show the generated RRi data with the true mean signal, the underlying time-domain trajectories for baseline RRi and total SDNN, and the time-varying spectral proportions.</w:t>
      </w:r>
    </w:p>
    <w:p w14:paraId="2923988A" w14:textId="77777777" w:rsidR="00724FFD" w:rsidRDefault="00000000">
      <w:pPr>
        <w:pStyle w:val="BodyText"/>
      </w:pPr>
      <w:r>
        <w:rPr>
          <w:b/>
          <w:bCs/>
        </w:rPr>
        <w:t>Table 1. Ground-truth parameter values for simulation scenarios.</w:t>
      </w:r>
      <w:r>
        <w:t xml:space="preserve"> Ground-truth parameter values used in the generation of three simulation scenarios. The scenarios correspond to (A) a classic sympatho-vagal response, (B) an incomplete recovery with time-domain and spectral persistence, and (C) an incomplete spectral but complete time-domain recovery with high noise.</w:t>
      </w:r>
    </w:p>
    <w:p w14:paraId="559FADD7" w14:textId="77777777" w:rsidR="00724FFD" w:rsidRDefault="00000000">
      <w:pPr>
        <w:pStyle w:val="BodyText"/>
      </w:pPr>
      <w:r>
        <w:t xml:space="preserve">When fit to this synthetic data, the model demonstrated a high-fidelity reconstruction of the generative process across all three scenarios. Figure 3 presents a visual summary of </w:t>
      </w:r>
      <w:r>
        <w:lastRenderedPageBreak/>
        <w:t>these results, plotting the model’s posterior estimates against the known ground-truth trajectories. The posterior means for the baseline RRi, total SDNN, and the time-varying spectral proportions closely track the true underlying dynamics. The 95% credible intervals, which represent the range of plausible parameter values given the data, consistently envelop the ground-truth trajectories.</w:t>
      </w:r>
    </w:p>
    <w:p w14:paraId="69DCE46C" w14:textId="77777777" w:rsidR="00724FFD" w:rsidRDefault="00000000">
      <w:pPr>
        <w:pStyle w:val="BodyText"/>
      </w:pPr>
      <w:r>
        <w:rPr>
          <w:b/>
          <w:bCs/>
        </w:rPr>
        <w:t>Figure 3. High-fidelity reconstruction of synthetic data by the generative model.</w:t>
      </w:r>
      <w:r>
        <w:t xml:space="preserve"> The model’s posterior mean estimates (solid lines) and 95% credible intervals (shaded ribbons) are overlaid on the known ground-truth dynamics (dashed lines) for all three scenarios (A, B, C). The model accurately recovers the continuous trajectories for baseline RRi, total SDNN, and spectral proportions across all conditions.</w:t>
      </w:r>
    </w:p>
    <w:p w14:paraId="5A3402D6" w14:textId="77777777" w:rsidR="00724FFD" w:rsidRDefault="00000000">
      <w:pPr>
        <w:pStyle w:val="BodyText"/>
      </w:pPr>
      <w:r>
        <w:t>Beyond recovering the continuous dynamic trajectories, the model also recovered the discrete parameters that govern the shape and timing of these dynamics. Table 2 presents the posterior summaries for these key parameters, comparing the posterior median and 95% credible intervals against their true values. For all parameters across all scenarios, the 95% credible intervals successfully contained the ground-truth values. Successfully recovering all parameters confirms that they are practically identifiable from this type of data, at least when the data-generating process aligns with the model’s structural assumptions.</w:t>
      </w:r>
    </w:p>
    <w:p w14:paraId="185DB266" w14:textId="77777777" w:rsidR="00724FFD" w:rsidRDefault="00000000">
      <w:pPr>
        <w:pStyle w:val="BodyText"/>
      </w:pPr>
      <w:r>
        <w:rPr>
          <w:b/>
          <w:bCs/>
        </w:rPr>
        <w:t>Table 2. Posterior recovery of ground-truth parameters.</w:t>
      </w:r>
      <w:r>
        <w:t xml:space="preserve"> This table compares the known ground-truth parameter values to the model’s posterior estimates (median and 95% credible interval). The model successfully recovers all parameters, with the true values consistently falling within the credible intervals.</w:t>
      </w:r>
    </w:p>
    <w:p w14:paraId="5D91A0AF" w14:textId="77777777" w:rsidR="00724FFD" w:rsidRDefault="00000000">
      <w:pPr>
        <w:pStyle w:val="Heading3"/>
      </w:pPr>
      <w:bookmarkStart w:id="80" w:name="X148e9eaef708d863d6b23f8d5d67100c851e772"/>
      <w:r>
        <w:t>Benchmarking the model’s descriptive fidelity</w:t>
      </w:r>
    </w:p>
    <w:p w14:paraId="36CE4B2B" w14:textId="77777777" w:rsidR="00724FFD" w:rsidRDefault="00000000">
      <w:pPr>
        <w:pStyle w:val="FirstParagraph"/>
      </w:pPr>
      <w:r>
        <w:t>Having established the model’s internal consistency, we next benchmarked its descriptive performance against conventional, widely adopted analytical methods. The objective of this comparison was to quantify the core differences in how these analytical frameworks represent and summarize dynamic signals, and to highlight the specific conditions under which our proposed model offers a more advantageous description. The same synthetic datasets from the previous section were analyzed using a 60-second sliding-window analysis for time-domain metrics (mean RRi and SDNN), and a Short-Time Fourier Transform (STFT) with a similar window length for characterizing spectral dynamics.</w:t>
      </w:r>
    </w:p>
    <w:p w14:paraId="2326722F" w14:textId="77777777" w:rsidR="00724FFD" w:rsidRDefault="00000000">
      <w:pPr>
        <w:pStyle w:val="BodyText"/>
      </w:pPr>
      <w:r>
        <w:t>The results of this comparative analysis highlights the descriptive distortions that are inherent to any method that relies on assumptions of local stationarity when applied to a continuously varying, non-stationary signal. Figure 4 illustrates the outputs from the windowed methods. Visually, these methods produced a delayed and morphologically blunted approximation of the underlying dynamics. The sharp, non-linear transitions that characterize the onset and recovery phases of the signal are smeared and flattened by the averaging process inherent in the windowed calculation. Consequently, the windowed approach failed to accurately capture both the shape and the precise timing of the recovery process. Instead of reflecting the smooth, logistic curve defined by the ground-</w:t>
      </w:r>
      <w:r>
        <w:lastRenderedPageBreak/>
        <w:t>truth process, the windowed analysis superimposed the square-wave artifacts of its own computational structure onto the data, a clear instance of the analytical method distorting the phenomenon it is intended to measure.</w:t>
      </w:r>
    </w:p>
    <w:p w14:paraId="14F74C72" w14:textId="77777777" w:rsidR="00724FFD" w:rsidRDefault="00000000">
      <w:pPr>
        <w:pStyle w:val="BodyText"/>
      </w:pPr>
      <w:r>
        <w:rPr>
          <w:b/>
          <w:bCs/>
        </w:rPr>
        <w:t>Figure 4. Distorted reconstruction of synthetic data by conventional windowed Methods.</w:t>
      </w:r>
      <w:r>
        <w:t xml:space="preserve"> The estimates from a 60-second sliding window (for RRi and SDNN) and an STFT (for spectral proportions) are shown as solid lines overlaid on the ground-truth dynamics (dashed lines). The methods introduce significant lag, blunting, and temporal smearing, failing to capture the true non-linear dynamics.</w:t>
      </w:r>
    </w:p>
    <w:p w14:paraId="6E3C5CF2" w14:textId="77777777" w:rsidR="00724FFD" w:rsidRDefault="00000000">
      <w:pPr>
        <w:pStyle w:val="BodyText"/>
      </w:pPr>
      <w:r>
        <w:t xml:space="preserve">A formal quantitative analysis confirms the descriptive efficiency and accuracy of the generative approach for signals of this particular nature. Table 3 provides a summary of key performance metrics. Across all scenarios and all signal components, the generative model consistently provided a more accurate and parsimonious description of the data. It achieved substantially lower error (RMSE and Bias) and captured a significantly higher proportion of the signal’s variance, with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typically exceeding 0.90. It is important to interpret this result with caution. The model’s performance is, in one sense, expected, as the synthetic data were generated from its own structure. However, it illustrates a core theoretical argument of this work: for signals that are plausibly characterized by smooth, continuous transitions between distinct physiological states, a model whose parametric form explicitly encodes this structure will naturally provide a more efficient, less distorted, and more interpretable quantitative summary than a non-parametric, windowed approach that was designed for stationary or quasi-stationary signals.</w:t>
      </w:r>
    </w:p>
    <w:p w14:paraId="1CC69E36" w14:textId="77777777" w:rsidR="00724FFD" w:rsidRDefault="00000000">
      <w:pPr>
        <w:pStyle w:val="BodyText"/>
      </w:pPr>
      <w:r>
        <w:rPr>
          <w:b/>
          <w:bCs/>
        </w:rPr>
        <w:t>Table 3. Quantitative Performance Metrics for the Generative Model versus Windowed Methods.</w:t>
      </w:r>
      <w:r>
        <w:t xml:space="preserve"> This table presents the root mean squared error (RMSE) and mean absolute error (MAE) as measures of the average magnitude of the estimation error; Bias (mean error) identify any systematic tendency for over- or underestimation; and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to assess the proportion of variance in the true signal captured by the estimate.</w:t>
      </w:r>
    </w:p>
    <w:p w14:paraId="0AB03F7C" w14:textId="77777777" w:rsidR="00724FFD" w:rsidRDefault="00000000">
      <w:pPr>
        <w:pStyle w:val="BodyText"/>
      </w:pPr>
      <w:r>
        <w:t>Further model diagnostics testing the model’s overall stability and reliability can be found in the supplementary material. Prior predictive checks are shown in Figure S1, prior sensitivity analysis in Figure S2, full posterior distributions in Figure S3, and model fit to asymmetric recovery data from a different data generation process in Figure S4. Additionally, non-Gaussian distributions are presented in Figure S5.</w:t>
      </w:r>
    </w:p>
    <w:p w14:paraId="26801E90" w14:textId="77777777" w:rsidR="00724FFD" w:rsidRDefault="00000000">
      <w:pPr>
        <w:pStyle w:val="Heading2"/>
      </w:pPr>
      <w:bookmarkStart w:id="81" w:name="X78e3baebfb69fb920612d08e160be7044e9dd95"/>
      <w:bookmarkEnd w:id="79"/>
      <w:bookmarkEnd w:id="80"/>
      <w:r>
        <w:t>A phenomenological description of an empirical exercise response</w:t>
      </w:r>
    </w:p>
    <w:p w14:paraId="1C213BBA" w14:textId="77777777" w:rsidR="00724FFD" w:rsidRDefault="00000000">
      <w:pPr>
        <w:pStyle w:val="FirstParagraph"/>
      </w:pPr>
      <w:r>
        <w:t>To illustrate the framework’s intended application in a real-world context, we analyzed an RRi time series recorded from a single healthy subject undergoing a standardized two-minute submaximal step test. The express purpose of this N-of-1 analysis is to demonstrate how the model translates a complex, high-dimensional, and noisy time series into a concise, low-dimensional, and interpretable set of parameters that form the basis for generating new, quantitative, and ultimately falsifiable hypotheses.</w:t>
      </w:r>
    </w:p>
    <w:p w14:paraId="41FD1800" w14:textId="77777777" w:rsidR="00724FFD" w:rsidRDefault="00000000">
      <w:pPr>
        <w:pStyle w:val="BodyText"/>
      </w:pPr>
      <w:r>
        <w:lastRenderedPageBreak/>
        <w:t>Upon fitting the model to the empirical data, it yields a phenomenological decomposition of the entire exercise-recovery response, as depicted in Figure 5. The framework parses the signal into its constituent components, describing the physiological process as a rapid initial tachycardia (a decrease in the baseline RRi component) and a concurrent suppression of total heart rate variability (a decrease in the SDNN component). This initial response is followed by a slower, more gradual recovery phase after the cessation of the exercise stimulus. From a spectral perspective, the model attributes the signature of this response to a near-complete withdrawal of power in the high-frequency (HF) band, a correlate of parasympathetic activity, and a corresponding surge in the proportion of very-low-frequency (VLF) power, a band whose physiological interpretation remains debated but is often associated with sympathetic and other systemic influences. The model captures these dynamics as continuous, smooth trajectories, providing an integrated narrative of the entire physiological event.</w:t>
      </w:r>
    </w:p>
    <w:p w14:paraId="258E9224" w14:textId="77777777" w:rsidR="00724FFD" w:rsidRDefault="00000000">
      <w:pPr>
        <w:pStyle w:val="BodyText"/>
      </w:pPr>
      <w:r>
        <w:rPr>
          <w:b/>
          <w:bCs/>
        </w:rPr>
        <w:t>Figure 5. Phenomenological decomposition of an empirical exercise-recovery response.</w:t>
      </w:r>
      <w:r>
        <w:t xml:space="preserve"> (A) The reconstructed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RRi signal (red line) overlaid on top of the observed RRi signal (gray). (B-C) time-domain components: the baseline RRi trend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oMath>
      <w:r>
        <w:t>, blue) and the total instantaneous variability (</w:t>
      </w:r>
      <m:oMath>
        <m:r>
          <m:rPr>
            <m:sty m:val="p"/>
          </m:rPr>
          <w:rPr>
            <w:rFonts w:ascii="Cambria Math" w:hAnsi="Cambria Math"/>
          </w:rPr>
          <m:t>SDNN</m:t>
        </m:r>
      </m:oMath>
      <w:r>
        <w:t>, orange). (D) The inferred dynamics of the spectral proportions. The shaded regions represent the 95% highest density intervals.</w:t>
      </w:r>
    </w:p>
    <w:p w14:paraId="69893642" w14:textId="77777777" w:rsidR="00724FFD" w:rsidRDefault="00000000">
      <w:pPr>
        <w:pStyle w:val="BodyText"/>
      </w:pPr>
      <w:r>
        <w:t xml:space="preserve">The framework’s primary scientific utility, however, lies in generating quantitative, testable claims, which are encapsulated by the posterior distributions of its parameters (Figure 6). A key feature of the model is its separate parameterization of the recovery dynamics of the signal’s first moment (mean RRi, via the coefficient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and its second moment (total variability, or SDNN, via the coefficient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This explicit separation allows for a direct, quantitative description of their potential divergence. In this particular recording, the posterior distributions for these two recovery parameters were credibly distinct; the 95% credible interval for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was clearly separated from that for </w:t>
      </w:r>
      <m:oMath>
        <m:sSub>
          <m:sSubPr>
            <m:ctrlPr>
              <w:rPr>
                <w:rFonts w:ascii="Cambria Math" w:hAnsi="Cambria Math"/>
              </w:rPr>
            </m:ctrlPr>
          </m:sSubPr>
          <m:e>
            <m:r>
              <w:rPr>
                <w:rFonts w:ascii="Cambria Math" w:hAnsi="Cambria Math"/>
              </w:rPr>
              <m:t>c</m:t>
            </m:r>
          </m:e>
          <m:sub>
            <m:r>
              <w:rPr>
                <w:rFonts w:ascii="Cambria Math" w:hAnsi="Cambria Math"/>
              </w:rPr>
              <m:t>s</m:t>
            </m:r>
          </m:sub>
        </m:sSub>
      </m:oMath>
      <w:r>
        <w:t>. This descriptive feature of the model’s output, which we term model-inferred dissonance, provides a data-driven and falsifiable hypothesis: that the recovery of mean heart rate and the recovery of its variability can follow distinct and dissociable time courses in response to an acute exercise stressor. This hypothesis is a quantitative statement, grounded in the posterior probability distributions of the model’s parameters.</w:t>
      </w:r>
    </w:p>
    <w:p w14:paraId="4FF3713F" w14:textId="77777777" w:rsidR="00724FFD" w:rsidRDefault="00000000">
      <w:pPr>
        <w:pStyle w:val="BodyText"/>
      </w:pPr>
      <w:r>
        <w:rPr>
          <w:b/>
          <w:bCs/>
        </w:rPr>
        <w:t>Figure 6. Posterior distribution of phenomenological recovery parameters from the empirical analysis.</w:t>
      </w:r>
      <w:r>
        <w:t xml:space="preserve"> The posterior distribution for the recovered coefficients of transient changes in mean RRi, total SDNN, and spectral balance, alongside the structured variance fraction (</w:t>
      </w:r>
      <m:oMath>
        <m:r>
          <w:rPr>
            <w:rFonts w:ascii="Cambria Math" w:hAnsi="Cambria Math"/>
          </w:rPr>
          <m:t>w</m:t>
        </m:r>
      </m:oMath>
      <w:r>
        <w:t>). The posterior distribution allows for visual inspection of model convergence of model parameters.</w:t>
      </w:r>
    </w:p>
    <w:p w14:paraId="494C4D9C" w14:textId="77777777" w:rsidR="00724FFD" w:rsidRDefault="00000000">
      <w:pPr>
        <w:pStyle w:val="BodyText"/>
      </w:pPr>
      <w:r>
        <w:t>Additional model diagnostics can be seen in the supplementary material, where complete traceplots and MCMC diagnostics can be seen in Figure S6 and Table S1, respectively. Posterior predictive checks can be seen in Figure S7 and S8.</w:t>
      </w:r>
    </w:p>
    <w:p w14:paraId="0F4A3DB4" w14:textId="77777777" w:rsidR="00724FFD" w:rsidRDefault="00000000">
      <w:pPr>
        <w:pStyle w:val="Heading1"/>
      </w:pPr>
      <w:bookmarkStart w:id="82" w:name="discussion"/>
      <w:bookmarkEnd w:id="76"/>
      <w:bookmarkEnd w:id="81"/>
      <w:r>
        <w:lastRenderedPageBreak/>
        <w:t>Discussion</w:t>
      </w:r>
    </w:p>
    <w:p w14:paraId="2E2DE8AD" w14:textId="77777777" w:rsidR="00724FFD" w:rsidRDefault="00000000">
      <w:pPr>
        <w:pStyle w:val="FirstParagraph"/>
      </w:pPr>
      <w:r>
        <w:t>The quantitative analysis of HRV has long been a primary method for the non-invasive study of the autonomic nervous system (Malik and Camm 1990; Shaffer and Ginsberg 2017). A persistent challenge in this field is the inherent non-stationarity of physiological signals, which directly conflicts with the foundational assumptions of traditional analytical techniques (Voss et al. 2009; Shaffer, Meehan, and Zerr 2020; Kim, Seok, and Shin 2021), which were often adopted due to the computational constraints of their era. This discrepancy necessitates the use of methodological compromises, most notably time-windowing, which can introduce significant analytical artifacts and obscure the very dynamics they seek to quantify (Rajendra Acharya et al. 2006; Lu et al. 2023). The present study was undertaken to develop and evaluate a generative probabilistic model for RRi time series, explicitly designed to represent and infer the parameters of transient physiological events. Our findings, based on a comprehensive suite of simulations and an empirical application, suggest that this inferential paradigm offers a more accurate and granular characterization of autonomic dynamics compared to what conventional windowed approaches can achieve. Our generative model provides a more detailed characterization of autonomic dynamics; however, its interpretation requires careful consideration of its underlying assumptions.</w:t>
      </w:r>
    </w:p>
    <w:p w14:paraId="3243F6DC" w14:textId="77777777" w:rsidR="00724FFD" w:rsidRDefault="00000000">
      <w:pPr>
        <w:pStyle w:val="BodyText"/>
      </w:pPr>
      <w:r>
        <w:t xml:space="preserve">The primary contribution of this research is the novel synthesis and application of established Bayesian inference principles to construct a purpose-built, physiologically oriented measurement instrument (Ghahramani 2013). The model formalizes a specific, falsifiable hypothesis about the data-generating process underlying dynamic RRi signals. We employ the term </w:t>
      </w:r>
      <w:r>
        <w:rPr>
          <w:i/>
          <w:iCs/>
        </w:rPr>
        <w:t>generative</w:t>
      </w:r>
      <w:r>
        <w:t xml:space="preserve"> to signify this complete probabilistic specification, which enables a coherent inferential procedure regarding the model’s latent parameters. The internal validity and statistical integrity of this inferential process were examined through extensive simulation studies. In these controlled in-silico experiments, where the ground truth was known, the model consistently recovered the generative parameters, and its posterior credible intervals were well-calibrated (Cook, Gelman, and Rubin 2006; Talts et al. 2018). The model’s successful parameter recovery in these controlled simulations provides baseline confidence in its function as a reliable measurement device, but only under conditions where its numerous and restrictive structural assumptions are perfectly met. When benchmarked against conventional methods, its superior performance in tracking dynamic signals was observed. This outperformance is an expected consequence of its design, which replaces the crude filtering of windowing with a formal, continuous model of the underlying process. However, the apparent sophistication of this approach belies a series of deep-seated assumptions and conceptual challenges that demand scrupulous consideration.</w:t>
      </w:r>
    </w:p>
    <w:p w14:paraId="746230BB" w14:textId="77777777" w:rsidR="00724FFD" w:rsidRDefault="00000000">
      <w:pPr>
        <w:pStyle w:val="Heading2"/>
      </w:pPr>
      <w:bookmarkStart w:id="83" w:name="Xb989db21b3ba8bf1c3fbe0427b3bd2352c06c7f"/>
      <w:r>
        <w:t>Methodological superiority and the abandonment of stationarity</w:t>
      </w:r>
    </w:p>
    <w:p w14:paraId="75F47BD4" w14:textId="77777777" w:rsidR="00724FFD" w:rsidRDefault="00000000">
      <w:pPr>
        <w:pStyle w:val="FirstParagraph"/>
      </w:pPr>
      <w:r>
        <w:t xml:space="preserve">A core assertion of this work is that the analytical shortcomings of traditional HRV analysis are conceptual, not merely technical. Windowed methods are, in essence, digital filters </w:t>
      </w:r>
      <w:r>
        <w:lastRenderedPageBreak/>
        <w:t>(Sassi et al. 2015). As such, they inevitably distort the signal they are intended to measure, introducing lag, attenuating amplitudes, and enforcing a false dichotomy between temporal and spectral resolution as dictated by the Heisenberg-Gabor uncertainty principle (Deka and Deka 2023). The inferential approach adopted here avoids these specific artifacts by modeling the entire time-course of an event holistically. Information from every data point is leveraged to inform the estimate at every other data point, conditioned on the assumed model structure (Shashikant et al. 2021).</w:t>
      </w:r>
    </w:p>
    <w:p w14:paraId="3F3F64A2" w14:textId="77777777" w:rsidR="00724FFD" w:rsidRDefault="00000000">
      <w:pPr>
        <w:pStyle w:val="BodyText"/>
      </w:pPr>
      <w:r>
        <w:t>However, this approach introduces its own set of abstractions. A potentially problematic assumption is the model’s imposition of orthogonality on a non-orthogonal system. The model specifies the observed RRi signal as a linear, additive combination of a baseline trend, several sinusoidal components, and a residual noise term. This mathematical decomposition is elegant and ensures parameter identifiability (Hines, Middendorf, and Aldrich 2014; Hyvärinen, Khemakhem, and Monti 2024); nonetheless, it is a convenient simplification of cardiovascular physiology.</w:t>
      </w:r>
    </w:p>
    <w:p w14:paraId="7E0474FD" w14:textId="77777777" w:rsidR="00724FFD" w:rsidRDefault="00000000">
      <w:pPr>
        <w:pStyle w:val="BodyText"/>
      </w:pPr>
      <w:r>
        <w:t>Similarly, in physiology, the systems underlying these model components are deeply and non-linearly coupled. Baroreflex activity (a major contributor to the low-frequency component) and respiratory sinus arrhythmia (the high-frequency component) are not independent processes that sum together; they are neurologically intertwined within the brainstem and are engaged in a constant, dynamic feedback loop (Polanczyk et al. 1998; Grégoire et al. 2023). By construction, the model is designed to assign variance to its clean, orthogonal components in a way that may not map cleanly onto the underlying biology. The estimate for the amplitude of the high-frequency component, for instance, should be interpreted as the magnitude of the best-fitting sinusoidal component in that band, assuming it can be linearly and additively separated from all other ongoing dynamics, rather than a pure measure of respiratory sinus arrhythmia. The model’s simplifying assumption of linear, additive separation is an important caveat for physiological interpretation that requires careful consideration (Lundberg and Lee 2017).</w:t>
      </w:r>
    </w:p>
    <w:p w14:paraId="0C08FB75" w14:textId="77777777" w:rsidR="00724FFD" w:rsidRDefault="00000000">
      <w:pPr>
        <w:pStyle w:val="Heading2"/>
      </w:pPr>
      <w:bookmarkStart w:id="84" w:name="Xcc4fe6241e8fd72ace5a3c8fa15b09498f7ac58"/>
      <w:bookmarkEnd w:id="83"/>
      <w:r>
        <w:t>From statistical constructs to biological reality</w:t>
      </w:r>
    </w:p>
    <w:p w14:paraId="4FA38069" w14:textId="77777777" w:rsidR="00724FFD" w:rsidRDefault="00000000">
      <w:pPr>
        <w:pStyle w:val="FirstParagraph"/>
      </w:pPr>
      <w:r>
        <w:t>The intended value of this framework is its ability to distill a complex signal into a set of “interpretable” parameters. This claimed interpretability, however, occupies a position between useful abstraction and the risk of equating a parameter with a physical process (Ramstead et al. 2022; Thiele et al. 2024). The very act of assigning a label like “recovery rate” to a parameter (</w:t>
      </w:r>
      <m:oMath>
        <m:r>
          <w:rPr>
            <w:rFonts w:ascii="Cambria Math" w:hAnsi="Cambria Math"/>
          </w:rPr>
          <m:t>ϕ</m:t>
        </m:r>
      </m:oMath>
      <w:r>
        <w:t>) cognitively biases the researcher to perceive it as a distinct, tangible biological process (Navarro et al. 2021). While the parameter perfectly describes a feature of the fitted mathematical curve, it is an unsubstantiated inferential leap to equate it with a singular neurophysiological mechanism (Rosenberg, Casey, and Holmes 2018; Thiele et al. 2024). The observed recovery trajectory is the net result of an immensely complex cascade of interacting neural, endocrine, and humoral processes (Lu et al. 2023; Grégoire et al. 2023; Colebank et al. 2024). The model’s parameterization of this trajectory is a descriptive summary, rather than an elucidation of its constituent parts.</w:t>
      </w:r>
    </w:p>
    <w:p w14:paraId="4E820BDE" w14:textId="77777777" w:rsidR="00724FFD" w:rsidRDefault="00000000">
      <w:pPr>
        <w:pStyle w:val="BodyText"/>
      </w:pPr>
      <w:r>
        <w:lastRenderedPageBreak/>
        <w:t>Such interpretive discipline, separating a mathematical parameter from a singular biological process, must be applied to all model outputs. The concept of “dissonant autonomic recovery”, for example, is a statistically identifiable pattern where heart rate returns to baseline far more quickly than measures of heart rate variability (Lee and Mendoza 2012). Yet, its proposed link to “lingering sympathetic activation” remains a speculative hypothesis requiring external validation. Could this pattern alternatively reflect differential downregulation rates of adrenergic and cholinergic receptors, or a mismatch in the resetting of central autonomic command versus peripheral feedback? These are precisely the kinds of sophisticated hypotheses the model allows one to formulate, but it possesses no inherent capacity to adjudicate between them. It provides the tool to quantify the phenomenon with precision, thereby allowing for the examination of such hypotheses (Sankaran and Holmes 2023), but it cannot, on its own, provide definitive causal evidence.</w:t>
      </w:r>
    </w:p>
    <w:p w14:paraId="6E0E27AD" w14:textId="77777777" w:rsidR="00724FFD" w:rsidRDefault="00000000">
      <w:pPr>
        <w:pStyle w:val="BodyText"/>
      </w:pPr>
      <w:r>
        <w:t xml:space="preserve">Nowhere is this interpretive caution more warranted than with the structured variance fraction, </w:t>
      </w:r>
      <m:oMath>
        <m:r>
          <w:rPr>
            <w:rFonts w:ascii="Cambria Math" w:hAnsi="Cambria Math"/>
          </w:rPr>
          <m:t>w</m:t>
        </m:r>
      </m:oMath>
      <w:r>
        <w:t xml:space="preserve">. Its proposed role as an index of “autonomic coherence” is a compelling narrative, but one that rests on a fragile foundation. At its core, </w:t>
      </w:r>
      <m:oMath>
        <m:r>
          <w:rPr>
            <w:rFonts w:ascii="Cambria Math" w:hAnsi="Cambria Math"/>
          </w:rPr>
          <m:t>w</m:t>
        </m:r>
      </m:oMath>
      <w:r>
        <w:t xml:space="preserve"> is simply the proportion of signal variance captured by a fixed set of sinusoids. A reduction in </w:t>
      </w:r>
      <m:oMath>
        <m:r>
          <w:rPr>
            <w:rFonts w:ascii="Cambria Math" w:hAnsi="Cambria Math"/>
          </w:rPr>
          <m:t>w</m:t>
        </m:r>
      </m:oMath>
      <w:r>
        <w:t xml:space="preserve"> could plausibly reflect a pathological dysregulation of autonomic rhythms (Solı́s-Montufar, Gálvez-Coyt, and Muñoz-Diosdado 2020). However, it could equally reflect a plethora of other confounders: an increase in movement artifact, the presence of uncorrected ectopic beats, a change in breathing frequency outside the canonical high-frequency band, or activation of other physiological processes that contribute to RRi variance but are not sinusoidal (Kim, Seok, and Shin 2021; Tiwari et al. 2021; Lu et al. 2023). To label this and other model parameters with a term as specific is, at best, premature and risks imbuing it with a degree of physiological certainty that it does not currently warrant.</w:t>
      </w:r>
    </w:p>
    <w:p w14:paraId="3015047F" w14:textId="77777777" w:rsidR="00724FFD" w:rsidRDefault="00000000">
      <w:pPr>
        <w:pStyle w:val="Heading2"/>
      </w:pPr>
      <w:bookmarkStart w:id="85" w:name="limitations"/>
      <w:bookmarkEnd w:id="84"/>
      <w:r>
        <w:t>Limitations</w:t>
      </w:r>
    </w:p>
    <w:p w14:paraId="315A3E26" w14:textId="5004F080" w:rsidR="00724FFD" w:rsidDel="00594920" w:rsidRDefault="00000000">
      <w:pPr>
        <w:pStyle w:val="FirstParagraph"/>
        <w:rPr>
          <w:del w:id="86" w:author="Marcelo Alejandro Navarrete Signorile" w:date="2025-10-09T18:23:00Z" w16du:dateUtc="2025-10-09T21:23:00Z"/>
        </w:rPr>
      </w:pPr>
      <w:del w:id="87" w:author="Marcelo Alejandro Navarrete Signorile" w:date="2025-10-09T18:23:00Z" w16du:dateUtc="2025-10-09T21:23:00Z">
        <w:r w:rsidDel="00594920">
          <w:delText>The model’s credibility depends on acknowledging its limitations, which are both foundational and practical.</w:delText>
        </w:r>
      </w:del>
    </w:p>
    <w:p w14:paraId="6E0F129E" w14:textId="2CE04654" w:rsidR="00724FFD" w:rsidRDefault="00000000">
      <w:pPr>
        <w:pStyle w:val="BodyText"/>
      </w:pPr>
      <w:r>
        <w:t xml:space="preserve">The model’s architecture is built upon a series of rigid assumptions. The choice of a symmetric double-logistic function </w:t>
      </w:r>
      <w:ins w:id="88" w:author="Marcelo Alejandro Navarrete Signorile" w:date="2025-10-09T18:25:00Z" w16du:dateUtc="2025-10-09T21:25:00Z">
        <w:r w:rsidR="00594920" w:rsidRPr="00594920">
          <w:t>is primarily mathematical</w:t>
        </w:r>
      </w:ins>
      <w:del w:id="89" w:author="Marcelo Alejandro Navarrete Signorile" w:date="2025-10-09T18:25:00Z" w16du:dateUtc="2025-10-09T21:25:00Z">
        <w:r w:rsidDel="00594920">
          <w:delText>is a matter of mathematical convenience</w:delText>
        </w:r>
      </w:del>
      <w:r>
        <w:t xml:space="preserve"> (Castillo-Aguilar et al. 2025), not a physiological imperative</w:t>
      </w:r>
      <w:ins w:id="90" w:author="Marcelo Alejandro Navarrete Signorile" w:date="2025-10-09T18:27:00Z" w16du:dateUtc="2025-10-09T21:27:00Z">
        <w:r w:rsidR="00594920">
          <w:t xml:space="preserve">. </w:t>
        </w:r>
      </w:ins>
      <w:ins w:id="91" w:author="Marcelo Alejandro Navarrete Signorile" w:date="2025-10-09T18:28:00Z" w16du:dateUtc="2025-10-09T21:28:00Z">
        <w:r w:rsidR="00594920">
          <w:t xml:space="preserve">Many </w:t>
        </w:r>
      </w:ins>
      <w:del w:id="92" w:author="Marcelo Alejandro Navarrete Signorile" w:date="2025-10-09T18:27:00Z" w16du:dateUtc="2025-10-09T21:27:00Z">
        <w:r w:rsidDel="00594920">
          <w:delText xml:space="preserve">; </w:delText>
        </w:r>
      </w:del>
      <w:del w:id="93" w:author="Marcelo Alejandro Navarrete Signorile" w:date="2025-10-09T18:28:00Z" w16du:dateUtc="2025-10-09T21:28:00Z">
        <w:r w:rsidDel="00594920">
          <w:delText>asymmetric</w:delText>
        </w:r>
      </w:del>
      <w:del w:id="94" w:author="Marcelo Alejandro Navarrete Signorile" w:date="2025-10-09T18:29:00Z" w16du:dateUtc="2025-10-09T21:29:00Z">
        <w:r w:rsidDel="00594920">
          <w:delText xml:space="preserve"> </w:delText>
        </w:r>
      </w:del>
      <w:r>
        <w:t xml:space="preserve">biological recovery processes </w:t>
      </w:r>
      <w:ins w:id="95" w:author="Marcelo Alejandro Navarrete Signorile" w:date="2025-10-09T18:29:00Z" w16du:dateUtc="2025-10-09T21:29:00Z">
        <w:r w:rsidR="00594920" w:rsidRPr="00594920">
          <w:t>exhibit</w:t>
        </w:r>
        <w:r w:rsidR="00594920">
          <w:t>ing</w:t>
        </w:r>
        <w:r w:rsidR="00594920" w:rsidRPr="00594920">
          <w:t xml:space="preserve"> asymmetry, hysteresis, or multi-timescale recover</w:t>
        </w:r>
        <w:r w:rsidR="00594920" w:rsidRPr="00594920">
          <w:t xml:space="preserve"> </w:t>
        </w:r>
      </w:ins>
      <w:del w:id="96" w:author="Marcelo Alejandro Navarrete Signorile" w:date="2025-10-09T18:29:00Z" w16du:dateUtc="2025-10-09T21:29:00Z">
        <w:r w:rsidDel="00594920">
          <w:delText xml:space="preserve">are common and </w:delText>
        </w:r>
      </w:del>
      <w:r>
        <w:t>would be poorly approximated by this functional form. Moreover, the model is a specialist instrument designed for a single, isolated perturbation-recovery event (Castillo-Aguilar et al. 2025). This makes it highly effective for analyzing clean, stimulus-response experimental paradigms but makes it unsuited for the exploratory analysis of complex, naturalistic data containing multiple, overlapping events of unknown form (Voss et al. 2009; Kim, Seok, and Shin 2021). It is a tool for confirmatory, not exploratory science.</w:t>
      </w:r>
    </w:p>
    <w:p w14:paraId="534A16EE" w14:textId="77777777" w:rsidR="00724FFD" w:rsidRDefault="00000000">
      <w:pPr>
        <w:pStyle w:val="BodyText"/>
      </w:pPr>
      <w:r>
        <w:t xml:space="preserve">Furthermore, we acknowledge that the empirical validation of this framework is presently confined to a single-subject case study. This was a deliberate choice reflecting the manuscript’s primary aim: to introduce and validate a new methodological framework, not to make a generalizable empirical claim. The N-of-1 analysis serves as a proof-of-concept, demonstrating the model’s ability to perform a deep phenotyping of an individual’s </w:t>
      </w:r>
      <w:r>
        <w:lastRenderedPageBreak/>
        <w:t>response and, most importantly, to generate precise, falsifiable hypotheses. We contend that establishing this hypothesis-generating capacity is a necessary prerequisite to the much larger, and computationally demanding, task of applying the model hierarchically to a full cohort. This foundational work is offered to empower the broader research community to test these newly generated hypotheses on larger, more diverse datasets.</w:t>
      </w:r>
    </w:p>
    <w:p w14:paraId="5C5E9914" w14:textId="77777777" w:rsidR="00724FFD" w:rsidRDefault="00000000">
      <w:pPr>
        <w:pStyle w:val="BodyText"/>
      </w:pPr>
      <w:r>
        <w:t>The adoption of a Bayesian framework, while providing intuitive probabilistic outputs, comes with its own methodological assumptions. The posterior credible interval for a parameter is a statement of subjective belief about its value, conditional on the data, the chosen model structure, and the specified prior distributions (Ghahramani 2013). It is not equivalent to a frequentist confidence interval and does not account for structural uncertainty, the possibility that the model itself is misspecified. This leads to what might be termed the “Rashomon effect” in modeling, where multiple, structurally different models can provide equally good fits to the data while telling different and contradictory stories about the underlying process (Kalinin et al. 2022). Without a systematic exploration of this “model space”, the conclusions drawn from this single model must be regarded as highly provisional.</w:t>
      </w:r>
    </w:p>
    <w:p w14:paraId="34236E55" w14:textId="77777777" w:rsidR="00724FFD" w:rsidRDefault="00000000">
      <w:pPr>
        <w:pStyle w:val="BodyText"/>
      </w:pPr>
      <w:r>
        <w:t>The model’s reliance on Hamiltonian Monte Carlo sampling makes it computationally expensive. The required runtime may not only be a practical barrier for large datasets but could also create an “analytical divide”, where such advanced methods are only accessible to research groups with substantial computational resources. This effectively sidelines the method from deployment in real-time or near-real-time clinical settings, such as intensive care monitoring, where rapid feedback is paramount. Furthermore, the model’s performance is closely tied to the fidelity of upstream data. Uncorrected premature ventricular contractions or excessive measurement noise, for instance, could drastically alter the local mean and variance of model parameters. While the model may be robust to small deviations, its behavior in the face of such gross, non-stationary artifacts is unknown and could lead to biased inference on the entire stress-recovery curve. Finally, the treatment of the residual term as unstructured “noise” is a convenient assumption. In biology, true randomness is rare; the residuals likely contain unmodeled, structured biological processes or deterministic chaos.</w:t>
      </w:r>
    </w:p>
    <w:p w14:paraId="4E4C7318" w14:textId="77777777" w:rsidR="00724FFD" w:rsidRDefault="00000000">
      <w:pPr>
        <w:pStyle w:val="Heading2"/>
      </w:pPr>
      <w:bookmarkStart w:id="97" w:name="future-directions"/>
      <w:bookmarkEnd w:id="85"/>
      <w:r>
        <w:t>Future directions</w:t>
      </w:r>
    </w:p>
    <w:p w14:paraId="65E82CBE" w14:textId="77777777" w:rsidR="00724FFD" w:rsidRDefault="00000000">
      <w:pPr>
        <w:pStyle w:val="FirstParagraph"/>
      </w:pPr>
      <w:r>
        <w:t>The limitations catalogued above define a necessary line for future research. This line of research should move beyond incremental model refinement and toward the systematic characterization of the model as a scientific instrument.</w:t>
      </w:r>
    </w:p>
    <w:p w14:paraId="17096ABD" w14:textId="77777777" w:rsidR="00724FFD" w:rsidRDefault="00000000">
      <w:pPr>
        <w:pStyle w:val="BodyText"/>
      </w:pPr>
      <w:r>
        <w:t xml:space="preserve">The most urgent task is to initiate the calibration process for this instrument. Just as a new telescope must have its optical aberrations mapped and its resolution quantified, this model requires a comprehensive characterization of its operational properties. An ideal future study would involve establishing a formal calibration protocol: creating a standardized open-source library of synthetic RRi signals with known complexities, asymmetric responses, overlapping events, various artifact types, and non-Gaussian </w:t>
      </w:r>
      <w:r>
        <w:lastRenderedPageBreak/>
        <w:t>noise, and then systematically testing the model against this library. The results, published as a detailed “specification sheet”, would delineate the model’s biases, sensitivities, and failure modes, defining its safe operating envelope for future users.</w:t>
      </w:r>
    </w:p>
    <w:p w14:paraId="5F5095D9" w14:textId="77777777" w:rsidR="00724FFD" w:rsidRDefault="00000000">
      <w:pPr>
        <w:pStyle w:val="BodyText"/>
      </w:pPr>
      <w:r>
        <w:t>Furthermore, future work should focus on utilizing the model for quantitative hypothesis testing and falsification. The framework should be applied in experimental contexts where specific interventions are known to target certain physiological pathways. For instance, testing the effect of beta-blockade on the response amplitude and recovery rate parameters following a cold pressor or exercise-based test would provide crucial external validation, linking the model’s abstract parameters to tangible pharmacological effects. This shifts the focus from “fitting a model” to “using a model to test a theory” (Kalinin et al. 2022; Sankaran and Holmes 2023).</w:t>
      </w:r>
    </w:p>
    <w:p w14:paraId="319180B9" w14:textId="77777777" w:rsidR="00724FFD" w:rsidRDefault="00000000">
      <w:pPr>
        <w:pStyle w:val="BodyText"/>
      </w:pPr>
      <w:r>
        <w:t>The generative framework presented here represents a conceptually powerful alternative to conventional methods for analyzing dynamic HRV. Ultimately, this model should be viewed as a specialized instrument, rather than as a perfect reflection of reality. Its value lies in its ability to translate a complex signal into a set of precise, falsifiable hypotheses. The difficult work of calibrating this instrument, understanding its distortions, and cautiously deploying it to test concrete physiological hypotheses will ultimately determine its lasting contribution to the science of autonomic control.</w:t>
      </w:r>
    </w:p>
    <w:p w14:paraId="3603F959" w14:textId="77777777" w:rsidR="00724FFD" w:rsidRDefault="00000000">
      <w:pPr>
        <w:pStyle w:val="Heading1"/>
      </w:pPr>
      <w:bookmarkStart w:id="98" w:name="methods"/>
      <w:bookmarkEnd w:id="82"/>
      <w:bookmarkEnd w:id="97"/>
      <w:r>
        <w:t>Methods</w:t>
      </w:r>
    </w:p>
    <w:p w14:paraId="51819164" w14:textId="77777777" w:rsidR="00724FFD" w:rsidRDefault="00000000">
      <w:pPr>
        <w:pStyle w:val="Heading2"/>
      </w:pPr>
      <w:bookmarkStart w:id="99" w:name="model-formulation"/>
      <w:r>
        <w:t>Model formulation</w:t>
      </w:r>
    </w:p>
    <w:p w14:paraId="72B37CCC" w14:textId="77777777" w:rsidR="00724FFD" w:rsidRDefault="00000000">
      <w:pPr>
        <w:pStyle w:val="FirstParagraph"/>
      </w:pPr>
      <w:r>
        <w:t xml:space="preserve">We presented a comprehensive generative model for the RRi signal, observed at a discrete set of time points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The model’s architecture is designed to deconstruct the signal into its constituent physiological components, providing a mechanistic account of the processes that shape heart rate dynamics. This is achieved by conceptualizing the signal as a probabilistic process controlled by a time-varying mean,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and a partitioned, time-varying standard deviation. This sophisticated approach moves beyond simple curve-fitting to formalize a theory of autonomic control and its temporal evolution within a fully Bayesian framework.</w:t>
      </w:r>
    </w:p>
    <w:p w14:paraId="6AC78549" w14:textId="77777777" w:rsidR="00724FFD" w:rsidRDefault="00000000">
      <w:pPr>
        <w:pStyle w:val="BodyText"/>
      </w:pPr>
      <w:r>
        <w:t xml:space="preserve">A central component of the model is the partitioning of the total signal variance into two distinct, time-dependent components: a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captures the physiologically meaningful, oscillatory patterns of HRV, and a residual variance, </w:t>
      </w:r>
      <m:oMath>
        <m:sSubSup>
          <m:sSubSupPr>
            <m:ctrlPr>
              <w:rPr>
                <w:rFonts w:ascii="Cambria Math" w:hAnsi="Cambria Math"/>
              </w:rPr>
            </m:ctrlPr>
          </m:sSubSupPr>
          <m:e>
            <m:r>
              <w:rPr>
                <w:rFonts w:ascii="Cambria Math" w:hAnsi="Cambria Math"/>
              </w:rPr>
              <m:t>σ</m:t>
            </m:r>
          </m:e>
          <m:sub>
            <m:r>
              <m:rPr>
                <m:nor/>
              </m:rPr>
              <m:t>resid</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accounts for unstructured, moment-to-moment fluctuations or measurement noise. The complete observation model, which integrates these components, is defined by the Normal likelihood in </w:t>
      </w:r>
      <w:hyperlink w:anchor="eq-full-likelihood">
        <w:r w:rsidR="00724FFD">
          <w:rPr>
            <w:rStyle w:val="Hyperlink"/>
          </w:rPr>
          <w:t>Equation 1</w:t>
        </w:r>
      </w:hyperlink>
      <w:r>
        <w:t>.</w:t>
      </w:r>
    </w:p>
    <w:p w14:paraId="03512002" w14:textId="77777777" w:rsidR="00724FFD" w:rsidRDefault="00000000">
      <w:pPr>
        <w:pStyle w:val="BodyText"/>
      </w:pPr>
      <w:bookmarkStart w:id="100" w:name="eq-full-likelihood"/>
      <m:oMathPara>
        <m:oMathParaPr>
          <m:jc m:val="center"/>
        </m:oMathParaPr>
        <m:oMath>
          <m:r>
            <m:rPr>
              <m:sty m:val="p"/>
            </m:rPr>
            <w:rPr>
              <w:rFonts w:ascii="Cambria Math" w:hAnsi="Cambria Math"/>
            </w:rPr>
            <m:t>RRi</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cr m:val="script"/>
              <m:sty m:val="p"/>
            </m:rPr>
            <w:rPr>
              <w:rFonts w:ascii="Cambria Math" w:hAnsi="Cambria Math"/>
            </w:rPr>
            <m:t>∼N</m:t>
          </m:r>
          <m:d>
            <m:dPr>
              <m:ctrlPr>
                <w:rPr>
                  <w:rFonts w:ascii="Cambria Math" w:hAnsi="Cambria Math"/>
                </w:rPr>
              </m:ctrlPr>
            </m:dPr>
            <m:e>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m:rPr>
                      <m:nor/>
                    </m:rPr>
                    <m:t>resid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w:rPr>
              <w:rFonts w:ascii="Cambria Math" w:hAnsi="Cambria Math"/>
            </w:rPr>
            <m:t>  </m:t>
          </m:r>
          <m:d>
            <m:dPr>
              <m:ctrlPr>
                <w:rPr>
                  <w:rFonts w:ascii="Cambria Math" w:hAnsi="Cambria Math"/>
                </w:rPr>
              </m:ctrlPr>
            </m:dPr>
            <m:e>
              <m:r>
                <w:rPr>
                  <w:rFonts w:ascii="Cambria Math" w:hAnsi="Cambria Math"/>
                </w:rPr>
                <m:t>1</m:t>
              </m:r>
            </m:e>
          </m:d>
        </m:oMath>
      </m:oMathPara>
      <w:bookmarkEnd w:id="100"/>
    </w:p>
    <w:p w14:paraId="5A45A226" w14:textId="77777777" w:rsidR="00724FFD" w:rsidRDefault="00000000">
      <w:pPr>
        <w:pStyle w:val="FirstParagraph"/>
      </w:pPr>
      <w:r>
        <w:t xml:space="preserve">The core of the model lies in the construction of the mean and variance components from a shared set of underlying dynamic functions. The mean trajectory,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a </w:t>
      </w:r>
      <w:r>
        <w:lastRenderedPageBreak/>
        <w:t xml:space="preserve">superposition of a smoothly varying baseline trend and the synthesized structured signal itself, as shown in </w:t>
      </w:r>
      <w:hyperlink w:anchor="eq-mean-model">
        <w:r w:rsidR="00724FFD">
          <w:rPr>
            <w:rStyle w:val="Hyperlink"/>
          </w:rPr>
          <w:t>Equation 2</w:t>
        </w:r>
      </w:hyperlink>
      <w:r>
        <w:t>.</w:t>
      </w:r>
    </w:p>
    <w:p w14:paraId="3C6A7934" w14:textId="77777777" w:rsidR="00724FFD" w:rsidRDefault="00000000">
      <w:pPr>
        <w:pStyle w:val="BodyText"/>
      </w:pPr>
      <w:bookmarkStart w:id="101" w:name="eq-mean-model"/>
      <m:oMathPara>
        <m:oMathParaPr>
          <m:jc m:val="center"/>
        </m:oMathParaP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Gross</m:t>
                    </m:r>
                  </m:e>
                </m:mr>
                <m:mr>
                  <m:e>
                    <m:r>
                      <m:rPr>
                        <m:nor/>
                      </m:rPr>
                      <m:t>RRi Trend</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Structured Variability Signal</m:t>
                    </m:r>
                  </m:e>
                </m:mr>
              </m:m>
            </m:lim>
          </m:limLow>
          <m:r>
            <w:rPr>
              <w:rFonts w:ascii="Cambria Math" w:hAnsi="Cambria Math"/>
            </w:rPr>
            <m:t>  </m:t>
          </m:r>
          <m:d>
            <m:dPr>
              <m:ctrlPr>
                <w:rPr>
                  <w:rFonts w:ascii="Cambria Math" w:hAnsi="Cambria Math"/>
                </w:rPr>
              </m:ctrlPr>
            </m:dPr>
            <m:e>
              <m:r>
                <w:rPr>
                  <w:rFonts w:ascii="Cambria Math" w:hAnsi="Cambria Math"/>
                </w:rPr>
                <m:t>2</m:t>
              </m:r>
            </m:e>
          </m:d>
        </m:oMath>
      </m:oMathPara>
      <w:bookmarkEnd w:id="101"/>
    </w:p>
    <w:p w14:paraId="5BB891DC" w14:textId="77777777" w:rsidR="00724FFD" w:rsidRDefault="00000000">
      <w:pPr>
        <w:pStyle w:val="FirstParagraph"/>
      </w:pPr>
      <w:r>
        <w:t xml:space="preserve">Here,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represents the gross, underlying heart period trajectory. The structured variability signal is synthesized from a set of dynamically evolving spectral oscillators,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which represent activity in different physiological frequency bands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for VLF, LF, and HF, respectively). These oscillators are weighted by time-varying proportions,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their overall magnitude is controlled by a scaling amplitude,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This amplitude is deterministically calculated to ensure the signal’s variance exactly matches the target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w:t>
      </w:r>
    </w:p>
    <w:p w14:paraId="52C09A2F" w14:textId="77777777" w:rsidR="00724FFD" w:rsidRDefault="00000000">
      <w:pPr>
        <w:pStyle w:val="BodyText"/>
      </w:pPr>
      <w:r>
        <w:t xml:space="preserve">A pivotal feature is a dynamic trajectory for the total signal variability, denoted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is then partitioned into its structured and residual components. This partition is controlled by a parameter, </w:t>
      </w:r>
      <m:oMath>
        <m:r>
          <w:rPr>
            <w:rFonts w:ascii="Cambria Math" w:hAnsi="Cambria Math"/>
          </w:rPr>
          <m:t>w</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which represents the fraction of total variance attributable to the structured component, as defined in </w:t>
      </w:r>
      <w:hyperlink w:anchor="eq-var-structure">
        <w:r w:rsidR="00724FFD">
          <w:rPr>
            <w:rStyle w:val="Hyperlink"/>
          </w:rPr>
          <w:t>Equation 3</w:t>
        </w:r>
      </w:hyperlink>
      <w:r>
        <w:t>.</w:t>
      </w:r>
    </w:p>
    <w:bookmarkStart w:id="102" w:name="eq-var-structure"/>
    <w:p w14:paraId="41E7E12E" w14:textId="77777777" w:rsidR="00724FFD"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r>
                  <w:rPr>
                    <w:rFonts w:ascii="Cambria Math" w:hAnsi="Cambria Math"/>
                  </w:rPr>
                  <m:t>w</m:t>
                </m:r>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e>
            </m:mr>
            <m:mr>
              <m:e>
                <m:sSubSup>
                  <m:sSubSupPr>
                    <m:ctrlPr>
                      <w:rPr>
                        <w:rFonts w:ascii="Cambria Math" w:hAnsi="Cambria Math"/>
                      </w:rPr>
                    </m:ctrlPr>
                  </m:sSubSupPr>
                  <m:e>
                    <m:r>
                      <w:rPr>
                        <w:rFonts w:ascii="Cambria Math" w:hAnsi="Cambria Math"/>
                      </w:rPr>
                      <m:t>σ</m:t>
                    </m:r>
                  </m:e>
                  <m:sub>
                    <m:r>
                      <m:rPr>
                        <m:nor/>
                      </m:rPr>
                      <m:t>resid</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e>
            </m:mr>
          </m:m>
          <m:r>
            <w:rPr>
              <w:rFonts w:ascii="Cambria Math" w:hAnsi="Cambria Math"/>
            </w:rPr>
            <m:t>  </m:t>
          </m:r>
          <m:d>
            <m:dPr>
              <m:ctrlPr>
                <w:rPr>
                  <w:rFonts w:ascii="Cambria Math" w:hAnsi="Cambria Math"/>
                </w:rPr>
              </m:ctrlPr>
            </m:dPr>
            <m:e>
              <m:r>
                <w:rPr>
                  <w:rFonts w:ascii="Cambria Math" w:hAnsi="Cambria Math"/>
                </w:rPr>
                <m:t>3</m:t>
              </m:r>
            </m:e>
          </m:d>
        </m:oMath>
      </m:oMathPara>
      <w:bookmarkEnd w:id="102"/>
    </w:p>
    <w:p w14:paraId="77B66EF5" w14:textId="77777777" w:rsidR="00724FFD" w:rsidRDefault="00000000">
      <w:pPr>
        <w:pStyle w:val="FirstParagraph"/>
      </w:pPr>
      <w:r>
        <w:t xml:space="preserve">This formulation allows the model to simultaneously learn not only how the total amount of HRV changes over time (via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but also how the nature of that variability evolves, that is the balance between predictable, oscillatory patterns and unpredictable noise (via </w:t>
      </w:r>
      <m:oMath>
        <m:r>
          <w:rPr>
            <w:rFonts w:ascii="Cambria Math" w:hAnsi="Cambria Math"/>
          </w:rPr>
          <m:t>w</m:t>
        </m:r>
      </m:oMath>
      <w:r>
        <w:t>). This unified analysis facilitates a deeper understanding of autonomic regulation by capturing phenomena across both time and frequency domains within a single, coherent inferential framework.</w:t>
      </w:r>
    </w:p>
    <w:p w14:paraId="2CCBB79F" w14:textId="77777777" w:rsidR="00724FFD" w:rsidRDefault="00000000">
      <w:pPr>
        <w:pStyle w:val="Heading3"/>
      </w:pPr>
      <w:bookmarkStart w:id="103" w:name="X64e71a19cb37c28374d6530051c927244aa01f8"/>
      <w:r>
        <w:t>Baseline heart period and total variability trajectories</w:t>
      </w:r>
    </w:p>
    <w:p w14:paraId="1E5029F4" w14:textId="77777777" w:rsidR="00724FFD" w:rsidRDefault="00000000">
      <w:pPr>
        <w:pStyle w:val="FirstParagraph"/>
      </w:pPr>
      <w:r>
        <w:t xml:space="preserve">The model posits that the primary trends in both the mean heart period and its total variability are driven by a common underlying physiological response to a stimulus. To capture this, both the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trajectories are parameterized using the same flexible double-logistic functional form.</w:t>
      </w:r>
    </w:p>
    <w:p w14:paraId="04662B4B" w14:textId="77777777" w:rsidR="00724FFD" w:rsidRDefault="00000000">
      <w:pPr>
        <w:pStyle w:val="BodyText"/>
      </w:pPr>
      <w:r>
        <w:t xml:space="preserve">The baseline heart period,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which quantifies the gross, underlying variations in the mean RRi, is defined in </w:t>
      </w:r>
      <w:hyperlink w:anchor="eq-rri-baseline-model">
        <w:r w:rsidR="00724FFD">
          <w:rPr>
            <w:rStyle w:val="Hyperlink"/>
          </w:rPr>
          <w:t>Equation 4</w:t>
        </w:r>
      </w:hyperlink>
      <w:r>
        <w:t>.</w:t>
      </w:r>
    </w:p>
    <w:p w14:paraId="5E9791D1" w14:textId="77777777" w:rsidR="00724FFD" w:rsidRDefault="00000000">
      <w:pPr>
        <w:pStyle w:val="BodyText"/>
      </w:pPr>
      <w:bookmarkStart w:id="104" w:name="eq-rri-baseline-model"/>
      <m:oMathPara>
        <m:oMathParaPr>
          <m:jc m:val="center"/>
        </m:oMathParaP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base</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α</m:t>
                      </m:r>
                    </m:e>
                    <m:sub>
                      <m:r>
                        <w:rPr>
                          <w:rFonts w:ascii="Cambria Math" w:hAnsi="Cambria Math"/>
                        </w:rPr>
                        <m:t>r</m:t>
                      </m:r>
                    </m:sub>
                  </m:sSub>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Resting RRi</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Perturbation-induced</m:t>
                    </m:r>
                  </m:e>
                </m:mr>
                <m:mr>
                  <m:e>
                    <m:r>
                      <m:rPr>
                        <m:nor/>
                      </m:rPr>
                      <m:t>RRi Drop</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r</m:t>
                      </m:r>
                    </m:sub>
                  </m:sSub>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Post-perturbation</m:t>
                    </m:r>
                  </m:e>
                </m:mr>
                <m:mr>
                  <m:e>
                    <m:r>
                      <m:rPr>
                        <m:nor/>
                      </m:rPr>
                      <m:t>RRi Recovery</m:t>
                    </m:r>
                  </m:e>
                </m:mr>
              </m:m>
            </m:lim>
          </m:limLow>
          <m:r>
            <w:rPr>
              <w:rFonts w:ascii="Cambria Math" w:hAnsi="Cambria Math"/>
            </w:rPr>
            <m:t>  </m:t>
          </m:r>
          <m:d>
            <m:dPr>
              <m:ctrlPr>
                <w:rPr>
                  <w:rFonts w:ascii="Cambria Math" w:hAnsi="Cambria Math"/>
                </w:rPr>
              </m:ctrlPr>
            </m:dPr>
            <m:e>
              <m:r>
                <w:rPr>
                  <w:rFonts w:ascii="Cambria Math" w:hAnsi="Cambria Math"/>
                </w:rPr>
                <m:t>4</m:t>
              </m:r>
            </m:e>
          </m:d>
        </m:oMath>
      </m:oMathPara>
      <w:bookmarkEnd w:id="104"/>
    </w:p>
    <w:p w14:paraId="77C1FA41" w14:textId="77777777" w:rsidR="00724FFD" w:rsidRDefault="00000000">
      <w:pPr>
        <w:pStyle w:val="FirstParagraph"/>
      </w:pPr>
      <w:r>
        <w:lastRenderedPageBreak/>
        <w:t xml:space="preserve">In this formulation,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represents the initial, stable heart period. The parameter </w:t>
      </w:r>
      <m:oMath>
        <m:sSub>
          <m:sSubPr>
            <m:ctrlPr>
              <w:rPr>
                <w:rFonts w:ascii="Cambria Math" w:hAnsi="Cambria Math"/>
              </w:rPr>
            </m:ctrlPr>
          </m:sSubPr>
          <m:e>
            <m:r>
              <w:rPr>
                <w:rFonts w:ascii="Cambria Math" w:hAnsi="Cambria Math"/>
              </w:rPr>
              <m:t>β</m:t>
            </m:r>
          </m:e>
          <m:sub>
            <m:r>
              <w:rPr>
                <w:rFonts w:ascii="Cambria Math" w:hAnsi="Cambria Math"/>
              </w:rPr>
              <m:t>r</m:t>
            </m:r>
          </m:sub>
        </m:sSub>
      </m:oMath>
      <w:r>
        <w:t xml:space="preserve"> signifies the magnitude of the decline in RRi induced by the perturbation. The fractional recovery amplitude is denoted by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&gt;</m:t>
        </m:r>
        <m:r>
          <w:rPr>
            <w:rFonts w:ascii="Cambria Math" w:hAnsi="Cambria Math"/>
          </w:rPr>
          <m:t>1</m:t>
        </m:r>
      </m:oMath>
      <w:r>
        <w:t xml:space="preserve"> indicates an overshoot.</w:t>
      </w:r>
    </w:p>
    <w:p w14:paraId="67AA8F10" w14:textId="77777777" w:rsidR="00724FFD" w:rsidRDefault="00000000">
      <w:pPr>
        <w:pStyle w:val="BodyText"/>
      </w:pPr>
      <w:r>
        <w:t xml:space="preserve">Concurrently, the total instantaneous variability,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follows a parallel dynamic trajectory, as defined in </w:t>
      </w:r>
      <w:hyperlink w:anchor="eq-sdnn-model">
        <w:r w:rsidR="00724FFD">
          <w:rPr>
            <w:rStyle w:val="Hyperlink"/>
          </w:rPr>
          <w:t>Equation 5</w:t>
        </w:r>
      </w:hyperlink>
      <w:r>
        <w:t>.</w:t>
      </w:r>
    </w:p>
    <w:p w14:paraId="153F57F8" w14:textId="77777777" w:rsidR="00724FFD" w:rsidRDefault="00000000">
      <w:pPr>
        <w:pStyle w:val="BodyText"/>
      </w:pPr>
      <w:bookmarkStart w:id="105" w:name="eq-sdnn-model"/>
      <m:oMathPara>
        <m:oMathParaPr>
          <m:jc m:val="center"/>
        </m:oMathParaP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α</m:t>
                      </m:r>
                    </m:e>
                    <m:sub>
                      <m:r>
                        <w:rPr>
                          <w:rFonts w:ascii="Cambria Math" w:hAnsi="Cambria Math"/>
                        </w:rPr>
                        <m:t>s</m:t>
                      </m:r>
                    </m:sub>
                  </m:sSub>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Resting SDNN</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Perturbation-induced</m:t>
                    </m:r>
                  </m:e>
                </m:mr>
                <m:mr>
                  <m:e>
                    <m:r>
                      <m:rPr>
                        <m:nor/>
                      </m:rPr>
                      <m:t>SDNN Drop</m:t>
                    </m:r>
                  </m:e>
                </m:mr>
              </m:m>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c</m:t>
                      </m:r>
                    </m:e>
                    <m:sub>
                      <m:r>
                        <w:rPr>
                          <w:rFonts w:ascii="Cambria Math" w:hAnsi="Cambria Math"/>
                        </w:rPr>
                        <m:t>s</m:t>
                      </m:r>
                    </m:sub>
                  </m:sSub>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lim>
                  <m:r>
                    <m:rPr>
                      <m:sty m:val="p"/>
                    </m:rPr>
                    <w:rPr>
                      <w:rFonts w:ascii="Cambria Math" w:hAnsi="Cambria Math"/>
                    </w:rPr>
                    <m:t>⏟</m:t>
                  </m:r>
                </m:lim>
              </m:limLow>
            </m:e>
            <m:lim>
              <m:m>
                <m:mPr>
                  <m:plcHide m:val="1"/>
                  <m:mcs>
                    <m:mc>
                      <m:mcPr>
                        <m:count m:val="1"/>
                        <m:mcJc m:val="center"/>
                      </m:mcPr>
                    </m:mc>
                  </m:mcs>
                  <m:ctrlPr>
                    <w:rPr>
                      <w:rFonts w:ascii="Cambria Math" w:hAnsi="Cambria Math"/>
                    </w:rPr>
                  </m:ctrlPr>
                </m:mPr>
                <m:mr>
                  <m:e>
                    <m:r>
                      <m:rPr>
                        <m:nor/>
                      </m:rPr>
                      <m:t>Post-perturbation</m:t>
                    </m:r>
                  </m:e>
                </m:mr>
                <m:mr>
                  <m:e>
                    <m:r>
                      <m:rPr>
                        <m:nor/>
                      </m:rPr>
                      <m:t>SDNN Recovery</m:t>
                    </m:r>
                  </m:e>
                </m:mr>
              </m:m>
            </m:lim>
          </m:limLow>
          <m:r>
            <w:rPr>
              <w:rFonts w:ascii="Cambria Math" w:hAnsi="Cambria Math"/>
            </w:rPr>
            <m:t>  </m:t>
          </m:r>
          <m:d>
            <m:dPr>
              <m:ctrlPr>
                <w:rPr>
                  <w:rFonts w:ascii="Cambria Math" w:hAnsi="Cambria Math"/>
                </w:rPr>
              </m:ctrlPr>
            </m:dPr>
            <m:e>
              <m:r>
                <w:rPr>
                  <w:rFonts w:ascii="Cambria Math" w:hAnsi="Cambria Math"/>
                </w:rPr>
                <m:t>5</m:t>
              </m:r>
            </m:e>
          </m:d>
        </m:oMath>
      </m:oMathPara>
      <w:bookmarkEnd w:id="105"/>
    </w:p>
    <w:p w14:paraId="3A1E81F0" w14:textId="77777777" w:rsidR="00724FFD" w:rsidRDefault="00000000">
      <w:pPr>
        <w:pStyle w:val="FirstParagraph"/>
      </w:pPr>
      <w:r>
        <w:t xml:space="preserve">Here,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are analogous to their counterparts in the baseline model, representing the resting total SDNN, the magnitude of its suppression, and its fractional recovery, respectively. The dynamics for both trajectories are driven by a shared pair of logistic transition functions,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defined in </w:t>
      </w:r>
      <w:hyperlink w:anchor="eq-logistic-components">
        <w:r w:rsidR="00724FFD">
          <w:rPr>
            <w:rStyle w:val="Hyperlink"/>
          </w:rPr>
          <w:t>Equation 6</w:t>
        </w:r>
      </w:hyperlink>
      <w:r>
        <w:t>.</w:t>
      </w:r>
    </w:p>
    <w:bookmarkStart w:id="106" w:name="eq-logistic-components"/>
    <w:p w14:paraId="3F6B9A8C" w14:textId="77777777" w:rsidR="00724FFD"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τ</m:t>
                                </m:r>
                              </m:e>
                            </m:d>
                          </m:sup>
                        </m:sSup>
                      </m:e>
                    </m:d>
                  </m:e>
                  <m:sup>
                    <m:r>
                      <m:rPr>
                        <m:sty m:val="p"/>
                      </m:rPr>
                      <w:rPr>
                        <w:rFonts w:ascii="Cambria Math" w:hAnsi="Cambria Math"/>
                      </w:rPr>
                      <m:t>-</m:t>
                    </m:r>
                    <m:r>
                      <w:rPr>
                        <w:rFonts w:ascii="Cambria Math" w:hAnsi="Cambria Math"/>
                      </w:rPr>
                      <m:t>1</m:t>
                    </m:r>
                  </m:sup>
                </m:sSup>
              </m:e>
            </m:mr>
            <m:mr>
              <m:e>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δ</m:t>
                                </m:r>
                              </m:e>
                            </m:d>
                          </m:sup>
                        </m:sSup>
                      </m:e>
                    </m:d>
                  </m:e>
                  <m:sup>
                    <m:r>
                      <m:rPr>
                        <m:sty m:val="p"/>
                      </m:rPr>
                      <w:rPr>
                        <w:rFonts w:ascii="Cambria Math" w:hAnsi="Cambria Math"/>
                      </w:rPr>
                      <m:t>-</m:t>
                    </m:r>
                    <m:r>
                      <w:rPr>
                        <w:rFonts w:ascii="Cambria Math" w:hAnsi="Cambria Math"/>
                      </w:rPr>
                      <m:t>1</m:t>
                    </m:r>
                  </m:sup>
                </m:sSup>
              </m:e>
            </m:mr>
          </m:m>
          <m:r>
            <w:rPr>
              <w:rFonts w:ascii="Cambria Math" w:hAnsi="Cambria Math"/>
            </w:rPr>
            <m:t>  </m:t>
          </m:r>
          <m:d>
            <m:dPr>
              <m:ctrlPr>
                <w:rPr>
                  <w:rFonts w:ascii="Cambria Math" w:hAnsi="Cambria Math"/>
                </w:rPr>
              </m:ctrlPr>
            </m:dPr>
            <m:e>
              <m:r>
                <w:rPr>
                  <w:rFonts w:ascii="Cambria Math" w:hAnsi="Cambria Math"/>
                </w:rPr>
                <m:t>6</m:t>
              </m:r>
            </m:e>
          </m:d>
        </m:oMath>
      </m:oMathPara>
      <w:bookmarkEnd w:id="106"/>
    </w:p>
    <w:p w14:paraId="1E14B5D8" w14:textId="77777777" w:rsidR="00724FFD" w:rsidRDefault="00000000">
      <w:pPr>
        <w:pStyle w:val="FirstParagraph"/>
      </w:pPr>
      <w:r>
        <w:t xml:space="preserve">The shared timing parameters enforce physiological coupling: </w:t>
      </w:r>
      <m:oMath>
        <m:r>
          <w:rPr>
            <w:rFonts w:ascii="Cambria Math" w:hAnsi="Cambria Math"/>
          </w:rPr>
          <m:t>τ</m:t>
        </m:r>
      </m:oMath>
      <w:r>
        <w:t xml:space="preserve"> is the inflection point of the initial response, with rate </w:t>
      </w:r>
      <m:oMath>
        <m:r>
          <w:rPr>
            <w:rFonts w:ascii="Cambria Math" w:hAnsi="Cambria Math"/>
          </w:rPr>
          <m:t>λ</m:t>
        </m:r>
      </m:oMath>
      <w:r>
        <w:t xml:space="preserve">. The second transition, representing recovery, is offset by a delay </w:t>
      </w:r>
      <m:oMath>
        <m:r>
          <w:rPr>
            <w:rFonts w:ascii="Cambria Math" w:hAnsi="Cambria Math"/>
          </w:rPr>
          <m:t>δ</m:t>
        </m:r>
      </m:oMath>
      <w:r>
        <w:t xml:space="preserve"> and proceeds at a rate </w:t>
      </w:r>
      <m:oMath>
        <m:r>
          <w:rPr>
            <w:rFonts w:ascii="Cambria Math" w:hAnsi="Cambria Math"/>
          </w:rPr>
          <m:t>ϕ</m:t>
        </m:r>
      </m:oMath>
      <w:r>
        <w:t>. This shared structure ensures that changes in the magnitude of variability are temporally synchronized with changes in the mean heart period, while still allowing their relative magnitudes and recovery profiles to differ.</w:t>
      </w:r>
    </w:p>
    <w:p w14:paraId="1B90CFCD" w14:textId="77777777" w:rsidR="00724FFD" w:rsidRDefault="00000000">
      <w:pPr>
        <w:pStyle w:val="Heading3"/>
      </w:pPr>
      <w:bookmarkStart w:id="107" w:name="X2403d8880e46ea3f50fe20db8ea81ab9a374bee"/>
      <w:bookmarkEnd w:id="103"/>
      <w:r>
        <w:t>Generative model for the structured signal</w:t>
      </w:r>
    </w:p>
    <w:p w14:paraId="1D80A505" w14:textId="77777777" w:rsidR="00724FFD" w:rsidRDefault="00000000">
      <w:pPr>
        <w:pStyle w:val="FirstParagraph"/>
      </w:pPr>
      <w:r>
        <w:t>The structured component of the signal is where the model’s spectral properties are defined. Its construction involves three key elements: the dynamic spectral proportions, the latent spectral oscillators (whose amplitudes are governed by a Gaussian Process), and a deterministic amplitude inversion that ties them to the target variance.</w:t>
      </w:r>
    </w:p>
    <w:p w14:paraId="6B477779" w14:textId="77777777" w:rsidR="00724FFD" w:rsidRDefault="00000000">
      <w:pPr>
        <w:pStyle w:val="Heading4"/>
      </w:pPr>
      <w:bookmarkStart w:id="108" w:name="dynamic-frequency-band-proportions"/>
      <w:r>
        <w:t>Dynamic frequency band proportions</w:t>
      </w:r>
    </w:p>
    <w:p w14:paraId="2FBF41D0" w14:textId="77777777" w:rsidR="00724FFD" w:rsidRDefault="00000000">
      <w:pPr>
        <w:pStyle w:val="FirstParagraph"/>
      </w:pPr>
      <w:r>
        <w:t xml:space="preserve">The proportions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dictate how the total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is allocated across the different frequency bands at each moment. The model captures the evolution of these proportions as a smooth transition between two distinct spectral states: a baseline state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oMath>
      <w:r>
        <w:t>) and a perturbed state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oMath>
      <w:r>
        <w:t xml:space="preserve">). The transition is determined by a single master controller function,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as shown in the convex combination of </w:t>
      </w:r>
      <w:hyperlink w:anchor="eq-pj-using-ct">
        <w:r w:rsidR="00724FFD">
          <w:rPr>
            <w:rStyle w:val="Hyperlink"/>
          </w:rPr>
          <w:t>Equation 7</w:t>
        </w:r>
      </w:hyperlink>
      <w:r>
        <w:t>.</w:t>
      </w:r>
    </w:p>
    <w:bookmarkStart w:id="109" w:name="eq-pj-using-ct"/>
    <w:p w14:paraId="574C8EC5" w14:textId="77777777" w:rsidR="00724FFD" w:rsidRDefault="00000000">
      <w:pPr>
        <w:pStyle w:val="BodyText"/>
      </w:pPr>
      <m:oMathPara>
        <m:oMathParaPr>
          <m:jc m:val="center"/>
        </m:oMathParaPr>
        <m:oMath>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r>
            <w:rPr>
              <w:rFonts w:ascii="Cambria Math" w:hAnsi="Cambria Math"/>
            </w:rPr>
            <m:t>  </m:t>
          </m:r>
          <m:d>
            <m:dPr>
              <m:ctrlPr>
                <w:rPr>
                  <w:rFonts w:ascii="Cambria Math" w:hAnsi="Cambria Math"/>
                </w:rPr>
              </m:ctrlPr>
            </m:dPr>
            <m:e>
              <m:r>
                <w:rPr>
                  <w:rFonts w:ascii="Cambria Math" w:hAnsi="Cambria Math"/>
                </w:rPr>
                <m:t>7</m:t>
              </m:r>
            </m:e>
          </m:d>
        </m:oMath>
      </m:oMathPara>
      <w:bookmarkEnd w:id="109"/>
    </w:p>
    <w:p w14:paraId="2F0DFCF9" w14:textId="77777777" w:rsidR="00724FFD" w:rsidRDefault="00000000">
      <w:pPr>
        <w:pStyle w:val="FirstParagraph"/>
      </w:pPr>
      <w:r>
        <w:t xml:space="preserve">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oMath>
      <w:r>
        <w:t xml:space="preserve"> are simplex vectors representing the characteristic spectral distributions at rest and during peak perturbation. The master controller,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itself built from the same logistic building blocks, ensuring the spectral transition is synchronized with the primary physiological response, as defined in </w:t>
      </w:r>
      <w:hyperlink w:anchor="eq-master-controller">
        <w:r w:rsidR="00724FFD">
          <w:rPr>
            <w:rStyle w:val="Hyperlink"/>
          </w:rPr>
          <w:t>Equation 8</w:t>
        </w:r>
      </w:hyperlink>
      <w:r>
        <w:t>.</w:t>
      </w:r>
    </w:p>
    <w:p w14:paraId="46AEBB64" w14:textId="77777777" w:rsidR="00724FFD" w:rsidRDefault="00000000">
      <w:pPr>
        <w:pStyle w:val="BodyText"/>
      </w:pPr>
      <w:bookmarkStart w:id="110" w:name="eq-master-controller"/>
      <m:oMathPara>
        <m:oMathParaPr>
          <m:jc m:val="center"/>
        </m:oMathParaPr>
        <m:oMath>
          <m:r>
            <w:rPr>
              <w:rFonts w:ascii="Cambria Math" w:hAnsi="Cambria Math"/>
            </w:rPr>
            <w:lastRenderedPageBreak/>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w:rPr>
              <w:rFonts w:ascii="Cambria Math" w:hAnsi="Cambria Math"/>
            </w:rPr>
            <m:t>  </m:t>
          </m:r>
          <m:d>
            <m:dPr>
              <m:ctrlPr>
                <w:rPr>
                  <w:rFonts w:ascii="Cambria Math" w:hAnsi="Cambria Math"/>
                </w:rPr>
              </m:ctrlPr>
            </m:dPr>
            <m:e>
              <m:r>
                <w:rPr>
                  <w:rFonts w:ascii="Cambria Math" w:hAnsi="Cambria Math"/>
                </w:rPr>
                <m:t>8</m:t>
              </m:r>
            </m:e>
          </m:d>
        </m:oMath>
      </m:oMathPara>
      <w:bookmarkEnd w:id="110"/>
    </w:p>
    <w:p w14:paraId="3857CA7D" w14:textId="77777777" w:rsidR="00724FFD" w:rsidRDefault="00000000">
      <w:pPr>
        <w:pStyle w:val="FirstParagraph"/>
      </w:pPr>
      <w:r>
        <w:t xml:space="preserve">This function naturally transitions from 0 towards 1, with the parameter </w:t>
      </w:r>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allowing for an incomplete spectral recovery.</w:t>
      </w:r>
    </w:p>
    <w:p w14:paraId="1AFFEB1D" w14:textId="77777777" w:rsidR="00724FFD" w:rsidRDefault="00000000">
      <w:pPr>
        <w:pStyle w:val="Heading4"/>
      </w:pPr>
      <w:bookmarkStart w:id="111" w:name="X761e45c662f1c9bb1686c6e1569119da247de84"/>
      <w:bookmarkEnd w:id="108"/>
      <w:r>
        <w:t>Latent spectral oscillators via a Gaussian Process prior</w:t>
      </w:r>
    </w:p>
    <w:p w14:paraId="66EB78DF" w14:textId="77777777" w:rsidR="00724FFD" w:rsidRDefault="00000000">
      <w:pPr>
        <w:pStyle w:val="FirstParagraph"/>
      </w:pPr>
      <w:r>
        <w:t xml:space="preserve">A central task of the model is to infer the power of oscillations across a range of frequencies from the observed data. A simple approach might impose a rigid mathematical structure on the spectrum (e.g., a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b</m:t>
            </m:r>
          </m:sup>
        </m:sSup>
      </m:oMath>
      <w:r>
        <w:t xml:space="preserve"> power law) or treat the power at each frequency as independent. However, physiological spectra are rarely so simple; they typically exhibit smooth, continuous shapes with broad peaks.</w:t>
      </w:r>
    </w:p>
    <w:p w14:paraId="7288EBD5" w14:textId="77777777" w:rsidR="00724FFD" w:rsidRDefault="00000000">
      <w:pPr>
        <w:pStyle w:val="BodyText"/>
      </w:pPr>
      <w:r>
        <w:t>To capture this realistic structure, we employ a flexible, non-parametric Gaussian Process (GP) prior. A GP is a statistical tool that allows us to place a prior on an unknown function, enforcing the assumption that it is smooth (Binois and Wycoff 2022). In this context, it formalizes the intuition that the amplitudes of nearby frequencies should be similar, allowing the model to learn the characteristic shape of the spectrum within each band directly from the data.</w:t>
      </w:r>
    </w:p>
    <w:p w14:paraId="09CC4F01" w14:textId="77777777" w:rsidR="00724FFD" w:rsidRDefault="00000000">
      <w:pPr>
        <w:pStyle w:val="BodyText"/>
      </w:pPr>
      <w:r>
        <w:t xml:space="preserve">Each underlying oscillator,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which contributes to the structured variability, is modeled as a sum of simple sine and cosine waves with pre-specified frequencies (</w:t>
      </w:r>
      <m:oMath>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k</m:t>
            </m:r>
          </m:sub>
        </m:sSub>
      </m:oMath>
      <w:r>
        <w:t>) but unknown amplitudes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as shown in </w:t>
      </w:r>
      <w:hyperlink w:anchor="eq-multi-sine-fun">
        <w:r w:rsidR="00724FFD">
          <w:rPr>
            <w:rStyle w:val="Hyperlink"/>
          </w:rPr>
          <w:t>Equation 9</w:t>
        </w:r>
      </w:hyperlink>
      <w:r>
        <w:t>.</w:t>
      </w:r>
    </w:p>
    <w:bookmarkStart w:id="112" w:name="eq-multi-sine-fun"/>
    <w:p w14:paraId="7DFFA02B" w14:textId="77777777" w:rsidR="00724FFD"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sin</m:t>
                          </m:r>
                        </m:e>
                      </m:d>
                    </m:sup>
                  </m:sSubSup>
                  <m:r>
                    <m:rPr>
                      <m:sty m:val="p"/>
                    </m:rPr>
                    <w:rPr>
                      <w:rFonts w:ascii="Cambria Math" w:hAnsi="Cambria Math"/>
                    </w:rPr>
                    <m:t>sin</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cos</m:t>
                          </m:r>
                        </m:e>
                      </m:d>
                    </m:sup>
                  </m:sSubSup>
                  <m:r>
                    <m:rPr>
                      <m:sty m:val="p"/>
                    </m:rPr>
                    <w:rPr>
                      <w:rFonts w:ascii="Cambria Math" w:hAnsi="Cambria Math"/>
                    </w:rPr>
                    <m:t>cos</m:t>
                  </m:r>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t</m:t>
                          </m:r>
                        </m:e>
                        <m:sub>
                          <m:r>
                            <w:rPr>
                              <w:rFonts w:ascii="Cambria Math" w:hAnsi="Cambria Math"/>
                            </w:rPr>
                            <m:t>i</m:t>
                          </m:r>
                        </m:sub>
                      </m:sSub>
                    </m:e>
                  </m:d>
                </m:e>
              </m:d>
            </m:e>
          </m:nary>
          <m:r>
            <w:rPr>
              <w:rFonts w:ascii="Cambria Math" w:hAnsi="Cambria Math"/>
            </w:rPr>
            <m:t>  </m:t>
          </m:r>
          <m:d>
            <m:dPr>
              <m:ctrlPr>
                <w:rPr>
                  <w:rFonts w:ascii="Cambria Math" w:hAnsi="Cambria Math"/>
                </w:rPr>
              </m:ctrlPr>
            </m:dPr>
            <m:e>
              <m:r>
                <w:rPr>
                  <w:rFonts w:ascii="Cambria Math" w:hAnsi="Cambria Math"/>
                </w:rPr>
                <m:t>9</m:t>
              </m:r>
            </m:e>
          </m:d>
        </m:oMath>
      </m:oMathPara>
      <w:bookmarkEnd w:id="112"/>
    </w:p>
    <w:p w14:paraId="52B08469" w14:textId="77777777" w:rsidR="00724FFD" w:rsidRDefault="00000000">
      <w:pPr>
        <w:pStyle w:val="FirstParagraph"/>
      </w:pPr>
      <w:r>
        <w:t xml:space="preserve">The key innovation is the GP prior placed on the log-amplitude envelope, a vector denoted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oMath>
      <w:r>
        <w:t xml:space="preserve">. To make the prior on the GP’s smoothness parameter stable and interpretable, the GP is defined over a log-frequency axis that has been scaled to the unit interval for each band. Let this scaled log-frequency be denoted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k</m:t>
            </m:r>
          </m:sub>
        </m:sSub>
      </m:oMath>
      <w:r>
        <w:t>. The log-amplitude envelope is modeled as a single draw from a GP with a zero-mean function and a squared exponential covariance kernel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defined in </w:t>
      </w:r>
      <w:hyperlink w:anchor="eq-gp-kernel">
        <w:r w:rsidR="00724FFD">
          <w:rPr>
            <w:rStyle w:val="Hyperlink"/>
          </w:rPr>
          <w:t>Equation 10</w:t>
        </w:r>
      </w:hyperlink>
      <w:r>
        <w:t>.</w:t>
      </w:r>
    </w:p>
    <w:bookmarkStart w:id="113" w:name="eq-gp-kernel"/>
    <w:p w14:paraId="58D49479" w14:textId="77777777" w:rsidR="00724FFD"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cr m:val="script"/>
              <m:sty m:val="p"/>
            </m:rPr>
            <w:rPr>
              <w:rFonts w:ascii="Cambria Math" w:hAnsi="Cambria Math"/>
            </w:rPr>
            <m:t>∼GP</m:t>
          </m:r>
          <m:d>
            <m:dPr>
              <m:ctrlPr>
                <w:rPr>
                  <w:rFonts w:ascii="Cambria Math" w:hAnsi="Cambria Math"/>
                </w:rPr>
              </m:ctrlPr>
            </m:dPr>
            <m:e>
              <m:acc>
                <m:accPr>
                  <m:chr m:val="⃗"/>
                  <m:ctrlPr>
                    <w:rPr>
                      <w:rFonts w:ascii="Cambria Math" w:hAnsi="Cambria Math"/>
                    </w:rPr>
                  </m:ctrlPr>
                </m:accPr>
                <m:e>
                  <m:r>
                    <w:rPr>
                      <w:rFonts w:ascii="Cambria Math" w:hAnsi="Cambria Math"/>
                    </w:rPr>
                    <m:t>0</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 </m:t>
          </m:r>
          <m:r>
            <m:rPr>
              <m:nor/>
            </m:rPr>
            <m:t xml:space="preserve">where </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f</m:t>
                                  </m:r>
                                </m:e>
                              </m:acc>
                            </m:e>
                            <m:sub>
                              <m:r>
                                <w:rPr>
                                  <w:rFonts w:ascii="Cambria Math" w:hAnsi="Cambria Math"/>
                                </w:rPr>
                                <m:t>j</m:t>
                              </m:r>
                            </m:sub>
                            <m:sup>
                              <m:r>
                                <m:rPr>
                                  <m:sty m:val="p"/>
                                </m:rPr>
                                <w:rPr>
                                  <w:rFonts w:ascii="Cambria Math" w:hAnsi="Cambria Math"/>
                                </w:rPr>
                                <m:t>'</m:t>
                              </m:r>
                            </m:sup>
                          </m:sSubSup>
                        </m:e>
                      </m:d>
                    </m:e>
                    <m:sup>
                      <m:r>
                        <w:rPr>
                          <w:rFonts w:ascii="Cambria Math" w:hAnsi="Cambria Math"/>
                        </w:rPr>
                        <m:t>2</m:t>
                      </m:r>
                    </m:sup>
                  </m:sSup>
                </m:num>
                <m:den>
                  <m:r>
                    <w:rPr>
                      <w:rFonts w:ascii="Cambria Math" w:hAnsi="Cambria Math"/>
                    </w:rPr>
                    <m:t>2 </m:t>
                  </m:r>
                  <m:sSubSup>
                    <m:sSubSupPr>
                      <m:ctrlPr>
                        <w:rPr>
                          <w:rFonts w:ascii="Cambria Math" w:hAnsi="Cambria Math"/>
                        </w:rPr>
                      </m:ctrlPr>
                    </m:sSubSup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up>
                      <m:r>
                        <w:rPr>
                          <w:rFonts w:ascii="Cambria Math" w:hAnsi="Cambria Math"/>
                        </w:rPr>
                        <m:t>2</m:t>
                      </m:r>
                    </m:sup>
                  </m:sSubSup>
                </m:den>
              </m:f>
            </m:e>
          </m:d>
          <m:r>
            <w:rPr>
              <w:rFonts w:ascii="Cambria Math" w:hAnsi="Cambria Math"/>
            </w:rPr>
            <m:t>  </m:t>
          </m:r>
          <m:d>
            <m:dPr>
              <m:ctrlPr>
                <w:rPr>
                  <w:rFonts w:ascii="Cambria Math" w:hAnsi="Cambria Math"/>
                </w:rPr>
              </m:ctrlPr>
            </m:dPr>
            <m:e>
              <m:r>
                <w:rPr>
                  <w:rFonts w:ascii="Cambria Math" w:hAnsi="Cambria Math"/>
                </w:rPr>
                <m:t>10</m:t>
              </m:r>
            </m:e>
          </m:d>
        </m:oMath>
      </m:oMathPara>
      <w:bookmarkEnd w:id="113"/>
    </w:p>
    <w:p w14:paraId="6E50C81C" w14:textId="77777777" w:rsidR="00724FFD" w:rsidRDefault="00000000">
      <w:pPr>
        <w:pStyle w:val="FirstParagraph"/>
      </w:pPr>
      <w:r>
        <w:t xml:space="preserve">The covariance matrix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is controlled by a single hyperparameter, the length-scale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The marginal standard deviation of the GP is fixed to 1. This is because the GP’s role is strictly to define the </w:t>
      </w:r>
      <w:r>
        <w:rPr>
          <w:i/>
          <w:iCs/>
        </w:rPr>
        <w:t>shape</w:t>
      </w:r>
      <w:r>
        <w:t xml:space="preserve"> of the spectrum, not its absolute magnitude; the magnitude is handled by downstream normalization and scaling. The length-scale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is constrained to the [0, 1] interval and controls the smoothness of the function on the unit-scaled input axis. A value near 1 enforces a very smooth, slowly changing shape, while a value near 0 allows for more rapid variations and narrower spectral peaks.</w:t>
      </w:r>
    </w:p>
    <w:p w14:paraId="2C19D86D" w14:textId="77777777" w:rsidR="00724FFD" w:rsidRDefault="00000000">
      <w:pPr>
        <w:pStyle w:val="BodyText"/>
      </w:pPr>
      <w:r>
        <w:lastRenderedPageBreak/>
        <w:t xml:space="preserve">To ensure this model can be estimated efficiently, we use a non-centered parameterization. This is a computational technique that improves the performance of the sampler by reducing correlations between parameters (Betancourt and Girolami 2015). Instead of estimating the highly correlated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oMath>
      <w:r>
        <w:t xml:space="preserve"> directly, the model estimates a vector of independent standard normal deviates,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gp</m:t>
            </m:r>
            <m:r>
              <m:rPr>
                <m:sty m:val="p"/>
              </m:rPr>
              <w:rPr>
                <w:rFonts w:ascii="Cambria Math" w:hAnsi="Cambria Math"/>
              </w:rPr>
              <m:t>,</m:t>
            </m:r>
            <m:r>
              <w:rPr>
                <w:rFonts w:ascii="Cambria Math" w:hAnsi="Cambria Math"/>
              </w:rPr>
              <m:t>j</m:t>
            </m:r>
          </m:sub>
        </m:sSub>
      </m:oMath>
      <w:r>
        <w:t xml:space="preserve">. The target log-amplitude envelope is then deterministically constructed via the transformation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w:rPr>
                <w:rFonts w:ascii="Cambria Math" w:hAnsi="Cambria Math"/>
              </w:rPr>
              <m:t>j</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gp</m:t>
            </m:r>
            <m:r>
              <m:rPr>
                <m:sty m:val="p"/>
              </m:rPr>
              <w:rPr>
                <w:rFonts w:ascii="Cambria Math" w:hAnsi="Cambria Math"/>
              </w:rPr>
              <m:t>,</m:t>
            </m:r>
            <m:r>
              <w:rPr>
                <w:rFonts w:ascii="Cambria Math" w:hAnsi="Cambria Math"/>
              </w:rPr>
              <m:t>j</m:t>
            </m:r>
          </m:sub>
        </m:sSub>
      </m:oMath>
      <w:r>
        <w:t xml:space="preserve">, where </w:t>
      </w:r>
      <m:oMath>
        <m:sSub>
          <m:sSubPr>
            <m:ctrlPr>
              <w:rPr>
                <w:rFonts w:ascii="Cambria Math" w:hAnsi="Cambria Math"/>
              </w:rPr>
            </m:ctrlPr>
          </m:sSubPr>
          <m:e>
            <m:r>
              <m:rPr>
                <m:sty m:val="b"/>
              </m:rPr>
              <w:rPr>
                <w:rFonts w:ascii="Cambria Math" w:hAnsi="Cambria Math"/>
              </w:rPr>
              <m:t>L</m:t>
            </m:r>
          </m:e>
          <m:sub>
            <m:r>
              <w:rPr>
                <w:rFonts w:ascii="Cambria Math" w:hAnsi="Cambria Math"/>
              </w:rPr>
              <m:t>j</m:t>
            </m:r>
          </m:sub>
        </m:sSub>
      </m:oMath>
      <w:r>
        <w:t xml:space="preserve"> is the Cholesky factor of the covariance matrix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L</m:t>
            </m:r>
          </m:e>
          <m:sub>
            <m:r>
              <w:rPr>
                <w:rFonts w:ascii="Cambria Math" w:hAnsi="Cambria Math"/>
              </w:rPr>
              <m:t>j</m:t>
            </m:r>
          </m:sub>
        </m:sSub>
        <m:sSubSup>
          <m:sSubSupPr>
            <m:ctrlPr>
              <w:rPr>
                <w:rFonts w:ascii="Cambria Math" w:hAnsi="Cambria Math"/>
              </w:rPr>
            </m:ctrlPr>
          </m:sSubSupPr>
          <m:e>
            <m:r>
              <m:rPr>
                <m:sty m:val="b"/>
              </m:rPr>
              <w:rPr>
                <w:rFonts w:ascii="Cambria Math" w:hAnsi="Cambria Math"/>
              </w:rPr>
              <m:t>L</m:t>
            </m:r>
          </m:e>
          <m:sub>
            <m:r>
              <w:rPr>
                <w:rFonts w:ascii="Cambria Math" w:hAnsi="Cambria Math"/>
              </w:rPr>
              <m:t>j</m:t>
            </m:r>
          </m:sub>
          <m:sup>
            <m:r>
              <m:rPr>
                <m:sty m:val="p"/>
              </m:rPr>
              <w:rPr>
                <w:rFonts w:ascii="Cambria Math" w:hAnsi="Cambria Math"/>
              </w:rPr>
              <m:t>⊤</m:t>
            </m:r>
          </m:sup>
        </m:sSubSup>
      </m:oMath>
      <w:r>
        <w:t>). This approach makes the estimation problem much simpler for the algorithm, leading to more robust and reliable inference.</w:t>
      </w:r>
    </w:p>
    <w:p w14:paraId="7690A9FB" w14:textId="77777777" w:rsidR="00724FFD" w:rsidRDefault="00000000">
      <w:pPr>
        <w:pStyle w:val="Heading4"/>
      </w:pPr>
      <w:bookmarkStart w:id="114" w:name="normalization-for-identifiability"/>
      <w:bookmarkEnd w:id="111"/>
      <w:r>
        <w:t>Normalization for identifiability</w:t>
      </w:r>
    </w:p>
    <w:p w14:paraId="26D600F7" w14:textId="77777777" w:rsidR="00724FFD" w:rsidRDefault="00000000">
      <w:pPr>
        <w:pStyle w:val="FirstParagraph"/>
      </w:pPr>
      <w:r>
        <w:t>A critical step in the model’s construction is to ensure that its parameters are identifiable, meaning there is a unique set of parameters that explains the data. A potential ambiguity arises because two components of the model control amplitude: the GP’s marginal standard deviation (</w:t>
      </w:r>
      <m:oMath>
        <m:sSub>
          <m:sSubPr>
            <m:ctrlPr>
              <w:rPr>
                <w:rFonts w:ascii="Cambria Math" w:hAnsi="Cambria Math"/>
              </w:rPr>
            </m:ctrlPr>
          </m:sSubPr>
          <m:e>
            <m:r>
              <w:rPr>
                <w:rFonts w:ascii="Cambria Math" w:hAnsi="Cambria Math"/>
              </w:rPr>
              <m:t>α</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and the overall signal amplitude,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Without a constraint, the model could achieve the same result by increasing the GP’s amplitude while decreasing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making it difficult to interpret either parameter.</w:t>
      </w:r>
    </w:p>
    <w:p w14:paraId="7AEFC417" w14:textId="77777777" w:rsidR="00724FFD" w:rsidRDefault="00000000">
      <w:pPr>
        <w:pStyle w:val="BodyText"/>
      </w:pPr>
      <w:r>
        <w:t xml:space="preserve">To resolve this, we enforce a clear division of labor. The Gaussian Process is assigned the exclusive role of determining the relative shape of the spectrum, while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assigned the role of setting the absolute power.</w:t>
      </w:r>
    </w:p>
    <w:p w14:paraId="5B42A7AE" w14:textId="77777777" w:rsidR="00724FFD" w:rsidRDefault="00000000">
      <w:pPr>
        <w:pStyle w:val="BodyText"/>
      </w:pPr>
      <w:r>
        <w:t xml:space="preserve">This is achieved by normalizing the amplitude envelope derived from the GP. First, let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e>
        </m:d>
      </m:oMath>
      <w:r>
        <w:t xml:space="preserve"> be the vector of positive amplitudes determined by the GP. We then create a normalized scaling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oMath>
      <w:r>
        <w:t xml:space="preserve">, such that the expected variance of the synthesized oscillator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is precisely 1.</w:t>
      </w:r>
    </w:p>
    <w:p w14:paraId="2727ABAF" w14:textId="77777777" w:rsidR="00724FFD" w:rsidRDefault="00000000">
      <w:pPr>
        <w:pStyle w:val="BodyText"/>
      </w:pPr>
      <w:r>
        <w:t xml:space="preserve">Because the final coefficients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are generated by scaling standard normal deviates (</w:t>
      </w:r>
      <m:oMath>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k</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the appropriate normalization must be based on the expected variance of this random process. A key property of this process is that the expected value of cross-products between independent random coefficients is zero. Consequently, the total expected variance simplifies to a sum that depends only on the diagonal elements of the pre-computed Gram matrices (</w:t>
      </w:r>
      <m:oMath>
        <m:sSub>
          <m:sSubPr>
            <m:ctrlPr>
              <w:rPr>
                <w:rFonts w:ascii="Cambria Math" w:hAnsi="Cambria Math"/>
              </w:rPr>
            </m:ctrlPr>
          </m:sSubPr>
          <m:e>
            <m:r>
              <m:rPr>
                <m:sty m:val="b"/>
              </m:rPr>
              <w:rPr>
                <w:rFonts w:ascii="Cambria Math" w:hAnsi="Cambria Math"/>
              </w:rPr>
              <m:t>G</m:t>
            </m:r>
          </m:e>
          <m:sub>
            <m:r>
              <m:rPr>
                <m:sty m:val="p"/>
              </m:rPr>
              <w:rPr>
                <w:rFonts w:ascii="Cambria Math" w:hAnsi="Cambria Math"/>
              </w:rPr>
              <m:t>sin,</m:t>
            </m:r>
            <m:r>
              <w:rPr>
                <w:rFonts w:ascii="Cambria Math" w:hAnsi="Cambria Math"/>
              </w:rPr>
              <m:t>j</m:t>
            </m:r>
          </m:sub>
        </m:sSub>
      </m:oMath>
      <w:r>
        <w:t xml:space="preserve"> and </w:t>
      </w:r>
      <m:oMath>
        <m:sSub>
          <m:sSubPr>
            <m:ctrlPr>
              <w:rPr>
                <w:rFonts w:ascii="Cambria Math" w:hAnsi="Cambria Math"/>
              </w:rPr>
            </m:ctrlPr>
          </m:sSubPr>
          <m:e>
            <m:r>
              <m:rPr>
                <m:sty m:val="b"/>
              </m:rPr>
              <w:rPr>
                <w:rFonts w:ascii="Cambria Math" w:hAnsi="Cambria Math"/>
              </w:rPr>
              <m:t>G</m:t>
            </m:r>
          </m:e>
          <m:sub>
            <m:r>
              <m:rPr>
                <m:sty m:val="p"/>
              </m:rPr>
              <w:rPr>
                <w:rFonts w:ascii="Cambria Math" w:hAnsi="Cambria Math"/>
              </w:rPr>
              <m:t>cos,</m:t>
            </m:r>
            <m:r>
              <w:rPr>
                <w:rFonts w:ascii="Cambria Math" w:hAnsi="Cambria Math"/>
              </w:rPr>
              <m:t>j</m:t>
            </m:r>
          </m:sub>
        </m:sSub>
      </m:oMath>
      <w:r>
        <w:t xml:space="preserve">). This procedure is formalized in </w:t>
      </w:r>
      <w:hyperlink w:anchor="eq-normalization">
        <w:r w:rsidR="00724FFD">
          <w:rPr>
            <w:rStyle w:val="Hyperlink"/>
          </w:rPr>
          <w:t>Equation 11</w:t>
        </w:r>
      </w:hyperlink>
      <w:r>
        <w:t>.</w:t>
      </w:r>
    </w:p>
    <w:bookmarkStart w:id="115" w:name="eq-normalization"/>
    <w:p w14:paraId="37F21A83" w14:textId="77777777" w:rsidR="00724FFD"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2</m:t>
                          </m:r>
                        </m:sup>
                      </m:sSubSup>
                    </m:e>
                  </m:nary>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b"/>
                                    </m:rPr>
                                    <w:rPr>
                                      <w:rFonts w:ascii="Cambria Math" w:hAnsi="Cambria Math"/>
                                    </w:rPr>
                                    <m:t>G</m:t>
                                  </m:r>
                                </m:e>
                                <m:sub>
                                  <m:r>
                                    <m:rPr>
                                      <m:sty m:val="p"/>
                                    </m:rPr>
                                    <w:rPr>
                                      <w:rFonts w:ascii="Cambria Math" w:hAnsi="Cambria Math"/>
                                    </w:rPr>
                                    <m:t>sin,</m:t>
                                  </m:r>
                                  <m:r>
                                    <w:rPr>
                                      <w:rFonts w:ascii="Cambria Math" w:hAnsi="Cambria Math"/>
                                    </w:rPr>
                                    <m:t>j</m:t>
                                  </m:r>
                                </m:sub>
                              </m:sSub>
                            </m:e>
                          </m:d>
                        </m:e>
                        <m:sub>
                          <m:r>
                            <w:rPr>
                              <w:rFonts w:ascii="Cambria Math" w:hAnsi="Cambria Math"/>
                            </w:rPr>
                            <m:t>kk</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m:sty m:val="b"/>
                                    </m:rPr>
                                    <w:rPr>
                                      <w:rFonts w:ascii="Cambria Math" w:hAnsi="Cambria Math"/>
                                    </w:rPr>
                                    <m:t>G</m:t>
                                  </m:r>
                                </m:e>
                                <m:sub>
                                  <m:r>
                                    <m:rPr>
                                      <m:sty m:val="p"/>
                                    </m:rPr>
                                    <w:rPr>
                                      <w:rFonts w:ascii="Cambria Math" w:hAnsi="Cambria Math"/>
                                    </w:rPr>
                                    <m:t>cos,</m:t>
                                  </m:r>
                                  <m:r>
                                    <w:rPr>
                                      <w:rFonts w:ascii="Cambria Math" w:hAnsi="Cambria Math"/>
                                    </w:rPr>
                                    <m:t>j</m:t>
                                  </m:r>
                                </m:sub>
                              </m:sSub>
                            </m:e>
                          </m:d>
                        </m:e>
                        <m:sub>
                          <m:r>
                            <w:rPr>
                              <w:rFonts w:ascii="Cambria Math" w:hAnsi="Cambria Math"/>
                            </w:rPr>
                            <m:t>kk</m:t>
                          </m:r>
                        </m:sub>
                      </m:sSub>
                    </m:e>
                  </m:d>
                </m:e>
              </m:rad>
            </m:den>
          </m:f>
          <m:r>
            <w:rPr>
              <w:rFonts w:ascii="Cambria Math" w:hAnsi="Cambria Math"/>
            </w:rPr>
            <m:t>  </m:t>
          </m:r>
          <m:d>
            <m:dPr>
              <m:ctrlPr>
                <w:rPr>
                  <w:rFonts w:ascii="Cambria Math" w:hAnsi="Cambria Math"/>
                </w:rPr>
              </m:ctrlPr>
            </m:dPr>
            <m:e>
              <m:r>
                <w:rPr>
                  <w:rFonts w:ascii="Cambria Math" w:hAnsi="Cambria Math"/>
                </w:rPr>
                <m:t>11</m:t>
              </m:r>
            </m:e>
          </m:d>
        </m:oMath>
      </m:oMathPara>
      <w:bookmarkEnd w:id="115"/>
    </w:p>
    <w:p w14:paraId="5DEFE76F" w14:textId="77777777" w:rsidR="00724FFD" w:rsidRDefault="00000000">
      <w:pPr>
        <w:pStyle w:val="FirstParagraph"/>
      </w:pPr>
      <w:r>
        <w:t xml:space="preserve">The final oscillator coefficients are then constructed as </w:t>
      </w:r>
      <m:oMath>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sin</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sin</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k</m:t>
            </m:r>
          </m:sub>
        </m:sSub>
      </m:oMath>
      <w:r>
        <w:t xml:space="preserve"> and </w:t>
      </w:r>
      <m:oMath>
        <m:sSubSup>
          <m:sSubSupPr>
            <m:ctrlPr>
              <w:rPr>
                <w:rFonts w:ascii="Cambria Math" w:hAnsi="Cambria Math"/>
              </w:rPr>
            </m:ctrlPr>
          </m:sSubSupPr>
          <m:e>
            <m:r>
              <w:rPr>
                <w:rFonts w:ascii="Cambria Math" w:hAnsi="Cambria Math"/>
              </w:rPr>
              <m:t>u</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cos</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k</m:t>
            </m:r>
          </m:sub>
          <m:sup>
            <m:d>
              <m:dPr>
                <m:ctrlPr>
                  <w:rPr>
                    <w:rFonts w:ascii="Cambria Math" w:hAnsi="Cambria Math"/>
                  </w:rPr>
                </m:ctrlPr>
              </m:dPr>
              <m:e>
                <m:r>
                  <m:rPr>
                    <m:sty m:val="p"/>
                  </m:rPr>
                  <w:rPr>
                    <w:rFonts w:ascii="Cambria Math" w:hAnsi="Cambria Math"/>
                  </w:rPr>
                  <m:t>cos</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k</m:t>
            </m:r>
          </m:sub>
        </m:sSub>
      </m:oMath>
      <w:r>
        <w:t>. This procedure ensures that the GP component only informs the spectral shape, normalized to have a unit expected variance, thereby removing the ambiguity and making the model’s parameters clearly interpretable.</w:t>
      </w:r>
    </w:p>
    <w:p w14:paraId="578E70FA" w14:textId="77777777" w:rsidR="00724FFD" w:rsidRDefault="00000000">
      <w:pPr>
        <w:pStyle w:val="Heading4"/>
      </w:pPr>
      <w:bookmarkStart w:id="116" w:name="deterministic-amplitude-inversion"/>
      <w:bookmarkEnd w:id="114"/>
      <w:r>
        <w:lastRenderedPageBreak/>
        <w:t>Deterministic Amplitude Inversion</w:t>
      </w:r>
    </w:p>
    <w:p w14:paraId="0E9116FE" w14:textId="77777777" w:rsidR="00724FFD" w:rsidRDefault="00000000">
      <w:pPr>
        <w:pStyle w:val="FirstParagraph"/>
      </w:pPr>
      <w:r>
        <w:t xml:space="preserve">The final step is to ensure that the synthesized structured signal, </w:t>
      </w:r>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has a variance equal to the target structured variance,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at every time point. A key feature of this model is that it does not assume the sinusoids form an orthogonal basis over the discrete, finite time domain. Instead, it computes the exact sample variance for each synthesized oscillator, </w:t>
      </w:r>
      <m:oMath>
        <m:r>
          <m:rPr>
            <m:sty m:val="p"/>
          </m:rP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r>
        <w:t>, given the current values of its coefficients.</w:t>
      </w:r>
    </w:p>
    <w:p w14:paraId="6F2BBE86" w14:textId="77777777" w:rsidR="00724FFD" w:rsidRDefault="00000000">
      <w:pPr>
        <w:pStyle w:val="BodyText"/>
      </w:pPr>
      <w:r>
        <w:t xml:space="preserve">Let </w:t>
      </w:r>
      <m:oMath>
        <m:sSub>
          <m:sSubPr>
            <m:ctrlPr>
              <w:rPr>
                <w:rFonts w:ascii="Cambria Math" w:hAnsi="Cambria Math"/>
              </w:rPr>
            </m:ctrlPr>
          </m:sSubPr>
          <m:e>
            <m:r>
              <m:rPr>
                <m:sty m:val="b"/>
              </m:rPr>
              <w:rPr>
                <w:rFonts w:ascii="Cambria Math" w:hAnsi="Cambria Math"/>
              </w:rPr>
              <m:t>Σ</m:t>
            </m:r>
          </m:e>
          <m:sub>
            <m:r>
              <w:rPr>
                <w:rFonts w:ascii="Cambria Math" w:hAnsi="Cambria Math"/>
              </w:rPr>
              <m:t>S</m:t>
            </m:r>
          </m:sub>
        </m:sSub>
      </m:oMath>
      <w:r>
        <w:t xml:space="preserve"> be the diagonal </w:t>
      </w:r>
      <m:oMath>
        <m:r>
          <w:rPr>
            <w:rFonts w:ascii="Cambria Math" w:hAnsi="Cambria Math"/>
          </w:rPr>
          <m:t>3</m:t>
        </m:r>
        <m:r>
          <m:rPr>
            <m:sty m:val="p"/>
          </m:rPr>
          <w:rPr>
            <w:rFonts w:ascii="Cambria Math" w:hAnsi="Cambria Math"/>
          </w:rPr>
          <m:t>×</m:t>
        </m:r>
        <m:r>
          <w:rPr>
            <w:rFonts w:ascii="Cambria Math" w:hAnsi="Cambria Math"/>
          </w:rPr>
          <m:t>3</m:t>
        </m:r>
      </m:oMath>
      <w:r>
        <w:t xml:space="preserve"> matrix whose entries are these computed variances, </w:t>
      </w:r>
      <m:oMath>
        <m:sSub>
          <m:sSubPr>
            <m:ctrlPr>
              <w:rPr>
                <w:rFonts w:ascii="Cambria Math" w:hAnsi="Cambria Math"/>
              </w:rPr>
            </m:ctrlPr>
          </m:sSubPr>
          <m:e>
            <m:r>
              <m:rPr>
                <m:sty m:val="b"/>
              </m:rPr>
              <w:rPr>
                <w:rFonts w:ascii="Cambria Math" w:hAnsi="Cambria Math"/>
              </w:rPr>
              <m:t>Σ</m:t>
            </m:r>
          </m:e>
          <m:sub>
            <m:r>
              <w:rPr>
                <w:rFonts w:ascii="Cambria Math" w:hAnsi="Cambria Math"/>
              </w:rPr>
              <m:t>S</m:t>
            </m:r>
          </m:sub>
        </m:sSub>
        <m:d>
          <m:dPr>
            <m:begChr m:val="["/>
            <m:endChr m:val="]"/>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j</m:t>
            </m:r>
          </m:e>
        </m:d>
        <m:r>
          <m:rPr>
            <m:sty m:val="p"/>
          </m:rP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r>
        <w:t xml:space="preserve">. Assuming independence between the bands, the variance of the weighted sum is given by the quadratic form in </w:t>
      </w:r>
      <w:hyperlink w:anchor="eq-weighted-sum">
        <w:r w:rsidR="00724FFD">
          <w:rPr>
            <w:rStyle w:val="Hyperlink"/>
          </w:rPr>
          <w:t>Equation 12</w:t>
        </w:r>
      </w:hyperlink>
      <w:r>
        <w:t>.</w:t>
      </w:r>
    </w:p>
    <w:p w14:paraId="7C3919FB" w14:textId="77777777" w:rsidR="00724FFD" w:rsidRDefault="00000000">
      <w:pPr>
        <w:pStyle w:val="BodyText"/>
      </w:pPr>
      <w:bookmarkStart w:id="117" w:name="eq-weighted-sum"/>
      <m:oMathPara>
        <m:oMathParaPr>
          <m:jc m:val="center"/>
        </m:oMathParaPr>
        <m:oMath>
          <m:r>
            <m:rPr>
              <m:sty m:val="p"/>
            </m:rPr>
            <w:rPr>
              <w:rFonts w:ascii="Cambria Math" w:hAnsi="Cambria Math"/>
            </w:rPr>
            <m:t>Var</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acc>
            <m:accPr>
              <m:chr m:val="⃗"/>
              <m:ctrlPr>
                <w:rPr>
                  <w:rFonts w:ascii="Cambria Math" w:hAnsi="Cambria Math"/>
                </w:rPr>
              </m:ctrlPr>
            </m:accPr>
            <m:e>
              <m:r>
                <w:rPr>
                  <w:rFonts w:ascii="Cambria Math" w:hAnsi="Cambria Math"/>
                </w:rPr>
                <m:t>p</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Σ</m:t>
              </m:r>
            </m:e>
            <m:sub>
              <m:r>
                <w:rPr>
                  <w:rFonts w:ascii="Cambria Math" w:hAnsi="Cambria Math"/>
                </w:rPr>
                <m:t>S</m:t>
              </m:r>
            </m:sub>
          </m:sSub>
          <m:r>
            <w:rPr>
              <w:rFonts w:ascii="Cambria Math" w:hAnsi="Cambria Math"/>
            </w:rPr>
            <m:t> </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  </m:t>
          </m:r>
          <m:d>
            <m:dPr>
              <m:ctrlPr>
                <w:rPr>
                  <w:rFonts w:ascii="Cambria Math" w:hAnsi="Cambria Math"/>
                </w:rPr>
              </m:ctrlPr>
            </m:dPr>
            <m:e>
              <m:r>
                <w:rPr>
                  <w:rFonts w:ascii="Cambria Math" w:hAnsi="Cambria Math"/>
                </w:rPr>
                <m:t>12</m:t>
              </m:r>
            </m:e>
          </m:d>
        </m:oMath>
      </m:oMathPara>
      <w:bookmarkEnd w:id="117"/>
    </w:p>
    <w:p w14:paraId="35A6A367" w14:textId="77777777" w:rsidR="00724FFD" w:rsidRDefault="00000000">
      <w:pPr>
        <w:pStyle w:val="FirstParagraph"/>
      </w:pPr>
      <w:r>
        <w:t xml:space="preserve">The variance of the complete structured signal is </w:t>
      </w:r>
      <m:oMath>
        <m:r>
          <m:rPr>
            <m:sty m:val="p"/>
          </m:rPr>
          <w:rPr>
            <w:rFonts w:ascii="Cambria Math" w:hAnsi="Cambria Math"/>
          </w:rPr>
          <m:t>Var</m:t>
        </m:r>
        <m:d>
          <m:dPr>
            <m:begChr m:val="["/>
            <m:endChr m:val="]"/>
            <m:ctrlPr>
              <w:rPr>
                <w:rFonts w:ascii="Cambria Math" w:hAnsi="Cambria Math"/>
              </w:rPr>
            </m:ctrlPr>
          </m:dPr>
          <m:e>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p</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Σ</m:t>
                </m:r>
              </m:e>
              <m:sub>
                <m:r>
                  <w:rPr>
                    <w:rFonts w:ascii="Cambria Math" w:hAnsi="Cambria Math"/>
                  </w:rPr>
                  <m:t>S</m:t>
                </m:r>
              </m:sub>
            </m:sSub>
            <m:r>
              <w:rPr>
                <w:rFonts w:ascii="Cambria Math" w:hAnsi="Cambria Math"/>
              </w:rPr>
              <m:t> </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d>
      </m:oMath>
      <w:r>
        <w:t xml:space="preserve">. To match our target, we set this equal to </w:t>
      </w:r>
      <m:oMath>
        <m:sSubSup>
          <m:sSubSupPr>
            <m:ctrlPr>
              <w:rPr>
                <w:rFonts w:ascii="Cambria Math" w:hAnsi="Cambria Math"/>
              </w:rPr>
            </m:ctrlPr>
          </m:sSubSupPr>
          <m:e>
            <m:r>
              <w:rPr>
                <w:rFonts w:ascii="Cambria Math" w:hAnsi="Cambria Math"/>
              </w:rPr>
              <m:t>σ</m:t>
            </m:r>
          </m:e>
          <m:sub>
            <m:r>
              <m:rPr>
                <m:nor/>
              </m:rPr>
              <m:t>struct</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w</m:t>
        </m:r>
        <m:r>
          <m:rPr>
            <m:sty m:val="p"/>
          </m:rPr>
          <w:rPr>
            <w:rFonts w:ascii="Cambria Math" w:hAnsi="Cambria Math"/>
          </w:rPr>
          <m:t>⋅SDNN</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w:rPr>
                <w:rFonts w:ascii="Cambria Math" w:hAnsi="Cambria Math"/>
              </w:rPr>
              <m:t>2</m:t>
            </m:r>
          </m:sup>
        </m:sSup>
      </m:oMath>
      <w:r>
        <w:t xml:space="preserve">. Solving for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yields the inversion formula in </w:t>
      </w:r>
      <w:hyperlink w:anchor="eq-amplitude-inversion">
        <w:r w:rsidR="00724FFD">
          <w:rPr>
            <w:rStyle w:val="Hyperlink"/>
          </w:rPr>
          <w:t>Equation 13</w:t>
        </w:r>
      </w:hyperlink>
      <w:r>
        <w:t>.</w:t>
      </w:r>
    </w:p>
    <w:p w14:paraId="54D76B93" w14:textId="77777777" w:rsidR="00724FFD" w:rsidRDefault="00000000">
      <w:pPr>
        <w:pStyle w:val="BodyText"/>
      </w:pPr>
      <w:bookmarkStart w:id="118" w:name="eq-amplitude-inversion"/>
      <m:oMathPara>
        <m:oMathParaPr>
          <m:jc m:val="center"/>
        </m:oMathParaP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w</m:t>
                  </m:r>
                </m:e>
              </m:rad>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num>
            <m:den>
              <m:rad>
                <m:radPr>
                  <m:degHide m:val="1"/>
                  <m:ctrlPr>
                    <w:rPr>
                      <w:rFonts w:ascii="Cambria Math" w:hAnsi="Cambria Math"/>
                    </w:rPr>
                  </m:ctrlPr>
                </m:radPr>
                <m:deg/>
                <m:e>
                  <m:acc>
                    <m:accPr>
                      <m:chr m:val="⃗"/>
                      <m:ctrlPr>
                        <w:rPr>
                          <w:rFonts w:ascii="Cambria Math" w:hAnsi="Cambria Math"/>
                        </w:rPr>
                      </m:ctrlPr>
                    </m:accPr>
                    <m:e>
                      <m:r>
                        <w:rPr>
                          <w:rFonts w:ascii="Cambria Math" w:hAnsi="Cambria Math"/>
                        </w:rPr>
                        <m:t>p</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Σ</m:t>
                      </m:r>
                    </m:e>
                    <m:sub>
                      <m:r>
                        <w:rPr>
                          <w:rFonts w:ascii="Cambria Math" w:hAnsi="Cambria Math"/>
                        </w:rPr>
                        <m:t>S</m:t>
                      </m:r>
                    </m:sub>
                  </m:sSub>
                  <m:r>
                    <w:rPr>
                      <w:rFonts w:ascii="Cambria Math" w:hAnsi="Cambria Math"/>
                    </w:rPr>
                    <m:t> </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rad>
            </m:den>
          </m:f>
          <m:r>
            <w:rPr>
              <w:rFonts w:ascii="Cambria Math" w:hAnsi="Cambria Math"/>
            </w:rPr>
            <m:t>  </m:t>
          </m:r>
          <m:d>
            <m:dPr>
              <m:ctrlPr>
                <w:rPr>
                  <w:rFonts w:ascii="Cambria Math" w:hAnsi="Cambria Math"/>
                </w:rPr>
              </m:ctrlPr>
            </m:dPr>
            <m:e>
              <m:r>
                <w:rPr>
                  <w:rFonts w:ascii="Cambria Math" w:hAnsi="Cambria Math"/>
                </w:rPr>
                <m:t>13</m:t>
              </m:r>
            </m:e>
          </m:d>
        </m:oMath>
      </m:oMathPara>
      <w:bookmarkEnd w:id="118"/>
    </w:p>
    <w:p w14:paraId="6746D957" w14:textId="77777777" w:rsidR="00724FFD" w:rsidRDefault="00000000">
      <w:pPr>
        <w:pStyle w:val="FirstParagraph"/>
      </w:pPr>
      <w:r>
        <w:t>This inversion is essential. It dynamically adjusts the amplitude of the synthesized spectral signal to ensure its contribution to the total variance is exactly as prescribed by the model’s high-level parameters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w</m:t>
        </m:r>
      </m:oMath>
      <w:r>
        <w:t>), thereby connecting the time-domain and frequency-domain components of the model.</w:t>
      </w:r>
    </w:p>
    <w:p w14:paraId="240CD0E0" w14:textId="77777777" w:rsidR="00724FFD" w:rsidRDefault="00000000">
      <w:pPr>
        <w:pStyle w:val="Heading3"/>
      </w:pPr>
      <w:bookmarkStart w:id="119" w:name="model-parameterization-and-priors"/>
      <w:bookmarkEnd w:id="107"/>
      <w:bookmarkEnd w:id="116"/>
      <w:r>
        <w:t>Model Parameterization and Priors</w:t>
      </w:r>
    </w:p>
    <w:p w14:paraId="1AB5D4EE" w14:textId="77777777" w:rsidR="00724FFD" w:rsidRDefault="00000000">
      <w:pPr>
        <w:pStyle w:val="FirstParagraph"/>
      </w:pPr>
      <w:r>
        <w:t>To ensure numerical stability and efficient sampling, all model parameters are estimated on an unconstrained real-valued scale (</w:t>
      </w:r>
      <m:oMath>
        <m:r>
          <m:rPr>
            <m:scr m:val="double-struck"/>
            <m:sty m:val="p"/>
          </m:rPr>
          <w:rPr>
            <w:rFonts w:ascii="Cambria Math" w:hAnsi="Cambria Math"/>
          </w:rPr>
          <m:t>R</m:t>
        </m:r>
      </m:oMath>
      <w:r>
        <w:t>). Priors are placed on these unconstrained parameters, which are then transformed back to their constrained, physically meaningful scales within the model.</w:t>
      </w:r>
    </w:p>
    <w:p w14:paraId="4CB660BD" w14:textId="77777777" w:rsidR="00724FFD" w:rsidRDefault="00000000">
      <w:pPr>
        <w:pStyle w:val="Heading4"/>
      </w:pPr>
      <w:bookmarkStart w:id="120" w:name="timing-rate-and-magnitude-parameters"/>
      <w:r>
        <w:t>Timing, Rate, and Magnitude Parameters</w:t>
      </w:r>
    </w:p>
    <w:p w14:paraId="0BAA07EF" w14:textId="77777777" w:rsidR="00724FFD" w:rsidRDefault="00000000">
      <w:pPr>
        <w:pStyle w:val="FirstParagraph"/>
      </w:pPr>
      <w:r>
        <w:t xml:space="preserve">Parameters constrained to a specific interval are parameterized on the logit scale, while positive parameters are on the log scale. For instance, the timing parameters </w:t>
      </w:r>
      <m:oMath>
        <m:r>
          <w:rPr>
            <w:rFonts w:ascii="Cambria Math" w:hAnsi="Cambria Math"/>
          </w:rPr>
          <m:t>τ</m:t>
        </m:r>
      </m:oMath>
      <w:r>
        <w:t xml:space="preserve"> and </w:t>
      </w:r>
      <m:oMath>
        <m:r>
          <w:rPr>
            <w:rFonts w:ascii="Cambria Math" w:hAnsi="Cambria Math"/>
          </w:rPr>
          <m:t>δ</m:t>
        </m:r>
      </m:oMath>
      <w:r>
        <w:t xml:space="preserve"> are mapped to the observed time interval (</w:t>
      </w:r>
      <m:oMath>
        <m:sSub>
          <m:sSubPr>
            <m:ctrlPr>
              <w:rPr>
                <w:rFonts w:ascii="Cambria Math" w:hAnsi="Cambria Math"/>
              </w:rPr>
            </m:ctrlPr>
          </m:sSubPr>
          <m:e>
            <m:r>
              <w:rPr>
                <w:rFonts w:ascii="Cambria Math" w:hAnsi="Cambria Math"/>
              </w:rPr>
              <m:t>t</m:t>
            </m:r>
          </m:e>
          <m:sub>
            <m:r>
              <m:rPr>
                <m:nor/>
              </m:rPr>
              <m:t>range</m:t>
            </m:r>
          </m:sub>
        </m:sSub>
      </m:oMath>
      <w:r>
        <w:t xml:space="preserve">) and the remaining time, respectively, using the inverse logit transformation, such that </w:t>
      </w:r>
      <m:oMath>
        <m:r>
          <w:rPr>
            <w:rFonts w:ascii="Cambria Math" w:hAnsi="Cambria Math"/>
          </w:rPr>
          <m:t>τ</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τ</m:t>
                </m:r>
              </m:e>
              <m:sub>
                <m:r>
                  <m:rPr>
                    <m:nor/>
                  </m:rPr>
                  <m:t>logit</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range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min</m:t>
            </m:r>
          </m:sub>
        </m:sSub>
      </m:oMath>
      <w:r>
        <w:t xml:space="preserve"> and </w:t>
      </w:r>
      <m:oMath>
        <m:r>
          <w:rPr>
            <w:rFonts w:ascii="Cambria Math" w:hAnsi="Cambria Math"/>
          </w:rPr>
          <m:t>δ</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δ</m:t>
                </m:r>
              </m:e>
              <m:sub>
                <m:r>
                  <m:rPr>
                    <m:nor/>
                  </m:rPr>
                  <m:t>logit</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range</m:t>
                </m:r>
              </m:sub>
            </m:sSub>
            <m:r>
              <m:rPr>
                <m:sty m:val="p"/>
              </m:rPr>
              <w:rPr>
                <w:rFonts w:ascii="Cambria Math" w:hAnsi="Cambria Math"/>
              </w:rPr>
              <m:t>-</m:t>
            </m:r>
            <m:r>
              <w:rPr>
                <w:rFonts w:ascii="Cambria Math" w:hAnsi="Cambria Math"/>
              </w:rPr>
              <m:t>τ</m:t>
            </m:r>
          </m:e>
        </m:d>
      </m:oMath>
      <w:r>
        <w:t>.</w:t>
      </w:r>
    </w:p>
    <w:p w14:paraId="14FF0410" w14:textId="77777777" w:rsidR="00724FFD" w:rsidRDefault="00000000">
      <w:pPr>
        <w:pStyle w:val="BodyText"/>
      </w:pPr>
      <w:r>
        <w:t xml:space="preserve">The positive rate parameters </w:t>
      </w:r>
      <m:oMath>
        <m:r>
          <w:rPr>
            <w:rFonts w:ascii="Cambria Math" w:hAnsi="Cambria Math"/>
          </w:rPr>
          <m:t>λ</m:t>
        </m:r>
      </m:oMath>
      <w:r>
        <w:t xml:space="preserve"> and </w:t>
      </w:r>
      <m:oMath>
        <m:r>
          <w:rPr>
            <w:rFonts w:ascii="Cambria Math" w:hAnsi="Cambria Math"/>
          </w:rPr>
          <m:t>ϕ</m:t>
        </m:r>
      </m:oMath>
      <w:r>
        <w:t xml:space="preserve"> are simply log-transformed, i.e., </w:t>
      </w:r>
      <m:oMath>
        <m:r>
          <w:rPr>
            <w:rFonts w:ascii="Cambria Math" w:hAnsi="Cambria Math"/>
          </w:rPr>
          <m:t>λ</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log</m:t>
                </m:r>
              </m:sub>
            </m:sSub>
          </m:e>
        </m:d>
      </m:oMath>
      <w:r>
        <w:t>. The recovery coefficients for the time-domain components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are mapped to the interval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while the recovery parameter for spectral components (</w:t>
      </w:r>
      <m:oMath>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is mapped to the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interval, using a scaled logit function. Similarly, the fraction of structured variance, </w:t>
      </w:r>
      <m:oMath>
        <m:r>
          <w:rPr>
            <w:rFonts w:ascii="Cambria Math" w:hAnsi="Cambria Math"/>
          </w:rPr>
          <m:t>w</m:t>
        </m:r>
      </m:oMath>
      <w:r>
        <w:t xml:space="preserve">, is constrained between 0 and 1 via </w:t>
      </w:r>
      <m:oMath>
        <m:r>
          <w:rPr>
            <w:rFonts w:ascii="Cambria Math" w:hAnsi="Cambria Math"/>
          </w:rPr>
          <m:t>w</m:t>
        </m:r>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logit</m:t>
                </m:r>
              </m:sub>
            </m:sSub>
          </m:e>
        </m:d>
      </m:oMath>
      <w:r>
        <w:t>.</w:t>
      </w:r>
    </w:p>
    <w:p w14:paraId="164BA20C" w14:textId="77777777" w:rsidR="00724FFD" w:rsidRDefault="00000000">
      <w:pPr>
        <w:pStyle w:val="BodyText"/>
      </w:pPr>
      <w:r>
        <w:t>The magnitude parameters (</w:t>
      </w:r>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oMath>
      <w:r>
        <w:t>) are scaled relative to data-derived quantities to create dimensionless parameters whose priors are easier to specify. These transformations ensure the sampler explores a valid and well-behaved parameter space.</w:t>
      </w:r>
    </w:p>
    <w:p w14:paraId="6E945DBB" w14:textId="77777777" w:rsidR="00724FFD" w:rsidRDefault="00000000">
      <w:pPr>
        <w:pStyle w:val="Heading4"/>
      </w:pPr>
      <w:bookmarkStart w:id="121" w:name="spectral-and-oscillator-parameters"/>
      <w:bookmarkEnd w:id="120"/>
      <w:r>
        <w:t>Spectral and Oscillator Parameters</w:t>
      </w:r>
    </w:p>
    <w:p w14:paraId="4CDCB1B0" w14:textId="77777777" w:rsidR="00724FFD" w:rsidRDefault="00000000">
      <w:pPr>
        <w:pStyle w:val="FirstParagraph"/>
      </w:pPr>
      <w:r>
        <w:t xml:space="preserve">The spectral proportions,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base</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m:rPr>
                <m:nor/>
              </m:rPr>
              <m:t>pert</m:t>
            </m:r>
          </m:sub>
        </m:sSub>
      </m:oMath>
      <w:r>
        <w:t>, are mapped from the 3-dimensional simplex to 2-dimensional real vectors using the additive log-ratio (ALR) transformation. The model estimates the unconstrained vectors, which are mapped back to the simplex via the softmax function.</w:t>
      </w:r>
    </w:p>
    <w:p w14:paraId="49999636" w14:textId="77777777" w:rsidR="00724FFD" w:rsidRDefault="00000000">
      <w:pPr>
        <w:pStyle w:val="BodyText"/>
      </w:pPr>
      <w:r>
        <w:t xml:space="preserve">The GP length-scale,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oMath>
      <w:r>
        <w:t xml:space="preserve">, is constrained to the [0, 1] interval to correspond with the scaled log-frequency input. This is achieved by parameterizing it on the unconstrained logit scale in the sampler. Concretely, we sample </w:t>
      </w:r>
      <m:oMath>
        <m:sSubSup>
          <m:sSubSupPr>
            <m:ctrlPr>
              <w:rPr>
                <w:rFonts w:ascii="Cambria Math" w:hAnsi="Cambria Math"/>
              </w:rPr>
            </m:ctrlPr>
          </m:sSubSup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up>
            <m:r>
              <m:rPr>
                <m:nor/>
              </m:rPr>
              <m:t>(logit)</m:t>
            </m:r>
          </m:sup>
        </m:sSubSup>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then deterministically transform it via the inverse logit function, </w:t>
      </w:r>
      <m:oMath>
        <m:sSub>
          <m:sSubPr>
            <m:ctrlPr>
              <w:rPr>
                <w:rFonts w:ascii="Cambria Math" w:hAnsi="Cambria Math"/>
              </w:rPr>
            </m:ctrlPr>
          </m:sSub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m:rPr>
                <m:nor/>
              </m:rPr>
              <m:t>logit</m:t>
            </m:r>
          </m:e>
          <m:sup>
            <m:r>
              <m:rPr>
                <m:sty m:val="p"/>
              </m:rP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gp</m:t>
                </m:r>
                <m:r>
                  <m:rPr>
                    <m:sty m:val="p"/>
                  </m:rPr>
                  <w:rPr>
                    <w:rFonts w:ascii="Cambria Math" w:hAnsi="Cambria Math"/>
                  </w:rPr>
                  <m:t>,</m:t>
                </m:r>
                <m:r>
                  <w:rPr>
                    <w:rFonts w:ascii="Cambria Math" w:hAnsi="Cambria Math"/>
                  </w:rPr>
                  <m:t>j</m:t>
                </m:r>
              </m:sub>
              <m:sup>
                <m:r>
                  <m:rPr>
                    <m:nor/>
                  </m:rPr>
                  <m:t>(logit)</m:t>
                </m:r>
              </m:sup>
            </m:sSubSup>
          </m:e>
        </m:d>
      </m:oMath>
      <w:r>
        <w:t>. This prior is weakly informative, allowing the data to determine the appropriate level of smoothness for the spectral envelope in each band.</w:t>
      </w:r>
    </w:p>
    <w:p w14:paraId="24247753" w14:textId="77777777" w:rsidR="00724FFD" w:rsidRDefault="00000000">
      <w:pPr>
        <w:pStyle w:val="BodyText"/>
      </w:pPr>
      <w:r>
        <w:t>Finally, the non-centered parameterization is completed by placing standard Normal priors on all latent “z” variables: the GP deviates (</w:t>
      </w:r>
      <m:oMath>
        <m:sSub>
          <m:sSubPr>
            <m:ctrlPr>
              <w:rPr>
                <w:rFonts w:ascii="Cambria Math" w:hAnsi="Cambria Math"/>
              </w:rPr>
            </m:ctrlPr>
          </m:sSubPr>
          <m:e>
            <m:r>
              <w:rPr>
                <w:rFonts w:ascii="Cambria Math" w:hAnsi="Cambria Math"/>
              </w:rPr>
              <m:t>z</m:t>
            </m:r>
          </m:e>
          <m:sub>
            <m:r>
              <w:rPr>
                <w:rFonts w:ascii="Cambria Math" w:hAnsi="Cambria Math"/>
              </w:rPr>
              <m:t>gp</m:t>
            </m:r>
          </m:sub>
        </m:sSub>
      </m:oMath>
      <w:r>
        <w:t>), the sine coefficients (</w:t>
      </w:r>
      <m:oMath>
        <m:sSub>
          <m:sSubPr>
            <m:ctrlPr>
              <w:rPr>
                <w:rFonts w:ascii="Cambria Math" w:hAnsi="Cambria Math"/>
              </w:rPr>
            </m:ctrlPr>
          </m:sSubPr>
          <m:e>
            <m:r>
              <w:rPr>
                <w:rFonts w:ascii="Cambria Math" w:hAnsi="Cambria Math"/>
              </w:rPr>
              <m:t>z</m:t>
            </m:r>
          </m:e>
          <m:sub>
            <m:r>
              <m:rPr>
                <m:sty m:val="p"/>
              </m:rPr>
              <w:rPr>
                <w:rFonts w:ascii="Cambria Math" w:hAnsi="Cambria Math"/>
              </w:rPr>
              <m:t>sin</m:t>
            </m:r>
          </m:sub>
        </m:sSub>
      </m:oMath>
      <w:r>
        <w:t>), and the cosine coefficients (</w:t>
      </w:r>
      <m:oMath>
        <m:sSub>
          <m:sSubPr>
            <m:ctrlPr>
              <w:rPr>
                <w:rFonts w:ascii="Cambria Math" w:hAnsi="Cambria Math"/>
              </w:rPr>
            </m:ctrlPr>
          </m:sSubPr>
          <m:e>
            <m:r>
              <w:rPr>
                <w:rFonts w:ascii="Cambria Math" w:hAnsi="Cambria Math"/>
              </w:rPr>
              <m:t>z</m:t>
            </m:r>
          </m:e>
          <m:sub>
            <m:r>
              <m:rPr>
                <m:sty m:val="p"/>
              </m:rPr>
              <w:rPr>
                <w:rFonts w:ascii="Cambria Math" w:hAnsi="Cambria Math"/>
              </w:rPr>
              <m:t>cos</m:t>
            </m:r>
          </m:sub>
        </m:sSub>
      </m:oMath>
      <w:r>
        <w:t>). This technique is critical for efficient sampling, as it decouples the hierarchical dependencies and removes pathological posterior geometries.</w:t>
      </w:r>
    </w:p>
    <w:p w14:paraId="26027F99" w14:textId="77777777" w:rsidR="00724FFD" w:rsidRDefault="00000000">
      <w:pPr>
        <w:pStyle w:val="Heading2"/>
      </w:pPr>
      <w:bookmarkStart w:id="122" w:name="simulation-studies"/>
      <w:bookmarkEnd w:id="99"/>
      <w:bookmarkEnd w:id="119"/>
      <w:bookmarkEnd w:id="121"/>
      <w:r>
        <w:t>Simulation Studies</w:t>
      </w:r>
    </w:p>
    <w:p w14:paraId="48E5DF42" w14:textId="77777777" w:rsidR="00724FFD" w:rsidRDefault="00000000">
      <w:pPr>
        <w:pStyle w:val="FirstParagraph"/>
      </w:pPr>
      <w:r>
        <w:t xml:space="preserve">To evaluate the model’s performance, we conducted a series of simulation studies. The objectives were to assess the model’s ability to recover known ground-truth parameters from synthetic data and to quantitatively benchmark its reconstruction of key HRV dynamics against conventional, windowed analysis techniques. Synthetic RRi time series were generated using the model’s own generative structure with pre-specified parameter values. This process provided datasets with perfectly known underlying dynamics for </w:t>
      </w:r>
      <m:oMath>
        <m:r>
          <m:rPr>
            <m:sty m:val="p"/>
          </m:rPr>
          <w:rPr>
            <w:rFonts w:ascii="Cambria Math" w:hAnsi="Cambria Math"/>
          </w:rPr>
          <m:t>RR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serving as an objective gold standard for evaluation.</w:t>
      </w:r>
    </w:p>
    <w:p w14:paraId="35B2B62D" w14:textId="77777777" w:rsidR="00724FFD" w:rsidRDefault="00000000">
      <w:pPr>
        <w:pStyle w:val="BodyText"/>
      </w:pPr>
      <w:r>
        <w:t>We designed three distinct scenarios to probe the model’s capabilities under diverse and challenging conditions. These scenarios: (A) a classic sympatho-vagal response, (B) an incomplete recovery with time-domain and spectral persistence, and (C) an incomplete spectral but complete time-domain recovery with high noise, were chosen specifically to test the limitations inherent in standard analysis methods. Each simulated dataset was analyzed with our complete Bayesian model and, for comparison, with conventional techniques: a sliding-window analysis for time-domain metrics and a Short-Time Fourier Transform (STFT) for spectral dynamics.</w:t>
      </w:r>
    </w:p>
    <w:p w14:paraId="2403B5F7" w14:textId="77777777" w:rsidR="00724FFD" w:rsidRDefault="00000000">
      <w:pPr>
        <w:pStyle w:val="Heading3"/>
      </w:pPr>
      <w:bookmarkStart w:id="123" w:name="time-domain-trajectory-reconstruction"/>
      <w:r>
        <w:lastRenderedPageBreak/>
        <w:t>Time-domain trajectory reconstruction</w:t>
      </w:r>
    </w:p>
    <w:p w14:paraId="3D68817F" w14:textId="77777777" w:rsidR="00724FFD" w:rsidRDefault="00000000">
      <w:pPr>
        <w:pStyle w:val="FirstParagraph"/>
      </w:pPr>
      <w:r>
        <w:t xml:space="preserve">The capacity to accurately capture time-domain dynamics was evaluated by comparing the model’s continuous estimates of </w:t>
      </w:r>
      <m:oMath>
        <m:r>
          <m:rPr>
            <m:sty m:val="p"/>
          </m:rPr>
          <w:rPr>
            <w:rFonts w:ascii="Cambria Math" w:hAnsi="Cambria Math"/>
          </w:rPr>
          <m:t>RR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and </w:t>
      </w:r>
      <m:oMath>
        <m:r>
          <m:rPr>
            <m:sty m:val="p"/>
          </m:rPr>
          <w:rPr>
            <w:rFonts w:ascii="Cambria Math" w:hAnsi="Cambria Math"/>
          </w:rPr>
          <m:t>SDNN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against the stepwise approximations derived from a standard sliding-window mean and standard deviation. To provide a comprehensive evaluation of reconstruction fidelity, model performance was quantified against the ground-truth trajectories using a suite of complementary metrics. The root mean squared error (RMSE) and mean absolute error (MAE) were used to measure the average magnitude of the estimation error, with MAE offering a more robust assessment against sporadic outliers. The model’s bias (mean error) was calculated to identify any systematic tendency for over- or underestimation. Finally,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was used to assess the proportion of variance in the true signal captured by the estimate.</w:t>
      </w:r>
    </w:p>
    <w:p w14:paraId="6D3CCAE3" w14:textId="77777777" w:rsidR="00724FFD" w:rsidRDefault="00000000">
      <w:pPr>
        <w:pStyle w:val="Heading3"/>
      </w:pPr>
      <w:bookmarkStart w:id="124" w:name="spectral-dynamics-reconstruction"/>
      <w:bookmarkEnd w:id="123"/>
      <w:r>
        <w:t>Spectral dynamics reconstruction</w:t>
      </w:r>
    </w:p>
    <w:p w14:paraId="504059EE" w14:textId="77777777" w:rsidR="00724FFD" w:rsidRDefault="00000000">
      <w:pPr>
        <w:pStyle w:val="FirstParagraph"/>
      </w:pPr>
      <w:r>
        <w:t xml:space="preserve">To evaluate the reconstruction of spectral dynamics, our model’s continuous estimates of the spectral proportions,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r>
        <w:t xml:space="preserve">, were compared against those derived from an STFT. For a direct comparison, the spectrogram generated by the STFT was normalized at each time step to yield proportional power within the VLF, LF, and HF bands. The performance of both methods was then assessed by comparing their estimated trajectories to the known ground-truth proportions using the same comprehensive suite of metrics (RMSE, MAE, Bias,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This comparative framework was designed to objectively quantify the trade-offs in temporal and frequency resolution inherent to windowed methods versus the continuous estimation provided by our model, especially in the presence of rapid transitions or low signal-to-noise ratios. As part of the model’s internal validation, we also confirmed that the 95% posterior credible intervals for all generative parameters consistently contained the known ground-truth values, ensuring both inferential accuracy and appropriate uncertainty quantification.</w:t>
      </w:r>
    </w:p>
    <w:p w14:paraId="4FC6D5DA" w14:textId="77777777" w:rsidR="00724FFD" w:rsidRDefault="00000000">
      <w:pPr>
        <w:pStyle w:val="Heading1"/>
      </w:pPr>
      <w:bookmarkStart w:id="125" w:name="references"/>
      <w:bookmarkEnd w:id="98"/>
      <w:bookmarkEnd w:id="122"/>
      <w:bookmarkEnd w:id="124"/>
      <w:r>
        <w:t>References</w:t>
      </w:r>
    </w:p>
    <w:p w14:paraId="1A06F699" w14:textId="77777777" w:rsidR="00724FFD" w:rsidRDefault="00000000">
      <w:pPr>
        <w:pStyle w:val="Bibliography"/>
      </w:pPr>
      <w:bookmarkStart w:id="126" w:name="ref-arakaki2023connection"/>
      <w:bookmarkStart w:id="127" w:name="refs"/>
      <w:r>
        <w:t xml:space="preserve">Arakaki, Xianghong, Rebecca J Arechavala, Elizabeth H Choy, Jayveeritz Bautista, Bishop Bliss, Cathleen Molloy, Daw-An Wu, et al. 2023. “The Connection Between Heart Rate Variability (HRV), Neurological Health, and Cognition: A Literature Review.” </w:t>
      </w:r>
      <w:r>
        <w:rPr>
          <w:i/>
          <w:iCs/>
        </w:rPr>
        <w:t>Frontiers in Neuroscience</w:t>
      </w:r>
      <w:r>
        <w:t xml:space="preserve"> 17: 1055445.</w:t>
      </w:r>
    </w:p>
    <w:p w14:paraId="182EFC5D" w14:textId="77777777" w:rsidR="00724FFD" w:rsidRDefault="00000000">
      <w:pPr>
        <w:pStyle w:val="Bibliography"/>
      </w:pPr>
      <w:bookmarkStart w:id="128" w:name="ref-betancourt2015hamiltonian"/>
      <w:bookmarkEnd w:id="126"/>
      <w:r>
        <w:t xml:space="preserve">Betancourt, Michael, and Mark Girolami. 2015. “Hamiltonian Monte Carlo for Hierarchical Models.” </w:t>
      </w:r>
      <w:r>
        <w:rPr>
          <w:i/>
          <w:iCs/>
        </w:rPr>
        <w:t>Current Trends in Bayesian Methodology with Applications</w:t>
      </w:r>
      <w:r>
        <w:t xml:space="preserve"> 79 (30): 2–4.</w:t>
      </w:r>
    </w:p>
    <w:p w14:paraId="5D9438C6" w14:textId="77777777" w:rsidR="00724FFD" w:rsidRPr="007B595F" w:rsidRDefault="00000000">
      <w:pPr>
        <w:pStyle w:val="Bibliography"/>
        <w:rPr>
          <w:lang w:val="es-CL"/>
          <w:rPrChange w:id="129" w:author="Marcelo Alejandro Navarrete Signorile" w:date="2025-10-03T13:34:00Z" w16du:dateUtc="2025-10-03T16:34:00Z">
            <w:rPr/>
          </w:rPrChange>
        </w:rPr>
      </w:pPr>
      <w:bookmarkStart w:id="130" w:name="ref-binois2022survey"/>
      <w:bookmarkEnd w:id="128"/>
      <w:r>
        <w:t xml:space="preserve">Binois, Mickael, and Nathan Wycoff. 2022. “A Survey on High-Dimensional Gaussian Process Modeling with Application to Bayesian Optimization.” </w:t>
      </w:r>
      <w:r w:rsidRPr="007B595F">
        <w:rPr>
          <w:i/>
          <w:iCs/>
          <w:lang w:val="es-CL"/>
          <w:rPrChange w:id="131" w:author="Marcelo Alejandro Navarrete Signorile" w:date="2025-10-03T13:34:00Z" w16du:dateUtc="2025-10-03T16:34:00Z">
            <w:rPr>
              <w:i/>
              <w:iCs/>
            </w:rPr>
          </w:rPrChange>
        </w:rPr>
        <w:t xml:space="preserve">ACM </w:t>
      </w:r>
      <w:proofErr w:type="spellStart"/>
      <w:r w:rsidRPr="007B595F">
        <w:rPr>
          <w:i/>
          <w:iCs/>
          <w:lang w:val="es-CL"/>
          <w:rPrChange w:id="132" w:author="Marcelo Alejandro Navarrete Signorile" w:date="2025-10-03T13:34:00Z" w16du:dateUtc="2025-10-03T16:34:00Z">
            <w:rPr>
              <w:i/>
              <w:iCs/>
            </w:rPr>
          </w:rPrChange>
        </w:rPr>
        <w:t>Transactions</w:t>
      </w:r>
      <w:proofErr w:type="spellEnd"/>
      <w:r w:rsidRPr="007B595F">
        <w:rPr>
          <w:i/>
          <w:iCs/>
          <w:lang w:val="es-CL"/>
          <w:rPrChange w:id="133" w:author="Marcelo Alejandro Navarrete Signorile" w:date="2025-10-03T13:34:00Z" w16du:dateUtc="2025-10-03T16:34:00Z">
            <w:rPr>
              <w:i/>
              <w:iCs/>
            </w:rPr>
          </w:rPrChange>
        </w:rPr>
        <w:t xml:space="preserve"> </w:t>
      </w:r>
      <w:proofErr w:type="spellStart"/>
      <w:r w:rsidRPr="007B595F">
        <w:rPr>
          <w:i/>
          <w:iCs/>
          <w:lang w:val="es-CL"/>
          <w:rPrChange w:id="134" w:author="Marcelo Alejandro Navarrete Signorile" w:date="2025-10-03T13:34:00Z" w16du:dateUtc="2025-10-03T16:34:00Z">
            <w:rPr>
              <w:i/>
              <w:iCs/>
            </w:rPr>
          </w:rPrChange>
        </w:rPr>
        <w:t>on</w:t>
      </w:r>
      <w:proofErr w:type="spellEnd"/>
      <w:r w:rsidRPr="007B595F">
        <w:rPr>
          <w:i/>
          <w:iCs/>
          <w:lang w:val="es-CL"/>
          <w:rPrChange w:id="135" w:author="Marcelo Alejandro Navarrete Signorile" w:date="2025-10-03T13:34:00Z" w16du:dateUtc="2025-10-03T16:34:00Z">
            <w:rPr>
              <w:i/>
              <w:iCs/>
            </w:rPr>
          </w:rPrChange>
        </w:rPr>
        <w:t xml:space="preserve"> </w:t>
      </w:r>
      <w:proofErr w:type="spellStart"/>
      <w:r w:rsidRPr="007B595F">
        <w:rPr>
          <w:i/>
          <w:iCs/>
          <w:lang w:val="es-CL"/>
          <w:rPrChange w:id="136" w:author="Marcelo Alejandro Navarrete Signorile" w:date="2025-10-03T13:34:00Z" w16du:dateUtc="2025-10-03T16:34:00Z">
            <w:rPr>
              <w:i/>
              <w:iCs/>
            </w:rPr>
          </w:rPrChange>
        </w:rPr>
        <w:t>Evolutionary</w:t>
      </w:r>
      <w:proofErr w:type="spellEnd"/>
      <w:r w:rsidRPr="007B595F">
        <w:rPr>
          <w:i/>
          <w:iCs/>
          <w:lang w:val="es-CL"/>
          <w:rPrChange w:id="137" w:author="Marcelo Alejandro Navarrete Signorile" w:date="2025-10-03T13:34:00Z" w16du:dateUtc="2025-10-03T16:34:00Z">
            <w:rPr>
              <w:i/>
              <w:iCs/>
            </w:rPr>
          </w:rPrChange>
        </w:rPr>
        <w:t xml:space="preserve"> </w:t>
      </w:r>
      <w:proofErr w:type="spellStart"/>
      <w:r w:rsidRPr="007B595F">
        <w:rPr>
          <w:i/>
          <w:iCs/>
          <w:lang w:val="es-CL"/>
          <w:rPrChange w:id="138" w:author="Marcelo Alejandro Navarrete Signorile" w:date="2025-10-03T13:34:00Z" w16du:dateUtc="2025-10-03T16:34:00Z">
            <w:rPr>
              <w:i/>
              <w:iCs/>
            </w:rPr>
          </w:rPrChange>
        </w:rPr>
        <w:t>Learning</w:t>
      </w:r>
      <w:proofErr w:type="spellEnd"/>
      <w:r w:rsidRPr="007B595F">
        <w:rPr>
          <w:i/>
          <w:iCs/>
          <w:lang w:val="es-CL"/>
          <w:rPrChange w:id="139" w:author="Marcelo Alejandro Navarrete Signorile" w:date="2025-10-03T13:34:00Z" w16du:dateUtc="2025-10-03T16:34:00Z">
            <w:rPr>
              <w:i/>
              <w:iCs/>
            </w:rPr>
          </w:rPrChange>
        </w:rPr>
        <w:t xml:space="preserve"> and </w:t>
      </w:r>
      <w:proofErr w:type="spellStart"/>
      <w:r w:rsidRPr="007B595F">
        <w:rPr>
          <w:i/>
          <w:iCs/>
          <w:lang w:val="es-CL"/>
          <w:rPrChange w:id="140" w:author="Marcelo Alejandro Navarrete Signorile" w:date="2025-10-03T13:34:00Z" w16du:dateUtc="2025-10-03T16:34:00Z">
            <w:rPr>
              <w:i/>
              <w:iCs/>
            </w:rPr>
          </w:rPrChange>
        </w:rPr>
        <w:t>Optimization</w:t>
      </w:r>
      <w:proofErr w:type="spellEnd"/>
      <w:r w:rsidRPr="007B595F">
        <w:rPr>
          <w:lang w:val="es-CL"/>
          <w:rPrChange w:id="141" w:author="Marcelo Alejandro Navarrete Signorile" w:date="2025-10-03T13:34:00Z" w16du:dateUtc="2025-10-03T16:34:00Z">
            <w:rPr/>
          </w:rPrChange>
        </w:rPr>
        <w:t xml:space="preserve"> 2 (2): 1–26.</w:t>
      </w:r>
    </w:p>
    <w:p w14:paraId="1A52FE97" w14:textId="77777777" w:rsidR="00724FFD" w:rsidRDefault="00000000">
      <w:pPr>
        <w:pStyle w:val="Bibliography"/>
      </w:pPr>
      <w:bookmarkStart w:id="142" w:name="ref-castillo2023validity"/>
      <w:bookmarkEnd w:id="130"/>
      <w:r w:rsidRPr="007B595F">
        <w:rPr>
          <w:lang w:val="es-CL"/>
          <w:rPrChange w:id="143" w:author="Marcelo Alejandro Navarrete Signorile" w:date="2025-10-03T13:34:00Z" w16du:dateUtc="2025-10-03T16:34:00Z">
            <w:rPr/>
          </w:rPrChange>
        </w:rPr>
        <w:lastRenderedPageBreak/>
        <w:t xml:space="preserve">Castillo-Aguilar, </w:t>
      </w:r>
      <w:proofErr w:type="spellStart"/>
      <w:r w:rsidRPr="007B595F">
        <w:rPr>
          <w:lang w:val="es-CL"/>
          <w:rPrChange w:id="144" w:author="Marcelo Alejandro Navarrete Signorile" w:date="2025-10-03T13:34:00Z" w16du:dateUtc="2025-10-03T16:34:00Z">
            <w:rPr/>
          </w:rPrChange>
        </w:rPr>
        <w:t>Matı́as</w:t>
      </w:r>
      <w:proofErr w:type="spellEnd"/>
      <w:r w:rsidRPr="007B595F">
        <w:rPr>
          <w:lang w:val="es-CL"/>
          <w:rPrChange w:id="145" w:author="Marcelo Alejandro Navarrete Signorile" w:date="2025-10-03T13:34:00Z" w16du:dateUtc="2025-10-03T16:34:00Z">
            <w:rPr/>
          </w:rPrChange>
        </w:rPr>
        <w:t xml:space="preserve">, </w:t>
      </w:r>
      <w:proofErr w:type="spellStart"/>
      <w:r w:rsidRPr="007B595F">
        <w:rPr>
          <w:lang w:val="es-CL"/>
          <w:rPrChange w:id="146" w:author="Marcelo Alejandro Navarrete Signorile" w:date="2025-10-03T13:34:00Z" w16du:dateUtc="2025-10-03T16:34:00Z">
            <w:rPr/>
          </w:rPrChange>
        </w:rPr>
        <w:t>Matı́as</w:t>
      </w:r>
      <w:proofErr w:type="spellEnd"/>
      <w:r w:rsidRPr="007B595F">
        <w:rPr>
          <w:lang w:val="es-CL"/>
          <w:rPrChange w:id="147" w:author="Marcelo Alejandro Navarrete Signorile" w:date="2025-10-03T13:34:00Z" w16du:dateUtc="2025-10-03T16:34:00Z">
            <w:rPr/>
          </w:rPrChange>
        </w:rPr>
        <w:t xml:space="preserve"> Mabe Castro, Diego Mabe Castro, Pablo Valdés-Badilla, Tomás Herrera-Valenzuela, Eduardo Guzmán-Muñoz, Morin Lang, Oscar Niño Méndez, and Cristian Núñez-Espinosa. </w:t>
      </w:r>
      <w:r>
        <w:t xml:space="preserve">2023. “Validity and Reliability of Short-Term Heart Rate Variability Parameters in Older People in Response to Physical Exercise.” </w:t>
      </w:r>
      <w:r>
        <w:rPr>
          <w:i/>
          <w:iCs/>
        </w:rPr>
        <w:t>International Journal of Environmental Research and Public Health</w:t>
      </w:r>
      <w:r>
        <w:t xml:space="preserve"> 20 (5): 4456.</w:t>
      </w:r>
    </w:p>
    <w:p w14:paraId="7CFDA797" w14:textId="77777777" w:rsidR="00724FFD" w:rsidRPr="007B595F" w:rsidRDefault="00000000">
      <w:pPr>
        <w:pStyle w:val="Bibliography"/>
        <w:rPr>
          <w:lang w:val="es-CL"/>
          <w:rPrChange w:id="148" w:author="Marcelo Alejandro Navarrete Signorile" w:date="2025-10-03T13:34:00Z" w16du:dateUtc="2025-10-03T16:34:00Z">
            <w:rPr/>
          </w:rPrChange>
        </w:rPr>
      </w:pPr>
      <w:bookmarkStart w:id="149" w:name="ref-castillo2023cardiac"/>
      <w:bookmarkEnd w:id="142"/>
      <w:r>
        <w:t xml:space="preserve">Castillo-Aguilar, Matı́as, Diego Mabe-Castro, M Mabe-Castro, V Oyarzo, K Harris King, P Valdés-Badilla, P Delgado-Floody, J González-Puelma, and C Núñez-Espinosa. 2023. “Cardiac Autonomic Regulation in Response to Functional Power Threshold Testing in Elite Cyclists.” </w:t>
      </w:r>
      <w:r w:rsidRPr="007B595F">
        <w:rPr>
          <w:i/>
          <w:iCs/>
          <w:lang w:val="es-CL"/>
          <w:rPrChange w:id="150" w:author="Marcelo Alejandro Navarrete Signorile" w:date="2025-10-03T13:34:00Z" w16du:dateUtc="2025-10-03T16:34:00Z">
            <w:rPr>
              <w:i/>
              <w:iCs/>
            </w:rPr>
          </w:rPrChange>
        </w:rPr>
        <w:t>Revista Andaluza de Medicina Del Deporte</w:t>
      </w:r>
      <w:r w:rsidRPr="007B595F">
        <w:rPr>
          <w:lang w:val="es-CL"/>
          <w:rPrChange w:id="151" w:author="Marcelo Alejandro Navarrete Signorile" w:date="2025-10-03T13:34:00Z" w16du:dateUtc="2025-10-03T16:34:00Z">
            <w:rPr/>
          </w:rPrChange>
        </w:rPr>
        <w:t xml:space="preserve"> 16.</w:t>
      </w:r>
    </w:p>
    <w:p w14:paraId="2A1349A9" w14:textId="77777777" w:rsidR="00724FFD" w:rsidRDefault="00000000">
      <w:pPr>
        <w:pStyle w:val="Bibliography"/>
      </w:pPr>
      <w:bookmarkStart w:id="152" w:name="ref-castillo2025enhancing"/>
      <w:bookmarkEnd w:id="149"/>
      <w:r w:rsidRPr="007B595F">
        <w:rPr>
          <w:lang w:val="es-CL"/>
          <w:rPrChange w:id="153" w:author="Marcelo Alejandro Navarrete Signorile" w:date="2025-10-03T13:34:00Z" w16du:dateUtc="2025-10-03T16:34:00Z">
            <w:rPr/>
          </w:rPrChange>
        </w:rPr>
        <w:t xml:space="preserve">Castillo-Aguilar, </w:t>
      </w:r>
      <w:proofErr w:type="spellStart"/>
      <w:r w:rsidRPr="007B595F">
        <w:rPr>
          <w:lang w:val="es-CL"/>
          <w:rPrChange w:id="154" w:author="Marcelo Alejandro Navarrete Signorile" w:date="2025-10-03T13:34:00Z" w16du:dateUtc="2025-10-03T16:34:00Z">
            <w:rPr/>
          </w:rPrChange>
        </w:rPr>
        <w:t>Matı́as</w:t>
      </w:r>
      <w:proofErr w:type="spellEnd"/>
      <w:r w:rsidRPr="007B595F">
        <w:rPr>
          <w:lang w:val="es-CL"/>
          <w:rPrChange w:id="155" w:author="Marcelo Alejandro Navarrete Signorile" w:date="2025-10-03T13:34:00Z" w16du:dateUtc="2025-10-03T16:34:00Z">
            <w:rPr/>
          </w:rPrChange>
        </w:rPr>
        <w:t xml:space="preserve">, Diego Mabe-Castro, David Medina, and Cristian Núñez-Espinosa. </w:t>
      </w:r>
      <w:r>
        <w:t xml:space="preserve">2025. “Enhancing Cardiovascular Monitoring: A Non-Linear Model for Characterizing RR Interval Fluctuations in Exercise and Recovery.” </w:t>
      </w:r>
      <w:r>
        <w:rPr>
          <w:i/>
          <w:iCs/>
        </w:rPr>
        <w:t>Scientific Reports</w:t>
      </w:r>
      <w:r>
        <w:t xml:space="preserve"> 15 (1): 8628.</w:t>
      </w:r>
    </w:p>
    <w:p w14:paraId="40FDB156" w14:textId="77777777" w:rsidR="00724FFD" w:rsidRDefault="00000000">
      <w:pPr>
        <w:pStyle w:val="Bibliography"/>
      </w:pPr>
      <w:bookmarkStart w:id="156" w:name="ref-cheng2022heart"/>
      <w:bookmarkEnd w:id="152"/>
      <w:r>
        <w:t xml:space="preserve">Cheng, Ying-Chih, Min-I Su, Cheng-Wei Liu, Yu-Chen Huang, and Wei-Lieh Huang. 2022. “Heart Rate Variability in Patients with Anxiety Disorders: A Systematic Review and Meta-Analysis.” </w:t>
      </w:r>
      <w:r>
        <w:rPr>
          <w:i/>
          <w:iCs/>
        </w:rPr>
        <w:t>Psychiatry and Clinical Neurosciences</w:t>
      </w:r>
      <w:r>
        <w:t xml:space="preserve"> 76 (7): 292–302.</w:t>
      </w:r>
    </w:p>
    <w:p w14:paraId="5F88FB05" w14:textId="77777777" w:rsidR="00724FFD" w:rsidRDefault="00000000">
      <w:pPr>
        <w:pStyle w:val="Bibliography"/>
      </w:pPr>
      <w:bookmarkStart w:id="157" w:name="ref-colebank2024guidelines"/>
      <w:bookmarkEnd w:id="156"/>
      <w:r>
        <w:t xml:space="preserve">Colebank, Mitchel J, Pim A Oomen, Colleen M Witzenburg, Anna Grosberg, Daniel A Beard, Dirk Husmeier, Mette S Olufsen, and Naomi C Chesler. 2024. “Guidelines for Mechanistic Modeling and Analysis in Cardiovascular Research.” </w:t>
      </w:r>
      <w:r>
        <w:rPr>
          <w:i/>
          <w:iCs/>
        </w:rPr>
        <w:t>American Journal of Physiology-Heart and Circulatory Physiology</w:t>
      </w:r>
      <w:r>
        <w:t xml:space="preserve"> 327 (2): H473–503.</w:t>
      </w:r>
    </w:p>
    <w:p w14:paraId="2512D34C" w14:textId="77777777" w:rsidR="00724FFD" w:rsidRDefault="00000000">
      <w:pPr>
        <w:pStyle w:val="Bibliography"/>
      </w:pPr>
      <w:bookmarkStart w:id="158" w:name="ref-cook2006validation"/>
      <w:bookmarkEnd w:id="157"/>
      <w:r>
        <w:t xml:space="preserve">Cook, Samantha R, Andrew Gelman, and Donald B Rubin. 2006. “Validation of Software for Bayesian Models Using Posterior Quantiles.” </w:t>
      </w:r>
      <w:r>
        <w:rPr>
          <w:i/>
          <w:iCs/>
        </w:rPr>
        <w:t>Journal of Computational and Graphical Statistics</w:t>
      </w:r>
      <w:r>
        <w:t xml:space="preserve"> 15 (3): 675–92.</w:t>
      </w:r>
    </w:p>
    <w:p w14:paraId="5E40D456" w14:textId="77777777" w:rsidR="00724FFD" w:rsidRDefault="00000000">
      <w:pPr>
        <w:pStyle w:val="Bibliography"/>
      </w:pPr>
      <w:bookmarkStart w:id="159" w:name="ref-deka2023detection"/>
      <w:bookmarkEnd w:id="158"/>
      <w:r>
        <w:t xml:space="preserve">Deka, Dipen, and Bhabesh Deka. 2023. “Detection of Meditation-Induced HRV Dynamics Using Averaging Technique-Based Oversampled Feature Set and Machine Learning Classifiers.” </w:t>
      </w:r>
      <w:r>
        <w:rPr>
          <w:i/>
          <w:iCs/>
        </w:rPr>
        <w:t>IEEE Access</w:t>
      </w:r>
      <w:r>
        <w:t xml:space="preserve"> 11: 29576–90.</w:t>
      </w:r>
    </w:p>
    <w:p w14:paraId="781EDD40" w14:textId="77777777" w:rsidR="00724FFD" w:rsidRDefault="00000000">
      <w:pPr>
        <w:pStyle w:val="Bibliography"/>
      </w:pPr>
      <w:bookmarkStart w:id="160" w:name="ref-german2014wavelet"/>
      <w:bookmarkEnd w:id="159"/>
      <w:r>
        <w:t xml:space="preserve">German-Sallo, Zoltan. 2014. “Wavelet Transform Based HRV Analysis.” </w:t>
      </w:r>
      <w:r>
        <w:rPr>
          <w:i/>
          <w:iCs/>
        </w:rPr>
        <w:t>Procedia Technology</w:t>
      </w:r>
      <w:r>
        <w:t xml:space="preserve"> 12: 105–11.</w:t>
      </w:r>
    </w:p>
    <w:p w14:paraId="531AE3AC" w14:textId="77777777" w:rsidR="00724FFD" w:rsidRDefault="00000000">
      <w:pPr>
        <w:pStyle w:val="Bibliography"/>
      </w:pPr>
      <w:bookmarkStart w:id="161" w:name="ref-ghahramani2013bayesian"/>
      <w:bookmarkEnd w:id="160"/>
      <w:r>
        <w:t xml:space="preserve">Ghahramani, Zoubin. 2013. “Bayesian Non-Parametrics and the Probabilistic Approach to Modelling.” </w:t>
      </w:r>
      <w:r>
        <w:rPr>
          <w:i/>
          <w:iCs/>
        </w:rPr>
        <w:t>Philosophical Transactions of the Royal Society A: Mathematical, Physical and Engineering Sciences</w:t>
      </w:r>
      <w:r>
        <w:t xml:space="preserve"> 371 (1984): 20110553.</w:t>
      </w:r>
    </w:p>
    <w:p w14:paraId="499D2E40" w14:textId="77777777" w:rsidR="00724FFD" w:rsidRDefault="00000000">
      <w:pPr>
        <w:pStyle w:val="Bibliography"/>
      </w:pPr>
      <w:bookmarkStart w:id="162" w:name="ref-gregoire2023autonomic"/>
      <w:bookmarkEnd w:id="161"/>
      <w:r>
        <w:t xml:space="preserve">Grégoire, Jean-Marie, Cédric Gilon, Stéphane Carlier, and Hugues Bersini. 2023. “Autonomic Nervous System Assessment Using Heart Rate Variability.” </w:t>
      </w:r>
      <w:r>
        <w:rPr>
          <w:i/>
          <w:iCs/>
        </w:rPr>
        <w:t>Acta Cardiologica</w:t>
      </w:r>
      <w:r>
        <w:t xml:space="preserve"> 78 (6): 648–62.</w:t>
      </w:r>
    </w:p>
    <w:p w14:paraId="2E043540" w14:textId="77777777" w:rsidR="00724FFD" w:rsidRDefault="00000000">
      <w:pPr>
        <w:pStyle w:val="Bibliography"/>
      </w:pPr>
      <w:bookmarkStart w:id="163" w:name="ref-guo2022review"/>
      <w:bookmarkEnd w:id="162"/>
      <w:r>
        <w:t xml:space="preserve">Guo, Tiantian, Tongpo Zhang, Enggee Lim, Miguel Lopez-Benitez, Fei Ma, and Limin Yu. 2022. “A Review of Wavelet Analysis and Its Applications: Challenges and Opportunities.” </w:t>
      </w:r>
      <w:r>
        <w:rPr>
          <w:i/>
          <w:iCs/>
        </w:rPr>
        <w:t>IEEe Access</w:t>
      </w:r>
      <w:r>
        <w:t xml:space="preserve"> 10: 58869–903.</w:t>
      </w:r>
    </w:p>
    <w:p w14:paraId="727BB695" w14:textId="77777777" w:rsidR="00724FFD" w:rsidRDefault="00000000">
      <w:pPr>
        <w:pStyle w:val="Bibliography"/>
      </w:pPr>
      <w:bookmarkStart w:id="164" w:name="ref-hines2014determination"/>
      <w:bookmarkEnd w:id="163"/>
      <w:r>
        <w:lastRenderedPageBreak/>
        <w:t xml:space="preserve">Hines, Keegan E, Thomas R Middendorf, and Richard W Aldrich. 2014. “Determination of Parameter Identifiability in Nonlinear Biophysical Models: A Bayesian Approach.” </w:t>
      </w:r>
      <w:r>
        <w:rPr>
          <w:i/>
          <w:iCs/>
        </w:rPr>
        <w:t>Journal of General Physiology</w:t>
      </w:r>
      <w:r>
        <w:t xml:space="preserve"> 143 (3): 401–16.</w:t>
      </w:r>
    </w:p>
    <w:p w14:paraId="0F186645" w14:textId="77777777" w:rsidR="00724FFD" w:rsidRDefault="00000000">
      <w:pPr>
        <w:pStyle w:val="Bibliography"/>
      </w:pPr>
      <w:bookmarkStart w:id="165" w:name="ref-huber2025brain"/>
      <w:bookmarkEnd w:id="164"/>
      <w:r>
        <w:t xml:space="preserve">Huber, Annika, Julian Koenig, Bastian Bruns, Martin Bendszus, Hans-Christoph Friederich, and Joe J Simon. 2025. “Brain Activation and Heart Rate Variability as Markers of Autonomic Function Under Stress.” </w:t>
      </w:r>
      <w:r>
        <w:rPr>
          <w:i/>
          <w:iCs/>
        </w:rPr>
        <w:t>Scientific Reports</w:t>
      </w:r>
      <w:r>
        <w:t xml:space="preserve"> 15 (1): 28114.</w:t>
      </w:r>
    </w:p>
    <w:p w14:paraId="36182D60" w14:textId="77777777" w:rsidR="00724FFD" w:rsidRDefault="00000000">
      <w:pPr>
        <w:pStyle w:val="Bibliography"/>
      </w:pPr>
      <w:bookmarkStart w:id="166" w:name="ref-hyvarinen2024identifiability"/>
      <w:bookmarkEnd w:id="165"/>
      <w:r>
        <w:t xml:space="preserve">Hyvärinen, Aapo, Ilyes Khemakhem, and Ricardo Monti. 2024. “Identifiability of Latent-Variable and Structural-Equation Models: From Linear to Nonlinear.” </w:t>
      </w:r>
      <w:r>
        <w:rPr>
          <w:i/>
          <w:iCs/>
        </w:rPr>
        <w:t>Annals of the Institute of Statistical Mathematics</w:t>
      </w:r>
      <w:r>
        <w:t xml:space="preserve"> 76 (1): 1–33.</w:t>
      </w:r>
    </w:p>
    <w:p w14:paraId="58917A37" w14:textId="77777777" w:rsidR="00724FFD" w:rsidRDefault="00000000">
      <w:pPr>
        <w:pStyle w:val="Bibliography"/>
      </w:pPr>
      <w:bookmarkStart w:id="167" w:name="ref-kalinin2022atomically"/>
      <w:bookmarkEnd w:id="166"/>
      <w:r>
        <w:t xml:space="preserve">Kalinin, Sergei V, Ayana Ghosh, Rama Vasudevan, and Maxim Ziatdinov. 2022. “From Atomically Resolved Imaging to Generative and Causal Models.” </w:t>
      </w:r>
      <w:r>
        <w:rPr>
          <w:i/>
          <w:iCs/>
        </w:rPr>
        <w:t>Nature Physics</w:t>
      </w:r>
      <w:r>
        <w:t xml:space="preserve"> 18 (10): 1152–60.</w:t>
      </w:r>
    </w:p>
    <w:p w14:paraId="600A6E9D" w14:textId="77777777" w:rsidR="00724FFD" w:rsidRDefault="00000000">
      <w:pPr>
        <w:pStyle w:val="Bibliography"/>
      </w:pPr>
      <w:bookmarkStart w:id="168" w:name="ref-kim2021ultra"/>
      <w:bookmarkEnd w:id="167"/>
      <w:r>
        <w:t xml:space="preserve">Kim, Jin Woong, Hyeon Seok Seok, and Hangsik Shin. 2021. “Is Ultra-Short-Term Heart Rate Variability Valid in Non-Static Conditions?” </w:t>
      </w:r>
      <w:r>
        <w:rPr>
          <w:i/>
          <w:iCs/>
        </w:rPr>
        <w:t>Frontiers in Physiology</w:t>
      </w:r>
      <w:r>
        <w:t xml:space="preserve"> 12: 596060.</w:t>
      </w:r>
    </w:p>
    <w:p w14:paraId="0B4266B0" w14:textId="77777777" w:rsidR="00724FFD" w:rsidRDefault="00000000">
      <w:pPr>
        <w:pStyle w:val="Bibliography"/>
      </w:pPr>
      <w:bookmarkStart w:id="169" w:name="ref-lee2012dissociation"/>
      <w:bookmarkEnd w:id="168"/>
      <w:r>
        <w:t xml:space="preserve">Lee, C Matthew, and Albert Mendoza. 2012. “Dissociation of Heart Rate Variability and Heart Rate Recovery in Well-Trained Athletes.” </w:t>
      </w:r>
      <w:r>
        <w:rPr>
          <w:i/>
          <w:iCs/>
        </w:rPr>
        <w:t>European Journal of Applied Physiology</w:t>
      </w:r>
      <w:r>
        <w:t xml:space="preserve"> 112 (7): 2757–66.</w:t>
      </w:r>
    </w:p>
    <w:p w14:paraId="0D6A25C3" w14:textId="77777777" w:rsidR="00724FFD" w:rsidRDefault="00000000">
      <w:pPr>
        <w:pStyle w:val="Bibliography"/>
      </w:pPr>
      <w:bookmarkStart w:id="170" w:name="ref-liu2024efficient"/>
      <w:bookmarkEnd w:id="169"/>
      <w:r>
        <w:t xml:space="preserve">Liu, Sabrina, Andrew S Perley, and Todd P Coleman. 2024. “An Efficient Framework for Solving a Convex, State-Space Heartbeat Dynamics Model.” In </w:t>
      </w:r>
      <w:r>
        <w:rPr>
          <w:i/>
          <w:iCs/>
        </w:rPr>
        <w:t>2024 46th Annual International Conference of the IEEE Engineering in Medicine and Biology Society (EMBC)</w:t>
      </w:r>
      <w:r>
        <w:t>, 1–4. IEEE.</w:t>
      </w:r>
    </w:p>
    <w:p w14:paraId="3C3769AE" w14:textId="77777777" w:rsidR="00724FFD" w:rsidRDefault="00000000">
      <w:pPr>
        <w:pStyle w:val="Bibliography"/>
      </w:pPr>
      <w:bookmarkStart w:id="171" w:name="ref-lu2023uncertainties"/>
      <w:bookmarkEnd w:id="170"/>
      <w:r>
        <w:t xml:space="preserve">Lu, Lei, Tingting Zhu, Davide Morelli, Andrew Creagh, Zhangdaihong Liu, Jenny Yang, Fenglin Liu, Yuan-Ting Zhang, and David A Clifton. 2023. “Uncertainties in the Analysis of Heart Rate Variability: A Systematic Review.” </w:t>
      </w:r>
      <w:r>
        <w:rPr>
          <w:i/>
          <w:iCs/>
        </w:rPr>
        <w:t>IEEE Reviews in Biomedical Engineering</w:t>
      </w:r>
      <w:r>
        <w:t xml:space="preserve"> 17: 180–96.</w:t>
      </w:r>
    </w:p>
    <w:p w14:paraId="34DE08C3" w14:textId="77777777" w:rsidR="00724FFD" w:rsidRDefault="00000000">
      <w:pPr>
        <w:pStyle w:val="Bibliography"/>
      </w:pPr>
      <w:bookmarkStart w:id="172" w:name="ref-lundberg2017unified"/>
      <w:bookmarkEnd w:id="171"/>
      <w:r>
        <w:t xml:space="preserve">Lundberg, Scott M, and Su-In Lee. 2017. “A Unified Approach to Interpreting Model Predictions.” </w:t>
      </w:r>
      <w:r>
        <w:rPr>
          <w:i/>
          <w:iCs/>
        </w:rPr>
        <w:t>Advances in Neural Information Processing Systems</w:t>
      </w:r>
      <w:r>
        <w:t xml:space="preserve"> 30.</w:t>
      </w:r>
    </w:p>
    <w:p w14:paraId="4502DE6E" w14:textId="77777777" w:rsidR="00724FFD" w:rsidRDefault="00000000">
      <w:pPr>
        <w:pStyle w:val="Bibliography"/>
      </w:pPr>
      <w:bookmarkStart w:id="173" w:name="ref-malik1990heart"/>
      <w:bookmarkEnd w:id="172"/>
      <w:r>
        <w:t xml:space="preserve">Malik, Marek, and A John Camm. 1990. “Heart Rate Variability.” </w:t>
      </w:r>
      <w:r>
        <w:rPr>
          <w:i/>
          <w:iCs/>
        </w:rPr>
        <w:t>Clinical Cardiology</w:t>
      </w:r>
      <w:r>
        <w:t xml:space="preserve"> 13 (8): 570–76.</w:t>
      </w:r>
    </w:p>
    <w:p w14:paraId="1A1C07A4" w14:textId="77777777" w:rsidR="00724FFD" w:rsidRDefault="00000000">
      <w:pPr>
        <w:pStyle w:val="Bibliography"/>
      </w:pPr>
      <w:bookmarkStart w:id="174" w:name="ref-martin2018improving"/>
      <w:bookmarkEnd w:id="173"/>
      <w:proofErr w:type="spellStart"/>
      <w:r w:rsidRPr="007B595F">
        <w:rPr>
          <w:lang w:val="es-CL"/>
          <w:rPrChange w:id="175" w:author="Marcelo Alejandro Navarrete Signorile" w:date="2025-10-03T13:34:00Z" w16du:dateUtc="2025-10-03T16:34:00Z">
            <w:rPr/>
          </w:rPrChange>
        </w:rPr>
        <w:t>Martı́n-González</w:t>
      </w:r>
      <w:proofErr w:type="spellEnd"/>
      <w:r w:rsidRPr="007B595F">
        <w:rPr>
          <w:lang w:val="es-CL"/>
          <w:rPrChange w:id="176" w:author="Marcelo Alejandro Navarrete Signorile" w:date="2025-10-03T13:34:00Z" w16du:dateUtc="2025-10-03T16:34:00Z">
            <w:rPr/>
          </w:rPrChange>
        </w:rPr>
        <w:t xml:space="preserve">, </w:t>
      </w:r>
      <w:proofErr w:type="spellStart"/>
      <w:r w:rsidRPr="007B595F">
        <w:rPr>
          <w:lang w:val="es-CL"/>
          <w:rPrChange w:id="177" w:author="Marcelo Alejandro Navarrete Signorile" w:date="2025-10-03T13:34:00Z" w16du:dateUtc="2025-10-03T16:34:00Z">
            <w:rPr/>
          </w:rPrChange>
        </w:rPr>
        <w:t>Sofı́a</w:t>
      </w:r>
      <w:proofErr w:type="spellEnd"/>
      <w:r w:rsidRPr="007B595F">
        <w:rPr>
          <w:lang w:val="es-CL"/>
          <w:rPrChange w:id="178" w:author="Marcelo Alejandro Navarrete Signorile" w:date="2025-10-03T13:34:00Z" w16du:dateUtc="2025-10-03T16:34:00Z">
            <w:rPr/>
          </w:rPrChange>
        </w:rPr>
        <w:t>, Juan L Navarro-Mesa, Gabriel Juliá-</w:t>
      </w:r>
      <w:proofErr w:type="spellStart"/>
      <w:r w:rsidRPr="007B595F">
        <w:rPr>
          <w:lang w:val="es-CL"/>
          <w:rPrChange w:id="179" w:author="Marcelo Alejandro Navarrete Signorile" w:date="2025-10-03T13:34:00Z" w16du:dateUtc="2025-10-03T16:34:00Z">
            <w:rPr/>
          </w:rPrChange>
        </w:rPr>
        <w:t>Serdá</w:t>
      </w:r>
      <w:proofErr w:type="spellEnd"/>
      <w:r w:rsidRPr="007B595F">
        <w:rPr>
          <w:lang w:val="es-CL"/>
          <w:rPrChange w:id="180" w:author="Marcelo Alejandro Navarrete Signorile" w:date="2025-10-03T13:34:00Z" w16du:dateUtc="2025-10-03T16:34:00Z">
            <w:rPr/>
          </w:rPrChange>
        </w:rPr>
        <w:t xml:space="preserve">, G Marcelo </w:t>
      </w:r>
      <w:proofErr w:type="spellStart"/>
      <w:r w:rsidRPr="007B595F">
        <w:rPr>
          <w:lang w:val="es-CL"/>
          <w:rPrChange w:id="181" w:author="Marcelo Alejandro Navarrete Signorile" w:date="2025-10-03T13:34:00Z" w16du:dateUtc="2025-10-03T16:34:00Z">
            <w:rPr/>
          </w:rPrChange>
        </w:rPr>
        <w:t>Ramı́rez-Ávila</w:t>
      </w:r>
      <w:proofErr w:type="spellEnd"/>
      <w:r w:rsidRPr="007B595F">
        <w:rPr>
          <w:lang w:val="es-CL"/>
          <w:rPrChange w:id="182" w:author="Marcelo Alejandro Navarrete Signorile" w:date="2025-10-03T13:34:00Z" w16du:dateUtc="2025-10-03T16:34:00Z">
            <w:rPr/>
          </w:rPrChange>
        </w:rPr>
        <w:t xml:space="preserve">, and Antonio G </w:t>
      </w:r>
      <w:proofErr w:type="spellStart"/>
      <w:r w:rsidRPr="007B595F">
        <w:rPr>
          <w:lang w:val="es-CL"/>
          <w:rPrChange w:id="183" w:author="Marcelo Alejandro Navarrete Signorile" w:date="2025-10-03T13:34:00Z" w16du:dateUtc="2025-10-03T16:34:00Z">
            <w:rPr/>
          </w:rPrChange>
        </w:rPr>
        <w:t>Ravelo-Garcı́a</w:t>
      </w:r>
      <w:proofErr w:type="spellEnd"/>
      <w:r w:rsidRPr="007B595F">
        <w:rPr>
          <w:lang w:val="es-CL"/>
          <w:rPrChange w:id="184" w:author="Marcelo Alejandro Navarrete Signorile" w:date="2025-10-03T13:34:00Z" w16du:dateUtc="2025-10-03T16:34:00Z">
            <w:rPr/>
          </w:rPrChange>
        </w:rPr>
        <w:t xml:space="preserve">. 2018. </w:t>
      </w:r>
      <w:r>
        <w:t xml:space="preserve">“Improving the Understanding of Sleep Apnea Characterization Using Recurrence Quantification Analysis by Defining Overall Acceptable Values for the Dimensionality of the System, the Delay, and the Distance Threshold.” </w:t>
      </w:r>
      <w:r>
        <w:rPr>
          <w:i/>
          <w:iCs/>
        </w:rPr>
        <w:t>PLoS One</w:t>
      </w:r>
      <w:r>
        <w:t xml:space="preserve"> 13 (4): e0194462.</w:t>
      </w:r>
    </w:p>
    <w:p w14:paraId="405DE4B6" w14:textId="77777777" w:rsidR="00724FFD" w:rsidRDefault="00000000">
      <w:pPr>
        <w:pStyle w:val="Bibliography"/>
      </w:pPr>
      <w:bookmarkStart w:id="185" w:name="ref-navarro2021risk"/>
      <w:bookmarkEnd w:id="174"/>
      <w:r>
        <w:t xml:space="preserve">Navarro, Constanza L Andaur, Johanna AA Damen, Toshihiko Takada, Steven WJ Nijman, Paula Dhiman, Jie Ma, Gary S Collins, et al. 2021. “Risk of Bias in Studies on Prediction </w:t>
      </w:r>
      <w:r>
        <w:lastRenderedPageBreak/>
        <w:t xml:space="preserve">Models Developed Using Supervised Machine Learning Techniques: Systematic Review.” </w:t>
      </w:r>
      <w:r>
        <w:rPr>
          <w:i/>
          <w:iCs/>
        </w:rPr>
        <w:t>Bmj</w:t>
      </w:r>
      <w:r>
        <w:t xml:space="preserve"> 375.</w:t>
      </w:r>
    </w:p>
    <w:p w14:paraId="6D1BF48E" w14:textId="77777777" w:rsidR="00724FFD" w:rsidRDefault="00000000">
      <w:pPr>
        <w:pStyle w:val="Bibliography"/>
      </w:pPr>
      <w:bookmarkStart w:id="186" w:name="ref-orini2023long"/>
      <w:bookmarkEnd w:id="185"/>
      <w:r>
        <w:t xml:space="preserve">Orini, Michele, Stefan van Duijvenboden, William J Young, Julia Ramı́rez, Aled R Jones, Alun D Hughes, Andrew Tinker, Patricia B Munroe, and Pier D Lambiase. 2023. “Long-Term Association of Ultra-Short Heart Rate Variability with Cardiovascular Events.” </w:t>
      </w:r>
      <w:r>
        <w:rPr>
          <w:i/>
          <w:iCs/>
        </w:rPr>
        <w:t>Scientific Reports</w:t>
      </w:r>
      <w:r>
        <w:t xml:space="preserve"> 13 (1): 18966.</w:t>
      </w:r>
    </w:p>
    <w:p w14:paraId="6481CEA4" w14:textId="77777777" w:rsidR="00724FFD" w:rsidRDefault="00000000">
      <w:pPr>
        <w:pStyle w:val="Bibliography"/>
      </w:pPr>
      <w:bookmarkStart w:id="187" w:name="ref-polanczyk1998sympathetic"/>
      <w:bookmarkEnd w:id="186"/>
      <w:r>
        <w:t xml:space="preserve">Polanczyk, Carisi A, Luis EP Rohde, Ruy S Moraes, Elton L Ferlin, Cristina Leite, and Jorge P Ribeiro. 1998. “Sympathetic Nervous System Representation in Time and Frequency Domain Indices of Heart Rate Variability.” </w:t>
      </w:r>
      <w:r>
        <w:rPr>
          <w:i/>
          <w:iCs/>
        </w:rPr>
        <w:t>European Journal of Applied Physiology and Occupational Physiology</w:t>
      </w:r>
      <w:r>
        <w:t xml:space="preserve"> 79 (1): 69–73.</w:t>
      </w:r>
    </w:p>
    <w:p w14:paraId="62E1485C" w14:textId="77777777" w:rsidR="00724FFD" w:rsidRDefault="00000000">
      <w:pPr>
        <w:pStyle w:val="Bibliography"/>
      </w:pPr>
      <w:bookmarkStart w:id="188" w:name="ref-rajendra2006heart"/>
      <w:bookmarkEnd w:id="187"/>
      <w:r>
        <w:t xml:space="preserve">Rajendra Acharya, U, K Paul Joseph, Natarajan Kannathal, Choo Min Lim, and Jasjit S Suri. 2006. “Heart Rate Variability: A Review.” </w:t>
      </w:r>
      <w:r>
        <w:rPr>
          <w:i/>
          <w:iCs/>
        </w:rPr>
        <w:t>Medical and Biological Engineering and Computing</w:t>
      </w:r>
      <w:r>
        <w:t xml:space="preserve"> 44 (12): 1031–51.</w:t>
      </w:r>
    </w:p>
    <w:p w14:paraId="77A1E901" w14:textId="77777777" w:rsidR="00724FFD" w:rsidRDefault="00000000">
      <w:pPr>
        <w:pStyle w:val="Bibliography"/>
      </w:pPr>
      <w:bookmarkStart w:id="189" w:name="ref-ramstead2022generative"/>
      <w:bookmarkEnd w:id="188"/>
      <w:r>
        <w:t xml:space="preserve">Ramstead, Maxwell JD, Anil K Seth, Casper Hesp, Lars Sandved-Smith, Jonas Mago, Michael Lifshitz, Giuseppe Pagnoni, et al. 2022. “From Generative Models to Generative Passages: A Computational Approach to (Neuro) Phenomenology.” </w:t>
      </w:r>
      <w:r>
        <w:rPr>
          <w:i/>
          <w:iCs/>
        </w:rPr>
        <w:t>Review of Philosophy and Psychology</w:t>
      </w:r>
      <w:r>
        <w:t xml:space="preserve"> 13 (4): 829–57.</w:t>
      </w:r>
    </w:p>
    <w:p w14:paraId="1974C7AC" w14:textId="77777777" w:rsidR="00724FFD" w:rsidRDefault="00000000">
      <w:pPr>
        <w:pStyle w:val="Bibliography"/>
      </w:pPr>
      <w:bookmarkStart w:id="190" w:name="ref-rosas2024bayesian"/>
      <w:bookmarkEnd w:id="189"/>
      <w:r>
        <w:t xml:space="preserve">Rosas, Fernando E, Diego Candia-Rivera, Andrea I Luppi, Yike Guo, and Pedro AM Mediano. 2024. “Bayesian at Heart: Towards Autonomic Outflow Estimation via Generative State-Space Modelling of Heart Rate Dynamics.” </w:t>
      </w:r>
      <w:r>
        <w:rPr>
          <w:i/>
          <w:iCs/>
        </w:rPr>
        <w:t>Computers in Biology and Medicine</w:t>
      </w:r>
      <w:r>
        <w:t xml:space="preserve"> 170: 107857.</w:t>
      </w:r>
    </w:p>
    <w:p w14:paraId="301CD226" w14:textId="77777777" w:rsidR="00724FFD" w:rsidRDefault="00000000">
      <w:pPr>
        <w:pStyle w:val="Bibliography"/>
      </w:pPr>
      <w:bookmarkStart w:id="191" w:name="ref-rosenberg2018prediction"/>
      <w:bookmarkEnd w:id="190"/>
      <w:r>
        <w:t xml:space="preserve">Rosenberg, Monica D, BJ Casey, and Avram J Holmes. 2018. “Prediction Complements Explanation in Understanding the Developing Brain.” </w:t>
      </w:r>
      <w:r>
        <w:rPr>
          <w:i/>
          <w:iCs/>
        </w:rPr>
        <w:t>Nature Communications</w:t>
      </w:r>
      <w:r>
        <w:t xml:space="preserve"> 9 (1): 589.</w:t>
      </w:r>
    </w:p>
    <w:p w14:paraId="5CB6CC47" w14:textId="77777777" w:rsidR="00724FFD" w:rsidRDefault="00000000">
      <w:pPr>
        <w:pStyle w:val="Bibliography"/>
      </w:pPr>
      <w:bookmarkStart w:id="192" w:name="ref-sankaran2023generative"/>
      <w:bookmarkEnd w:id="191"/>
      <w:r>
        <w:t xml:space="preserve">Sankaran, Kris, and Susan P Holmes. 2023. “Generative Models: An Interdisciplinary Perspective.” </w:t>
      </w:r>
      <w:r>
        <w:rPr>
          <w:i/>
          <w:iCs/>
        </w:rPr>
        <w:t>Annual Review of Statistics and Its Application</w:t>
      </w:r>
      <w:r>
        <w:t xml:space="preserve"> 10 (1): 325–52.</w:t>
      </w:r>
    </w:p>
    <w:p w14:paraId="6BC79CC7" w14:textId="77777777" w:rsidR="00724FFD" w:rsidRDefault="00000000">
      <w:pPr>
        <w:pStyle w:val="Bibliography"/>
      </w:pPr>
      <w:bookmarkStart w:id="193" w:name="ref-sassi2015advances"/>
      <w:bookmarkEnd w:id="192"/>
      <w:r>
        <w:t xml:space="preserve">Sassi, Roberto, Sergio Cerutti, Federico Lombardi, Marek Malik, Heikki V Huikuri, Chung-Kang Peng, Georg Schmidt, et al. 2015. “Advances in Heart Rate Variability Signal Analysis: Joint Position Statement by the e-Cardiology ESC Working Group and the European Heart Rhythm Association Co-Endorsed by the Asia Pacific Heart Rhythm Society.” </w:t>
      </w:r>
      <w:r>
        <w:rPr>
          <w:i/>
          <w:iCs/>
        </w:rPr>
        <w:t>Ep Europace</w:t>
      </w:r>
      <w:r>
        <w:t xml:space="preserve"> 17 (9): 1341–53.</w:t>
      </w:r>
    </w:p>
    <w:p w14:paraId="63D66817" w14:textId="77777777" w:rsidR="00724FFD" w:rsidRDefault="00000000">
      <w:pPr>
        <w:pStyle w:val="Bibliography"/>
      </w:pPr>
      <w:bookmarkStart w:id="194" w:name="ref-schneider2020autonomic"/>
      <w:bookmarkEnd w:id="193"/>
      <w:r>
        <w:t xml:space="preserve">Schneider, Martha, and Andreas Schwerdtfeger. 2020. “Autonomic Dysfunction in Posttraumatic Stress Disorder Indexed by Heart Rate Variability: A Meta-Analysis.” </w:t>
      </w:r>
      <w:r>
        <w:rPr>
          <w:i/>
          <w:iCs/>
        </w:rPr>
        <w:t>Psychological Medicine</w:t>
      </w:r>
      <w:r>
        <w:t xml:space="preserve"> 50 (12): 1937–48.</w:t>
      </w:r>
    </w:p>
    <w:p w14:paraId="3364267A" w14:textId="77777777" w:rsidR="00724FFD" w:rsidRDefault="00000000">
      <w:pPr>
        <w:pStyle w:val="Bibliography"/>
      </w:pPr>
      <w:bookmarkStart w:id="195" w:name="ref-serhiyenko2024post"/>
      <w:bookmarkEnd w:id="194"/>
      <w:r>
        <w:t xml:space="preserve">Serhiyenko, Alexandr, Myroslav Baitsar, Volodymyr Sehin, Ludmila Serhiyenko, Vitaliy Kuznets, and Victoria Serhiyenko. 2024. “Post-Traumatic Stress Disorder, Insomnia, Heart Rate Variability and Metabolic Syndrome (Narrative Review).” </w:t>
      </w:r>
      <w:r>
        <w:rPr>
          <w:i/>
          <w:iCs/>
        </w:rPr>
        <w:t>Proceeding of the Shevchenko Scientific Society. Medical Sciences</w:t>
      </w:r>
      <w:r>
        <w:t xml:space="preserve"> 73 (1).</w:t>
      </w:r>
    </w:p>
    <w:p w14:paraId="2424F448" w14:textId="77777777" w:rsidR="00724FFD" w:rsidRDefault="00000000">
      <w:pPr>
        <w:pStyle w:val="Bibliography"/>
      </w:pPr>
      <w:bookmarkStart w:id="196" w:name="ref-shaffer2017overview"/>
      <w:bookmarkEnd w:id="195"/>
      <w:r>
        <w:lastRenderedPageBreak/>
        <w:t xml:space="preserve">Shaffer, Fred, and Jay P Ginsberg. 2017. “An Overview of Heart Rate Variability Metrics and Norms.” </w:t>
      </w:r>
      <w:r>
        <w:rPr>
          <w:i/>
          <w:iCs/>
        </w:rPr>
        <w:t>Frontiers in Public Health</w:t>
      </w:r>
      <w:r>
        <w:t xml:space="preserve"> 5: 258.</w:t>
      </w:r>
    </w:p>
    <w:p w14:paraId="38BC3F74" w14:textId="77777777" w:rsidR="00724FFD" w:rsidRDefault="00000000">
      <w:pPr>
        <w:pStyle w:val="Bibliography"/>
      </w:pPr>
      <w:bookmarkStart w:id="197" w:name="ref-shaffer2020critical"/>
      <w:bookmarkEnd w:id="196"/>
      <w:r>
        <w:t xml:space="preserve">Shaffer, Fred, Zachary M Meehan, and Christopher L Zerr. 2020. “A Critical Review of Ultra-Short-Term Heart Rate Variability Norms Research.” </w:t>
      </w:r>
      <w:r>
        <w:rPr>
          <w:i/>
          <w:iCs/>
        </w:rPr>
        <w:t>Frontiers in Neuroscience</w:t>
      </w:r>
      <w:r>
        <w:t xml:space="preserve"> 14: 594880.</w:t>
      </w:r>
    </w:p>
    <w:p w14:paraId="28DB220E" w14:textId="77777777" w:rsidR="00724FFD" w:rsidRDefault="00000000">
      <w:pPr>
        <w:pStyle w:val="Bibliography"/>
      </w:pPr>
      <w:bookmarkStart w:id="198" w:name="ref-shashikant2021gaussian"/>
      <w:bookmarkEnd w:id="197"/>
      <w:r>
        <w:t xml:space="preserve">Shashikant, R, Uttam Chaskar, Leena Phadke, and Chetankumar Patil. 2021. “Gaussian Process-Based Kernel as a Diagnostic Model for Prediction of Type 2 Diabetes Mellitus Risk Using Non-Linear Heart Rate Variability Features.” </w:t>
      </w:r>
      <w:r>
        <w:rPr>
          <w:i/>
          <w:iCs/>
        </w:rPr>
        <w:t>Biomedical Engineering Letters</w:t>
      </w:r>
      <w:r>
        <w:t xml:space="preserve"> 11 (3): 273–86.</w:t>
      </w:r>
    </w:p>
    <w:p w14:paraId="79B62F8D" w14:textId="77777777" w:rsidR="00724FFD" w:rsidRDefault="00000000">
      <w:pPr>
        <w:pStyle w:val="Bibliography"/>
      </w:pPr>
      <w:bookmarkStart w:id="199" w:name="ref-solis2020entropy"/>
      <w:bookmarkEnd w:id="198"/>
      <w:r>
        <w:t xml:space="preserve">Solı́s-Montufar, Eric E, Gonzalo Gálvez-Coyt, and Alejandro Muñoz-Diosdado. 2020. “Entropy Analysis of RR-Time Series from Stress Tests.” </w:t>
      </w:r>
      <w:r>
        <w:rPr>
          <w:i/>
          <w:iCs/>
        </w:rPr>
        <w:t>Frontiers in Physiology</w:t>
      </w:r>
      <w:r>
        <w:t xml:space="preserve"> 11: 981.</w:t>
      </w:r>
    </w:p>
    <w:p w14:paraId="5D4B2477" w14:textId="77777777" w:rsidR="00724FFD" w:rsidRDefault="00000000">
      <w:pPr>
        <w:pStyle w:val="Bibliography"/>
      </w:pPr>
      <w:bookmarkStart w:id="200" w:name="ref-talts2018validating"/>
      <w:bookmarkEnd w:id="199"/>
      <w:r>
        <w:t xml:space="preserve">Talts, Sean, Michael Betancourt, Daniel Simpson, Aki Vehtari, and Andrew Gelman. 2018. “Validating Bayesian Inference Algorithms with Simulation-Based Calibration.” </w:t>
      </w:r>
      <w:r>
        <w:rPr>
          <w:i/>
          <w:iCs/>
        </w:rPr>
        <w:t>arXiv Preprint arXiv:1804.06788</w:t>
      </w:r>
      <w:r>
        <w:t>.</w:t>
      </w:r>
    </w:p>
    <w:p w14:paraId="26C2C6D1" w14:textId="77777777" w:rsidR="00724FFD" w:rsidRDefault="00000000">
      <w:pPr>
        <w:pStyle w:val="Bibliography"/>
      </w:pPr>
      <w:bookmarkStart w:id="201" w:name="ref-thiele2024choosing"/>
      <w:bookmarkEnd w:id="200"/>
      <w:r>
        <w:t xml:space="preserve">Thiele, Jonas A, Joshua Faskowitz, Olaf Sporns, and Kirsten Hilger. 2024. “Choosing Explanation over Performance: Insights from Machine Learning-Based Prediction of Human Intelligence from Brain Connectivity.” </w:t>
      </w:r>
      <w:r>
        <w:rPr>
          <w:i/>
          <w:iCs/>
        </w:rPr>
        <w:t>PNAS Nexus</w:t>
      </w:r>
      <w:r>
        <w:t xml:space="preserve"> 3 (12): pgae519.</w:t>
      </w:r>
    </w:p>
    <w:p w14:paraId="195214BF" w14:textId="77777777" w:rsidR="00724FFD" w:rsidRDefault="00000000">
      <w:pPr>
        <w:pStyle w:val="Bibliography"/>
      </w:pPr>
      <w:bookmarkStart w:id="202" w:name="ref-tiwari2021analysis"/>
      <w:bookmarkEnd w:id="201"/>
      <w:r>
        <w:t xml:space="preserve">Tiwari, Reena, Ravindra Kumar, Sujata Malik, Tilak Raj, and Punit Kumar. 2021. “Analysis of Heart Rate Variability and Implication of Different Factors on Heart Rate Variability.” </w:t>
      </w:r>
      <w:r>
        <w:rPr>
          <w:i/>
          <w:iCs/>
        </w:rPr>
        <w:t>Current Cardiology Reviews</w:t>
      </w:r>
      <w:r>
        <w:t xml:space="preserve"> 17 (5): 74–83.</w:t>
      </w:r>
    </w:p>
    <w:p w14:paraId="7CF2AE89" w14:textId="77777777" w:rsidR="00724FFD" w:rsidRDefault="00000000">
      <w:pPr>
        <w:pStyle w:val="Bibliography"/>
      </w:pPr>
      <w:bookmarkStart w:id="203" w:name="ref-tomasi2024heart"/>
      <w:bookmarkEnd w:id="202"/>
      <w:r>
        <w:t xml:space="preserve">Tomasi, Julia, Clement C Zai, Jennie G Pouget, Arun K Tiwari, and James L Kennedy. 2024. “Heart Rate Variability: Evaluating a Potential Biomarker of Anxiety Disorders.” </w:t>
      </w:r>
      <w:r>
        <w:rPr>
          <w:i/>
          <w:iCs/>
        </w:rPr>
        <w:t>Psychophysiology</w:t>
      </w:r>
      <w:r>
        <w:t xml:space="preserve"> 61 (2): e14481.</w:t>
      </w:r>
    </w:p>
    <w:p w14:paraId="051EC518" w14:textId="77777777" w:rsidR="00724FFD" w:rsidRDefault="00000000">
      <w:pPr>
        <w:pStyle w:val="Bibliography"/>
      </w:pPr>
      <w:bookmarkStart w:id="204" w:name="ref-voss2009methods"/>
      <w:bookmarkEnd w:id="203"/>
      <w:r>
        <w:t xml:space="preserve">Voss, Andreas, Steffen Schulz, Rico Schroeder, Mathias Baumert, and Pere Caminal. 2009. “Methods Derived from Nonlinear Dynamics for Analysing Heart Rate Variability.” </w:t>
      </w:r>
      <w:r>
        <w:rPr>
          <w:i/>
          <w:iCs/>
        </w:rPr>
        <w:t>Philosophical Transactions of the Royal Society A: Mathematical, Physical and Engineering Sciences</w:t>
      </w:r>
      <w:r>
        <w:t xml:space="preserve"> 367 (1887): 277–96.</w:t>
      </w:r>
    </w:p>
    <w:p w14:paraId="087BDED9" w14:textId="77777777" w:rsidR="00724FFD" w:rsidRDefault="00000000">
      <w:pPr>
        <w:pStyle w:val="Heading1"/>
      </w:pPr>
      <w:bookmarkStart w:id="205" w:name="author-contributions"/>
      <w:bookmarkEnd w:id="125"/>
      <w:bookmarkEnd w:id="127"/>
      <w:bookmarkEnd w:id="204"/>
      <w:r>
        <w:t>Author Contributions</w:t>
      </w:r>
    </w:p>
    <w:p w14:paraId="1320D5FE" w14:textId="77777777" w:rsidR="00724FFD" w:rsidRDefault="00000000">
      <w:pPr>
        <w:pStyle w:val="FirstParagraph"/>
      </w:pPr>
      <w:r>
        <w:t>Conceptualization, MC-A, CN-E; Data curation, MC-A; Investigation, MC-A; Methodology, MC-A; Supervision, CN-E; Formal analysis, MC-A; Visualization, MC-A; Writing–original draft, MC-A, CN-E; Writing–review &amp; editing, MC-A, […], CN-E. All authors have read and agreed to the published version of the manuscript.</w:t>
      </w:r>
    </w:p>
    <w:p w14:paraId="6DBE3CB9" w14:textId="77777777" w:rsidR="00724FFD" w:rsidRDefault="00000000">
      <w:pPr>
        <w:pStyle w:val="Heading1"/>
      </w:pPr>
      <w:bookmarkStart w:id="206" w:name="funding"/>
      <w:bookmarkEnd w:id="205"/>
      <w:r>
        <w:lastRenderedPageBreak/>
        <w:t>Funding</w:t>
      </w:r>
    </w:p>
    <w:p w14:paraId="362C820A" w14:textId="77777777" w:rsidR="00724FFD" w:rsidRDefault="00000000">
      <w:pPr>
        <w:pStyle w:val="FirstParagraph"/>
      </w:pPr>
      <w:r>
        <w:t>This work was funded by ANID Proyecto Fondecyt Regular Nº1250474 and by the Innovation Fund for Competitiveness of the Regional Government of Magallanes and Chilean Antarctica (BIP Code 40042452-0).</w:t>
      </w:r>
    </w:p>
    <w:p w14:paraId="648584A2" w14:textId="77777777" w:rsidR="00724FFD" w:rsidRDefault="00000000">
      <w:pPr>
        <w:pStyle w:val="Heading1"/>
      </w:pPr>
      <w:bookmarkStart w:id="207" w:name="data-availability-statement"/>
      <w:bookmarkEnd w:id="206"/>
      <w:r>
        <w:t>Data availability statement</w:t>
      </w:r>
    </w:p>
    <w:p w14:paraId="713E343C" w14:textId="77777777" w:rsidR="00724FFD" w:rsidRDefault="00000000">
      <w:pPr>
        <w:pStyle w:val="FirstParagraph"/>
      </w:pPr>
      <w:r>
        <w:t>The Stan code implementing the complete generative model is available as a supplementary material. The raw data supporting the conclusions of this article will be made available by the authors without undue reservation.</w:t>
      </w:r>
    </w:p>
    <w:p w14:paraId="7A66C586" w14:textId="77777777" w:rsidR="00724FFD" w:rsidRDefault="00000000">
      <w:pPr>
        <w:pStyle w:val="Heading1"/>
      </w:pPr>
      <w:bookmarkStart w:id="208" w:name="conflicts-of-interests"/>
      <w:bookmarkEnd w:id="207"/>
      <w:r>
        <w:t>Conflicts of interests</w:t>
      </w:r>
    </w:p>
    <w:p w14:paraId="53B49CE4" w14:textId="77777777" w:rsidR="00724FFD" w:rsidRDefault="00000000">
      <w:pPr>
        <w:pStyle w:val="FirstParagraph"/>
      </w:pPr>
      <w:r>
        <w:t>The authors declare that the research was conducted without any commercial or financial relationships construed as as a potential conflict of interest.</w:t>
      </w:r>
      <w:bookmarkEnd w:id="208"/>
    </w:p>
    <w:sectPr w:rsidR="00724F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0821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245728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o Alejandro Navarrete Signorile">
    <w15:presenceInfo w15:providerId="Windows Live" w15:userId="1d159cba48b6d9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FD"/>
    <w:rsid w:val="000C42FE"/>
    <w:rsid w:val="000E5031"/>
    <w:rsid w:val="00117121"/>
    <w:rsid w:val="004A0739"/>
    <w:rsid w:val="00594920"/>
    <w:rsid w:val="00724FFD"/>
    <w:rsid w:val="007B595F"/>
    <w:rsid w:val="007E408E"/>
    <w:rsid w:val="00B9662D"/>
    <w:rsid w:val="00E01B78"/>
    <w:rsid w:val="00E073A4"/>
    <w:rsid w:val="00EB75BF"/>
    <w:rsid w:val="00F8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B50620"/>
  <w15:docId w15:val="{0EB49CF7-D318-0946-8AE8-782DD82D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7B595F"/>
    <w:pPr>
      <w:spacing w:after="0"/>
    </w:pPr>
  </w:style>
  <w:style w:type="character" w:styleId="UnresolvedMention">
    <w:name w:val="Unresolved Mention"/>
    <w:basedOn w:val="DefaultParagraphFont"/>
    <w:uiPriority w:val="99"/>
    <w:semiHidden/>
    <w:unhideWhenUsed/>
    <w:rsid w:val="00E01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24</Pages>
  <Words>10438</Words>
  <Characters>59501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A Unified Probabilistic Framework for Non-Stationary Heart Rate Variability Analysis</vt:lpstr>
    </vt:vector>
  </TitlesOfParts>
  <Company/>
  <LinksUpToDate>false</LinksUpToDate>
  <CharactersWithSpaces>69800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Unified Probabilistic Framework for Non-Stationary Heart Rate Variability Analysis</dc:title>
  <dc:creator>Matías Castillo-Aguilar; Cristian Núñez-Espinosa</dc:creator>
  <cp:keywords/>
  <cp:lastModifiedBy>Marcelo Alejandro Navarrete Signorile</cp:lastModifiedBy>
  <cp:revision>7</cp:revision>
  <dcterms:created xsi:type="dcterms:W3CDTF">2025-10-03T16:36:00Z</dcterms:created>
  <dcterms:modified xsi:type="dcterms:W3CDTF">2025-10-09T21:37:00Z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date-modified">
    <vt:lpwstr>2025-10-02</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ther-links">
    <vt:lpwstr/>
  </property>
  <property fmtid="{D5CDD505-2E9C-101B-9397-08002B2CF9AE}" pid="14" name="toc-title">
    <vt:lpwstr>Table of contents</vt:lpwstr>
  </property>
</Properties>
</file>