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BE7D7" w14:textId="77777777" w:rsidR="009022C7" w:rsidRDefault="00000000">
      <w:pPr>
        <w:pStyle w:val="FirstParagraph"/>
      </w:pPr>
      <w:r>
        <w:rPr>
          <w:b/>
          <w:bCs/>
        </w:rPr>
        <w:t>Title</w:t>
      </w:r>
      <w:r>
        <w:t>: BAND: A Unified Probabilistic Framework for Non-Stationary Heart Rate Variability Analysis.</w:t>
      </w:r>
    </w:p>
    <w:p w14:paraId="0EF9F42E" w14:textId="41DC19F0" w:rsidR="009022C7" w:rsidRPr="00AC00FC" w:rsidRDefault="00000000">
      <w:pPr>
        <w:pStyle w:val="Textoindependiente"/>
        <w:rPr>
          <w:lang w:val="es-CL"/>
        </w:rPr>
      </w:pPr>
      <w:proofErr w:type="spellStart"/>
      <w:r w:rsidRPr="00AC00FC">
        <w:rPr>
          <w:b/>
          <w:lang w:val="es-CL"/>
        </w:rPr>
        <w:t>Authors</w:t>
      </w:r>
      <w:proofErr w:type="spellEnd"/>
      <w:r w:rsidRPr="00AC00FC">
        <w:rPr>
          <w:lang w:val="es-CL"/>
        </w:rPr>
        <w:t>: Matías Castillo-Aguilar</w:t>
      </w:r>
      <w:r w:rsidRPr="00AC00FC">
        <w:rPr>
          <w:vertAlign w:val="superscript"/>
          <w:lang w:val="es-CL"/>
        </w:rPr>
        <w:t>1,2</w:t>
      </w:r>
      <w:r w:rsidRPr="00AC00FC">
        <w:rPr>
          <w:lang w:val="es-CL"/>
        </w:rPr>
        <w:t>, David Medina-Ortiz</w:t>
      </w:r>
      <w:r w:rsidRPr="00AC00FC">
        <w:rPr>
          <w:vertAlign w:val="superscript"/>
          <w:lang w:val="es-CL"/>
        </w:rPr>
        <w:t>3,4</w:t>
      </w:r>
      <w:r w:rsidRPr="00AC00FC">
        <w:rPr>
          <w:lang w:val="es-CL"/>
        </w:rPr>
        <w:t xml:space="preserve">, </w:t>
      </w:r>
      <w:ins w:id="16" w:author="Matías Castillo-Aguilar" w:date="2026-08-10T02:45:00Z">
        <w:r w:rsidRPr="00AC00FC">
          <w:rPr>
            <w:lang w:val="es-CL"/>
          </w:rPr>
          <w:t>Ruby Méndez Muñoz</w:t>
        </w:r>
        <w:r w:rsidRPr="00AC00FC">
          <w:rPr>
            <w:vertAlign w:val="superscript"/>
            <w:lang w:val="es-CL"/>
          </w:rPr>
          <w:t>1,2</w:t>
        </w:r>
        <w:r w:rsidRPr="00AC00FC">
          <w:rPr>
            <w:lang w:val="es-CL"/>
          </w:rPr>
          <w:t>, Diego Mabe-Castro</w:t>
        </w:r>
        <w:r w:rsidRPr="00AC00FC">
          <w:rPr>
            <w:vertAlign w:val="superscript"/>
            <w:lang w:val="es-CL"/>
          </w:rPr>
          <w:t>1,2</w:t>
        </w:r>
        <w:r w:rsidRPr="00AC00FC">
          <w:rPr>
            <w:lang w:val="es-CL"/>
          </w:rPr>
          <w:t>, Noah Beelders</w:t>
        </w:r>
        <w:r w:rsidRPr="00AC00FC">
          <w:rPr>
            <w:vertAlign w:val="superscript"/>
            <w:lang w:val="es-CL"/>
          </w:rPr>
          <w:t>5</w:t>
        </w:r>
        <w:r w:rsidRPr="00AC00FC">
          <w:rPr>
            <w:lang w:val="es-CL"/>
          </w:rPr>
          <w:t>, Atenea Uribe-Ojeda</w:t>
        </w:r>
        <w:r w:rsidRPr="00AC00FC">
          <w:rPr>
            <w:vertAlign w:val="superscript"/>
            <w:lang w:val="es-CL"/>
          </w:rPr>
          <w:t>1,2</w:t>
        </w:r>
        <w:r w:rsidRPr="00AC00FC">
          <w:rPr>
            <w:lang w:val="es-CL"/>
          </w:rPr>
          <w:t xml:space="preserve">, </w:t>
        </w:r>
      </w:ins>
      <w:r w:rsidRPr="00AC00FC">
        <w:rPr>
          <w:lang w:val="es-CL"/>
        </w:rPr>
        <w:t>Marcelo A. Navarrete</w:t>
      </w:r>
      <w:r w:rsidRPr="00AC00FC">
        <w:rPr>
          <w:vertAlign w:val="superscript"/>
          <w:lang w:val="es-CL"/>
        </w:rPr>
        <w:t>1,2</w:t>
      </w:r>
      <w:del w:id="17" w:author="Matías Castillo-Aguilar" w:date="2026-08-10T02:45:00Z">
        <w:r w:rsidRPr="00FD3C27">
          <w:rPr>
            <w:lang w:val="es-CL"/>
          </w:rPr>
          <w:delText>,</w:delText>
        </w:r>
      </w:del>
      <w:ins w:id="18" w:author="Matías Castillo-Aguilar" w:date="2026-08-10T02:45:00Z">
        <w:r w:rsidRPr="00AC00FC">
          <w:rPr>
            <w:lang w:val="es-CL"/>
          </w:rPr>
          <w:t xml:space="preserve"> and</w:t>
        </w:r>
      </w:ins>
      <w:r w:rsidRPr="00AC00FC">
        <w:rPr>
          <w:lang w:val="es-CL"/>
        </w:rPr>
        <w:t xml:space="preserve"> Cristian Núñez-Espinosa</w:t>
      </w:r>
      <w:r w:rsidRPr="00AC00FC">
        <w:rPr>
          <w:vertAlign w:val="superscript"/>
          <w:lang w:val="es-CL"/>
        </w:rPr>
        <w:t>1,2</w:t>
      </w:r>
      <w:r w:rsidRPr="00AC00FC">
        <w:rPr>
          <w:lang w:val="es-CL"/>
        </w:rPr>
        <w:t>*.</w:t>
      </w:r>
    </w:p>
    <w:p w14:paraId="261950B8" w14:textId="77777777" w:rsidR="009022C7" w:rsidRDefault="00000000">
      <w:pPr>
        <w:pStyle w:val="Afiliation"/>
      </w:pPr>
      <w:r>
        <w:rPr>
          <w:vertAlign w:val="superscript"/>
        </w:rPr>
        <w:t>1</w:t>
      </w:r>
      <w:r>
        <w:t xml:space="preserve"> Centro Asistencial Docente y de Investigación (CADI-UMAG), Punta Arenas, Chile.</w:t>
      </w:r>
    </w:p>
    <w:p w14:paraId="343A6BAD" w14:textId="77777777" w:rsidR="009022C7" w:rsidRDefault="00000000">
      <w:pPr>
        <w:pStyle w:val="Afiliation"/>
      </w:pPr>
      <w:r>
        <w:rPr>
          <w:vertAlign w:val="superscript"/>
        </w:rPr>
        <w:t>2</w:t>
      </w:r>
      <w:r>
        <w:t xml:space="preserve"> Escuela de Medicina, Universidad de Magallanes (UMAG), Punta Arenas, Chile.</w:t>
      </w:r>
    </w:p>
    <w:p w14:paraId="4041949A" w14:textId="1539F60C" w:rsidR="009022C7" w:rsidRDefault="00000000">
      <w:pPr>
        <w:pStyle w:val="Afiliation"/>
        <w:rPr>
          <w:rPrChange w:id="19" w:author="Matías Castillo-Aguilar" w:date="2026-08-10T02:45:00Z">
            <w:rPr>
              <w:lang w:val="en-US"/>
            </w:rPr>
          </w:rPrChange>
        </w:rPr>
      </w:pPr>
      <w:r>
        <w:rPr>
          <w:vertAlign w:val="superscript"/>
        </w:rPr>
        <w:t>3</w:t>
      </w:r>
      <w:r>
        <w:t xml:space="preserve"> Departamento de Ingeniería en Computación, Universidad de Magallanes, Punta Arenas, Chile.</w:t>
      </w:r>
      <w:del w:id="20" w:author="Matías Castillo-Aguilar" w:date="2026-08-10T02:45:00Z">
        <w:r>
          <w:delText xml:space="preserve"> </w:delText>
        </w:r>
      </w:del>
      <w:moveFromRangeStart w:id="21" w:author="Matías Castillo-Aguilar" w:date="2026-08-10T02:45:00Z" w:name="move237222340"/>
      <w:moveFrom w:id="22" w:author="Matías Castillo-Aguilar" w:date="2026-08-10T02:45:00Z">
        <w:r>
          <w:rPr>
            <w:vertAlign w:val="superscript"/>
            <w:rPrChange w:id="23" w:author="Matías Castillo-Aguilar" w:date="2026-08-10T02:45:00Z">
              <w:rPr>
                <w:vertAlign w:val="superscript"/>
                <w:lang w:val="en-US"/>
              </w:rPr>
            </w:rPrChange>
          </w:rPr>
          <w:t>4</w:t>
        </w:r>
        <w:r>
          <w:rPr>
            <w:rPrChange w:id="24" w:author="Matías Castillo-Aguilar" w:date="2026-08-10T02:45:00Z">
              <w:rPr>
                <w:lang w:val="en-US"/>
              </w:rPr>
            </w:rPrChange>
          </w:rPr>
          <w:t xml:space="preserve"> Centre for Biotechnology and Bioengineering, CeBiB, Universidad de Chile, Santiago, Chile.</w:t>
        </w:r>
      </w:moveFrom>
      <w:moveFromRangeEnd w:id="21"/>
    </w:p>
    <w:p w14:paraId="2EEEC019" w14:textId="77777777" w:rsidR="009022C7" w:rsidRPr="00AC00FC" w:rsidRDefault="00000000">
      <w:pPr>
        <w:pStyle w:val="Afiliation"/>
        <w:rPr>
          <w:ins w:id="25" w:author="Matías Castillo-Aguilar" w:date="2026-08-10T02:45:00Z"/>
          <w:lang w:val="en-US"/>
        </w:rPr>
      </w:pPr>
      <w:moveToRangeStart w:id="26" w:author="Matías Castillo-Aguilar" w:date="2026-08-10T02:45:00Z" w:name="move237222340"/>
      <w:moveTo w:id="27" w:author="Matías Castillo-Aguilar" w:date="2026-08-10T02:45:00Z">
        <w:r w:rsidRPr="00AC00FC">
          <w:rPr>
            <w:vertAlign w:val="superscript"/>
            <w:lang w:val="en-US"/>
          </w:rPr>
          <w:t>4</w:t>
        </w:r>
        <w:r w:rsidRPr="00AC00FC">
          <w:rPr>
            <w:lang w:val="en-US"/>
          </w:rPr>
          <w:t xml:space="preserve"> Centre for Biotechnology and Bioengineering, CeBiB, Universidad de Chile, Santiago, Chile.</w:t>
        </w:r>
      </w:moveTo>
      <w:moveToRangeEnd w:id="26"/>
    </w:p>
    <w:p w14:paraId="184C44FE" w14:textId="77777777" w:rsidR="009022C7" w:rsidRPr="00AC00FC" w:rsidRDefault="00000000">
      <w:pPr>
        <w:pStyle w:val="Afiliation"/>
        <w:rPr>
          <w:ins w:id="28" w:author="Matías Castillo-Aguilar" w:date="2026-08-10T02:45:00Z"/>
          <w:lang w:val="en-US"/>
        </w:rPr>
      </w:pPr>
      <w:ins w:id="29" w:author="Matías Castillo-Aguilar" w:date="2026-08-10T02:45:00Z">
        <w:r w:rsidRPr="00AC00FC">
          <w:rPr>
            <w:vertAlign w:val="superscript"/>
            <w:lang w:val="en-US"/>
          </w:rPr>
          <w:t>5</w:t>
        </w:r>
        <w:r w:rsidRPr="00AC00FC">
          <w:rPr>
            <w:lang w:val="en-US"/>
          </w:rPr>
          <w:t xml:space="preserve"> Department of Mathematics, University of Munich, Theresienstraße 39, 80333 Munich, Germany.</w:t>
        </w:r>
      </w:ins>
    </w:p>
    <w:p w14:paraId="40FF89CF" w14:textId="77777777" w:rsidR="009022C7" w:rsidRPr="00AC00FC" w:rsidRDefault="00000000">
      <w:pPr>
        <w:pStyle w:val="Ttulo3"/>
        <w:rPr>
          <w:lang w:val="es-CL"/>
        </w:rPr>
      </w:pPr>
      <w:bookmarkStart w:id="30" w:name="correspondence"/>
      <w:r w:rsidRPr="00AC00FC">
        <w:rPr>
          <w:lang w:val="es-CL"/>
        </w:rPr>
        <w:t>*Correspondence</w:t>
      </w:r>
    </w:p>
    <w:p w14:paraId="26569342" w14:textId="77777777" w:rsidR="009022C7" w:rsidRDefault="00000000">
      <w:pPr>
        <w:pStyle w:val="FirstParagraph"/>
      </w:pPr>
      <w:r w:rsidRPr="00AC00FC">
        <w:rPr>
          <w:lang w:val="es-CL"/>
        </w:rPr>
        <w:t xml:space="preserve">Cristian Núñez-Espinosa, Escuela de Medicina, Universidad de Magallanes, Punta Arenas, Chile. Centro Asistencial de Docencia e Investigación CADI-UMAG, Chile. e-mail: </w:t>
      </w:r>
      <w:r>
        <w:fldChar w:fldCharType="begin"/>
      </w:r>
      <w:r w:rsidRPr="00AC00FC">
        <w:rPr>
          <w:lang w:val="es-CL"/>
        </w:rPr>
        <w:instrText>HYPERLINK "mailto:cristian.nunez@umag.cl" \h</w:instrText>
      </w:r>
      <w:r>
        <w:fldChar w:fldCharType="separate"/>
      </w:r>
      <w:r w:rsidRPr="00AC00FC">
        <w:rPr>
          <w:rStyle w:val="Hipervnculo"/>
          <w:lang w:val="es-CL"/>
        </w:rPr>
        <w:t>cristian.nunez@umag.cl</w:t>
      </w:r>
      <w:r>
        <w:rPr>
          <w:rStyle w:val="Hipervnculo"/>
          <w:rPrChange w:id="31" w:author="Matías Castillo-Aguilar" w:date="2026-08-10T02:45:00Z">
            <w:rPr>
              <w:rStyle w:val="Hipervnculo"/>
              <w:lang w:val="es-CL"/>
            </w:rPr>
          </w:rPrChange>
        </w:rPr>
        <w:fldChar w:fldCharType="end"/>
      </w:r>
      <w:r w:rsidRPr="00AC00FC">
        <w:rPr>
          <w:lang w:val="es-CL"/>
        </w:rPr>
        <w:t xml:space="preserve">. </w:t>
      </w:r>
      <w:r>
        <w:t>Address: Avenida Bulnes 01855, Box 113-D. Phone: +56 61 2201411.</w:t>
      </w:r>
    </w:p>
    <w:p w14:paraId="625C0246" w14:textId="77777777" w:rsidR="009022C7" w:rsidRDefault="00000000">
      <w:r>
        <w:br w:type="page"/>
      </w:r>
    </w:p>
    <w:p w14:paraId="7ED01337" w14:textId="77777777" w:rsidR="009022C7" w:rsidRDefault="00000000">
      <w:pPr>
        <w:pStyle w:val="Textoindependiente"/>
      </w:pPr>
      <w:r>
        <w:lastRenderedPageBreak/>
        <w:t>This document provides supplementary information, extended analyses, and technical details to support the findings presented in the main manuscript. The goal of this supplement is to ensure full methodological transparency, computational reproducibility, and to provide a comprehensive validation of the proposed model.</w:t>
      </w:r>
    </w:p>
    <w:p w14:paraId="0F7E1261" w14:textId="77777777" w:rsidR="009022C7" w:rsidRDefault="00000000">
      <w:pPr>
        <w:pStyle w:val="Ttulo1"/>
      </w:pPr>
      <w:bookmarkStart w:id="32" w:name="s1-model-implementation-priors"/>
      <w:bookmarkEnd w:id="30"/>
      <w:r>
        <w:t>S1: Model Implementation &amp; Priors</w:t>
      </w:r>
    </w:p>
    <w:p w14:paraId="7293CE34" w14:textId="77777777" w:rsidR="009022C7" w:rsidRDefault="00000000">
      <w:pPr>
        <w:pStyle w:val="FirstParagraph"/>
      </w:pPr>
      <w:r>
        <w:t>This section details the full implementation of the model, including the complete model code, justification for all prior distributions, and an analysis of the model’s sensitivity to these choices.</w:t>
      </w:r>
    </w:p>
    <w:p w14:paraId="2B5A9F39" w14:textId="77777777" w:rsidR="009022C7" w:rsidRDefault="00000000">
      <w:pPr>
        <w:pStyle w:val="Ttulo2"/>
      </w:pPr>
      <w:bookmarkStart w:id="33" w:name="s1.1-fully-commented-stan-model-code"/>
      <w:r>
        <w:t>S1.1: Fully Commented Stan Model Code</w:t>
      </w:r>
    </w:p>
    <w:p w14:paraId="4E9B0AC6" w14:textId="77777777" w:rsidR="009022C7" w:rsidRDefault="00000000">
      <w:pPr>
        <w:pStyle w:val="FirstParagraph"/>
      </w:pPr>
      <w:r>
        <w:t>Below is the complete, line-by-line commented code for the generative model implemented in the Stan programming language. The comments explain the function of each parameter, transformation, and sampling statement.</w:t>
      </w:r>
    </w:p>
    <w:p w14:paraId="2CF92932" w14:textId="72AC2330" w:rsidR="009022C7" w:rsidRDefault="00000000">
      <w:pPr>
        <w:pStyle w:val="SourceCode"/>
      </w:pPr>
      <w:r>
        <w:rPr>
          <w:rStyle w:val="CommentTok"/>
        </w:rPr>
        <w:t>// Stan Implementation of the Full Generative R-R Interval Model</w:t>
      </w:r>
      <w:r>
        <w:br/>
      </w:r>
      <w:r>
        <w:rPr>
          <w:rStyle w:val="CommentTok"/>
        </w:rPr>
        <w:t>//</w:t>
      </w:r>
      <w:r>
        <w:br/>
      </w:r>
      <w:r>
        <w:rPr>
          <w:rStyle w:val="CommentTok"/>
        </w:rPr>
        <w:t>// This model deconstructs an R-R interval time series into several components:</w:t>
      </w:r>
      <w:r>
        <w:br/>
      </w:r>
      <w:r>
        <w:rPr>
          <w:rStyle w:val="CommentTok"/>
        </w:rPr>
        <w:t>// 1. A time-varying baseline (mean R-R interval).</w:t>
      </w:r>
      <w:r>
        <w:br/>
      </w:r>
      <w:r>
        <w:rPr>
          <w:rStyle w:val="CommentTok"/>
        </w:rPr>
        <w:t>// 2. A time-varying total standard deviation (SDNN).</w:t>
      </w:r>
      <w:r>
        <w:br/>
      </w:r>
      <w:r>
        <w:rPr>
          <w:rStyle w:val="CommentTok"/>
        </w:rPr>
        <w:t>// 3. A structured, oscillatory signal representing physiological variability.</w:t>
      </w:r>
      <w:r>
        <w:br/>
      </w:r>
      <w:r>
        <w:rPr>
          <w:rStyle w:val="CommentTok"/>
        </w:rPr>
        <w:t>// 4. An unstructured residual noise component.</w:t>
      </w:r>
      <w:r>
        <w:br/>
      </w:r>
      <w:r>
        <w:rPr>
          <w:rStyle w:val="CommentTok"/>
        </w:rPr>
        <w:t>// The model uses a double-logistic form to capture a perturbation-recovery dynamic.</w:t>
      </w:r>
      <w:r>
        <w:br/>
      </w:r>
      <w:r>
        <w:br/>
      </w:r>
      <w:r>
        <w:rPr>
          <w:rStyle w:val="CommentTok"/>
        </w:rPr>
        <w:t>// =====================================================================</w:t>
      </w:r>
      <w:r>
        <w:br/>
      </w:r>
      <w:r>
        <w:rPr>
          <w:rStyle w:val="CommentTok"/>
        </w:rPr>
        <w:t>// Functions Block</w:t>
      </w:r>
      <w:r>
        <w:br/>
      </w:r>
      <w:r>
        <w:rPr>
          <w:rStyle w:val="CommentTok"/>
        </w:rPr>
        <w:t>// =====================================================================</w:t>
      </w:r>
      <w:r>
        <w:br/>
      </w:r>
      <w:r>
        <w:rPr>
          <w:rStyle w:val="CommentTok"/>
        </w:rPr>
        <w:t>// This block defines custom functions that can be used elsewhere in the Stan program.</w:t>
      </w:r>
      <w:r>
        <w:br/>
      </w:r>
      <w:r>
        <w:rPr>
          <w:rStyle w:val="CommentTok"/>
        </w:rPr>
        <w:t>// Defining functions here is efficient, especially for repeated calculations.</w:t>
      </w:r>
      <w:r>
        <w:br/>
      </w:r>
      <w:r>
        <w:rPr>
          <w:rStyle w:val="KeywordTok"/>
        </w:rPr>
        <w:t>functions</w:t>
      </w:r>
      <w:r>
        <w:rPr>
          <w:rStyle w:val="NormalTok"/>
        </w:rPr>
        <w:t xml:space="preserve"> {</w:t>
      </w:r>
      <w:r>
        <w:br/>
      </w:r>
      <w:r>
        <w:rPr>
          <w:rStyle w:val="NormalTok"/>
        </w:rPr>
        <w:t xml:space="preserve">  </w:t>
      </w:r>
      <w:r>
        <w:rPr>
          <w:rStyle w:val="CommentTok"/>
        </w:rPr>
        <w:t>/**</w:t>
      </w:r>
      <w:r>
        <w:br/>
      </w:r>
      <w:r>
        <w:rPr>
          <w:rStyle w:val="CommentTok"/>
        </w:rPr>
        <w:t xml:space="preserve">   * Calculates a standard logistic growth curve (sigmoid).</w:t>
      </w:r>
      <w:r>
        <w:br/>
      </w:r>
      <w:r>
        <w:rPr>
          <w:rStyle w:val="CommentTok"/>
        </w:rPr>
        <w:t xml:space="preserve">   * This function is a fundamental building block for modeling dynamic changes over time.</w:t>
      </w:r>
      <w:r>
        <w:br/>
      </w:r>
      <w:r>
        <w:rPr>
          <w:rStyle w:val="CommentTok"/>
        </w:rPr>
        <w:t xml:space="preserve">   * </w:t>
      </w:r>
      <w:r>
        <w:rPr>
          <w:rStyle w:val="AnnotationTok"/>
        </w:rPr>
        <w:t>@param</w:t>
      </w:r>
      <w:r>
        <w:rPr>
          <w:rStyle w:val="CommentTok"/>
        </w:rPr>
        <w:t xml:space="preserve"> t The time vector.</w:t>
      </w:r>
      <w:r>
        <w:br/>
      </w:r>
      <w:r>
        <w:rPr>
          <w:rStyle w:val="CommentTok"/>
        </w:rPr>
        <w:t xml:space="preserve">   * </w:t>
      </w:r>
      <w:r>
        <w:rPr>
          <w:rStyle w:val="AnnotationTok"/>
        </w:rPr>
        <w:t>@param</w:t>
      </w:r>
      <w:r>
        <w:rPr>
          <w:rStyle w:val="CommentTok"/>
        </w:rPr>
        <w:t xml:space="preserve"> location The time point of the curve's inflection point (midpoint).</w:t>
      </w:r>
      <w:r>
        <w:br/>
      </w:r>
      <w:r>
        <w:rPr>
          <w:rStyle w:val="CommentTok"/>
        </w:rPr>
        <w:t xml:space="preserve">   * </w:t>
      </w:r>
      <w:r>
        <w:rPr>
          <w:rStyle w:val="AnnotationTok"/>
        </w:rPr>
        <w:t>@param</w:t>
      </w:r>
      <w:r>
        <w:rPr>
          <w:rStyle w:val="CommentTok"/>
        </w:rPr>
        <w:t xml:space="preserve"> rate The steepness or rate of the transition.</w:t>
      </w:r>
      <w:r>
        <w:br/>
      </w:r>
      <w:r>
        <w:rPr>
          <w:rStyle w:val="CommentTok"/>
        </w:rPr>
        <w:t xml:space="preserve">   * </w:t>
      </w:r>
      <w:r>
        <w:rPr>
          <w:rStyle w:val="AnnotationTok"/>
        </w:rPr>
        <w:t>@return</w:t>
      </w:r>
      <w:r>
        <w:rPr>
          <w:rStyle w:val="CommentTok"/>
        </w:rPr>
        <w:t xml:space="preserve"> A vector of values between 0 and 1 representing the logistic curve.</w:t>
      </w:r>
      <w:r>
        <w:br/>
      </w:r>
      <w:r>
        <w:rPr>
          <w:rStyle w:val="CommentTok"/>
        </w:rPr>
        <w:t xml:space="preserve">   */</w:t>
      </w:r>
      <w:r>
        <w:br/>
      </w:r>
      <w:r>
        <w:rPr>
          <w:rStyle w:val="NormalTok"/>
        </w:rPr>
        <w:t xml:space="preserve">  </w:t>
      </w:r>
      <w:r>
        <w:rPr>
          <w:rStyle w:val="DataTypeTok"/>
        </w:rPr>
        <w:t>vector</w:t>
      </w:r>
      <w:r>
        <w:rPr>
          <w:rStyle w:val="NormalTok"/>
        </w:rPr>
        <w:t xml:space="preserve"> logistic_curve(</w:t>
      </w:r>
      <w:r>
        <w:rPr>
          <w:rStyle w:val="DataTypeTok"/>
        </w:rPr>
        <w:t>vector</w:t>
      </w:r>
      <w:r>
        <w:rPr>
          <w:rStyle w:val="NormalTok"/>
        </w:rPr>
        <w:t xml:space="preserve"> t, </w:t>
      </w:r>
      <w:r>
        <w:rPr>
          <w:rStyle w:val="DataTypeTok"/>
        </w:rPr>
        <w:t>real</w:t>
      </w:r>
      <w:r>
        <w:rPr>
          <w:rStyle w:val="NormalTok"/>
        </w:rPr>
        <w:t xml:space="preserve"> location, </w:t>
      </w:r>
      <w:r>
        <w:rPr>
          <w:rStyle w:val="DataTypeTok"/>
        </w:rPr>
        <w:t>real</w:t>
      </w:r>
      <w:r>
        <w:rPr>
          <w:rStyle w:val="NormalTok"/>
        </w:rPr>
        <w:t xml:space="preserve"> rate) {</w:t>
      </w:r>
      <w:r>
        <w:br/>
      </w:r>
      <w:r>
        <w:rPr>
          <w:rStyle w:val="NormalTok"/>
        </w:rPr>
        <w:t xml:space="preserve">    </w:t>
      </w:r>
      <w:r>
        <w:rPr>
          <w:rStyle w:val="ControlFlowTok"/>
        </w:rPr>
        <w:t>return</w:t>
      </w:r>
      <w:r>
        <w:rPr>
          <w:rStyle w:val="NormalTok"/>
        </w:rPr>
        <w:t xml:space="preserve"> inv_logit(rate * (t - location));</w:t>
      </w:r>
      <w:r>
        <w:br/>
      </w:r>
      <w:r>
        <w:rPr>
          <w:rStyle w:val="NormalTok"/>
        </w:rPr>
        <w:t xml:space="preserve">  }</w:t>
      </w:r>
      <w:r>
        <w:br/>
      </w:r>
      <w:r>
        <w:rPr>
          <w:rStyle w:val="NormalTok"/>
        </w:rPr>
        <w:t>}</w:t>
      </w:r>
      <w:r>
        <w:br/>
      </w:r>
      <w:r>
        <w:br/>
      </w:r>
      <w:r>
        <w:rPr>
          <w:rStyle w:val="CommentTok"/>
        </w:rPr>
        <w:t>// =====================================================================</w:t>
      </w:r>
      <w:r>
        <w:br/>
      </w:r>
      <w:r>
        <w:rPr>
          <w:rStyle w:val="CommentTok"/>
        </w:rPr>
        <w:t>// Data Block</w:t>
      </w:r>
      <w:r>
        <w:br/>
      </w:r>
      <w:r>
        <w:rPr>
          <w:rStyle w:val="CommentTok"/>
        </w:rPr>
        <w:t>// =====================================================================</w:t>
      </w:r>
      <w:r>
        <w:br/>
      </w:r>
      <w:r>
        <w:rPr>
          <w:rStyle w:val="CommentTok"/>
        </w:rPr>
        <w:t>// This block declares all the data that will be passed into the model from</w:t>
      </w:r>
      <w:r>
        <w:br/>
      </w:r>
      <w:r>
        <w:rPr>
          <w:rStyle w:val="CommentTok"/>
        </w:rPr>
        <w:t>// an external source (e.g., R or Python).</w:t>
      </w:r>
      <w:r>
        <w:br/>
      </w:r>
      <w:r>
        <w:rPr>
          <w:rStyle w:val="KeywordTok"/>
        </w:rPr>
        <w:t>data</w:t>
      </w:r>
      <w:r>
        <w:rPr>
          <w:rStyle w:val="NormalTok"/>
        </w:rPr>
        <w:t xml:space="preserve"> {</w:t>
      </w:r>
      <w:r>
        <w:br/>
      </w:r>
      <w:r>
        <w:rPr>
          <w:rStyle w:val="NormalTok"/>
        </w:rPr>
        <w:t xml:space="preserve">  </w:t>
      </w:r>
      <w:r>
        <w:rPr>
          <w:rStyle w:val="CommentTok"/>
        </w:rPr>
        <w:t>// --- Observed Data ---</w:t>
      </w:r>
      <w:r>
        <w:br/>
      </w:r>
      <w:r>
        <w:rPr>
          <w:rStyle w:val="NormalTok"/>
        </w:rPr>
        <w:t xml:space="preserve">  </w:t>
      </w:r>
      <w:r>
        <w:rPr>
          <w:rStyle w:val="DataTypeTok"/>
        </w:rPr>
        <w:t>int</w:t>
      </w:r>
      <w:r>
        <w:rPr>
          <w:rStyle w:val="NormalTok"/>
        </w:rPr>
        <w:t>&lt;</w:t>
      </w:r>
      <w:r>
        <w:rPr>
          <w:rStyle w:val="KeywordTok"/>
        </w:rPr>
        <w:t>lower</w:t>
      </w:r>
      <w:r>
        <w:rPr>
          <w:rStyle w:val="NormalTok"/>
        </w:rPr>
        <w:t>=</w:t>
      </w:r>
      <w:r>
        <w:rPr>
          <w:rStyle w:val="DecValTok"/>
        </w:rPr>
        <w:t>1</w:t>
      </w:r>
      <w:r>
        <w:rPr>
          <w:rStyle w:val="NormalTok"/>
        </w:rPr>
        <w:t xml:space="preserve">&gt; N;              </w:t>
      </w:r>
      <w:r>
        <w:rPr>
          <w:rStyle w:val="CommentTok"/>
        </w:rPr>
        <w:t>// Number of data points in the time series.</w:t>
      </w:r>
      <w:r>
        <w:br/>
      </w:r>
      <w:r>
        <w:rPr>
          <w:rStyle w:val="NormalTok"/>
        </w:rPr>
        <w:t xml:space="preserve">  </w:t>
      </w:r>
      <w:r>
        <w:rPr>
          <w:rStyle w:val="DataTypeTok"/>
        </w:rPr>
        <w:t>vector</w:t>
      </w:r>
      <w:r>
        <w:rPr>
          <w:rStyle w:val="NormalTok"/>
        </w:rPr>
        <w:t xml:space="preserve">[N] t;                 </w:t>
      </w:r>
      <w:r>
        <w:rPr>
          <w:rStyle w:val="CommentTok"/>
        </w:rPr>
        <w:t>// Time vector (e.g., in minutes).</w:t>
      </w:r>
      <w:r>
        <w:br/>
      </w:r>
      <w:r>
        <w:rPr>
          <w:rStyle w:val="NormalTok"/>
        </w:rPr>
        <w:lastRenderedPageBreak/>
        <w:t xml:space="preserve">  </w:t>
      </w:r>
      <w:r>
        <w:rPr>
          <w:rStyle w:val="DataTypeTok"/>
        </w:rPr>
        <w:t>vector</w:t>
      </w:r>
      <w:r>
        <w:rPr>
          <w:rStyle w:val="NormalTok"/>
        </w:rPr>
        <w:t xml:space="preserve">[N] RR;                </w:t>
      </w:r>
      <w:r>
        <w:rPr>
          <w:rStyle w:val="CommentTok"/>
        </w:rPr>
        <w:t>// Observed R-R intervals (e.g., in ms).</w:t>
      </w:r>
      <w:r>
        <w:br/>
      </w:r>
      <w:r>
        <w:br/>
      </w:r>
      <w:r>
        <w:rPr>
          <w:rStyle w:val="NormalTok"/>
        </w:rPr>
        <w:t xml:space="preserve">  </w:t>
      </w:r>
      <w:r>
        <w:rPr>
          <w:rStyle w:val="CommentTok"/>
        </w:rPr>
        <w:t>// --- Fixed Spectral Components (treated as data) ---</w:t>
      </w:r>
      <w:r>
        <w:br/>
      </w:r>
      <w:r>
        <w:rPr>
          <w:rStyle w:val="NormalTok"/>
        </w:rPr>
        <w:t xml:space="preserve">  </w:t>
      </w:r>
      <w:r>
        <w:rPr>
          <w:rStyle w:val="CommentTok"/>
        </w:rPr>
        <w:t>// The model uses a fixed basis of sine and cosine waves.</w:t>
      </w:r>
      <w:r>
        <w:br/>
      </w:r>
      <w:r>
        <w:rPr>
          <w:rStyle w:val="NormalTok"/>
        </w:rPr>
        <w:t xml:space="preserve">  </w:t>
      </w:r>
      <w:r>
        <w:rPr>
          <w:rStyle w:val="CommentTok"/>
        </w:rPr>
        <w:t>// The frequencies are provided, and the model estimates their amplitudes.</w:t>
      </w:r>
      <w:r>
        <w:br/>
      </w:r>
      <w:r>
        <w:rPr>
          <w:rStyle w:val="NormalTok"/>
        </w:rPr>
        <w:t xml:space="preserve">  </w:t>
      </w:r>
      <w:r>
        <w:rPr>
          <w:rStyle w:val="DataTypeTok"/>
        </w:rPr>
        <w:t>int</w:t>
      </w:r>
      <w:r>
        <w:rPr>
          <w:rStyle w:val="NormalTok"/>
        </w:rPr>
        <w:t>&lt;</w:t>
      </w:r>
      <w:r>
        <w:rPr>
          <w:rStyle w:val="KeywordTok"/>
        </w:rPr>
        <w:t>lower</w:t>
      </w:r>
      <w:r>
        <w:rPr>
          <w:rStyle w:val="NormalTok"/>
        </w:rPr>
        <w:t>=</w:t>
      </w:r>
      <w:r>
        <w:rPr>
          <w:rStyle w:val="DecValTok"/>
        </w:rPr>
        <w:t>1</w:t>
      </w:r>
      <w:r>
        <w:rPr>
          <w:rStyle w:val="NormalTok"/>
        </w:rPr>
        <w:t xml:space="preserve">&gt; N_sin;          </w:t>
      </w:r>
      <w:r>
        <w:rPr>
          <w:rStyle w:val="CommentTok"/>
        </w:rPr>
        <w:t>// Number of sinusoids per frequency band.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freqs;  </w:t>
      </w:r>
      <w:r>
        <w:rPr>
          <w:rStyle w:val="CommentTok"/>
        </w:rPr>
        <w:t>// Pre-calculated frequencies for VLF, LF, and HF bands.</w:t>
      </w:r>
      <w:r>
        <w:br/>
      </w:r>
      <w:r>
        <w:br/>
      </w:r>
      <w:r>
        <w:rPr>
          <w:rStyle w:val="NormalTok"/>
        </w:rPr>
        <w:t xml:space="preserve">  </w:t>
      </w:r>
      <w:r>
        <w:rPr>
          <w:rStyle w:val="CommentTok"/>
        </w:rPr>
        <w:t>// --- Informative Priors on Double-Logistic (DL) parameters ---</w:t>
      </w:r>
      <w:r>
        <w:br/>
      </w:r>
      <w:r>
        <w:rPr>
          <w:rStyle w:val="NormalTok"/>
        </w:rPr>
        <w:t xml:space="preserve">  </w:t>
      </w:r>
      <w:r>
        <w:rPr>
          <w:rStyle w:val="CommentTok"/>
        </w:rPr>
        <w:t>// Passing these as data allows for setting subject-specific or experiment-specific</w:t>
      </w:r>
      <w:r>
        <w:br/>
      </w:r>
      <w:r>
        <w:rPr>
          <w:rStyle w:val="NormalTok"/>
        </w:rPr>
        <w:t xml:space="preserve">  </w:t>
      </w:r>
      <w:r>
        <w:rPr>
          <w:rStyle w:val="CommentTok"/>
        </w:rPr>
        <w:t>// priors, which can greatly improve model identifiability.</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tau_mu;        </w:t>
      </w:r>
      <w:r>
        <w:rPr>
          <w:rStyle w:val="CommentTok"/>
        </w:rPr>
        <w:t>// Expected time of the perturbation event.</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delta_mu;      </w:t>
      </w:r>
      <w:r>
        <w:rPr>
          <w:rStyle w:val="CommentTok"/>
        </w:rPr>
        <w:t>// Expected delay between perturbation and recovery.</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lambda_mu;     </w:t>
      </w:r>
      <w:r>
        <w:rPr>
          <w:rStyle w:val="CommentTok"/>
        </w:rPr>
        <w:t>// Expected rate of the perturbation.</w:t>
      </w:r>
      <w:r>
        <w:br/>
      </w:r>
      <w:r>
        <w:rPr>
          <w:rStyle w:val="NormalTok"/>
        </w:rPr>
        <w:t xml:space="preserve">  </w:t>
      </w:r>
      <w:r>
        <w:rPr>
          <w:rStyle w:val="DataTypeTok"/>
        </w:rPr>
        <w:t>real</w:t>
      </w:r>
      <w:r>
        <w:rPr>
          <w:rStyle w:val="NormalTok"/>
        </w:rPr>
        <w:t>&lt;</w:t>
      </w:r>
      <w:r>
        <w:rPr>
          <w:rStyle w:val="KeywordTok"/>
        </w:rPr>
        <w:t>lower</w:t>
      </w:r>
      <w:r>
        <w:rPr>
          <w:rStyle w:val="NormalTok"/>
        </w:rPr>
        <w:t>=</w:t>
      </w:r>
      <w:r>
        <w:rPr>
          <w:rStyle w:val="DecValTok"/>
        </w:rPr>
        <w:t>0</w:t>
      </w:r>
      <w:r>
        <w:rPr>
          <w:rStyle w:val="NormalTok"/>
        </w:rPr>
        <w:t xml:space="preserve">&gt; phi_mu;        </w:t>
      </w:r>
      <w:r>
        <w:rPr>
          <w:rStyle w:val="CommentTok"/>
        </w:rPr>
        <w:t>// Expected rate of the recovery.</w:t>
      </w:r>
      <w:r>
        <w:br/>
      </w:r>
      <w:r>
        <w:rPr>
          <w:rStyle w:val="NormalTok"/>
        </w:rPr>
        <w:t>}</w:t>
      </w:r>
      <w:r>
        <w:br/>
      </w:r>
      <w:r>
        <w:br/>
      </w:r>
      <w:r>
        <w:rPr>
          <w:rStyle w:val="CommentTok"/>
        </w:rPr>
        <w:t>// =====================================================================</w:t>
      </w:r>
      <w:r>
        <w:br/>
      </w:r>
      <w:r>
        <w:rPr>
          <w:rStyle w:val="CommentTok"/>
        </w:rPr>
        <w:t>// Transformed Data Block</w:t>
      </w:r>
      <w:r>
        <w:br/>
      </w:r>
      <w:r>
        <w:rPr>
          <w:rStyle w:val="CommentTok"/>
        </w:rPr>
        <w:t>// =====================================================================</w:t>
      </w:r>
      <w:r>
        <w:br/>
      </w:r>
      <w:r>
        <w:rPr>
          <w:rStyle w:val="CommentTok"/>
        </w:rPr>
        <w:t>// This block pre-computes quantities that depend only on the data.</w:t>
      </w:r>
      <w:r>
        <w:br/>
      </w:r>
      <w:r>
        <w:rPr>
          <w:rStyle w:val="CommentTok"/>
        </w:rPr>
        <w:t>// Performing these calculations here is highly efficient, as they are done</w:t>
      </w:r>
      <w:r>
        <w:br/>
      </w:r>
      <w:r>
        <w:rPr>
          <w:rStyle w:val="CommentTok"/>
        </w:rPr>
        <w:t>// only once before sampling begins, rather than on every iteration.</w:t>
      </w:r>
      <w:r>
        <w:br/>
      </w:r>
      <w:r>
        <w:rPr>
          <w:rStyle w:val="KeywordTok"/>
        </w:rPr>
        <w:t>transformed data</w:t>
      </w:r>
      <w:r>
        <w:rPr>
          <w:rStyle w:val="NormalTok"/>
        </w:rPr>
        <w:t xml:space="preserve"> {</w:t>
      </w:r>
      <w:r>
        <w:br/>
      </w:r>
      <w:r>
        <w:rPr>
          <w:rStyle w:val="NormalTok"/>
        </w:rPr>
        <w:t xml:space="preserve">  </w:t>
      </w:r>
      <w:r>
        <w:rPr>
          <w:rStyle w:val="CommentTok"/>
        </w:rPr>
        <w:t>// === Data-derived scaling parameters ===</w:t>
      </w:r>
      <w:r>
        <w:br/>
      </w:r>
      <w:r>
        <w:rPr>
          <w:rStyle w:val="NormalTok"/>
        </w:rPr>
        <w:t xml:space="preserve">  </w:t>
      </w:r>
      <w:r>
        <w:rPr>
          <w:rStyle w:val="CommentTok"/>
        </w:rPr>
        <w:t>// These are used to scale parameters to a more natural range (e.g., a standard</w:t>
      </w:r>
      <w:r>
        <w:br/>
      </w:r>
      <w:r>
        <w:rPr>
          <w:rStyle w:val="NormalTok"/>
        </w:rPr>
        <w:t xml:space="preserve">  </w:t>
      </w:r>
      <w:r>
        <w:rPr>
          <w:rStyle w:val="CommentTok"/>
        </w:rPr>
        <w:t>// normal scale), which makes defining priors and sampling more robust.</w:t>
      </w:r>
      <w:r>
        <w:br/>
      </w:r>
      <w:r>
        <w:rPr>
          <w:rStyle w:val="NormalTok"/>
        </w:rPr>
        <w:t xml:space="preserve">  </w:t>
      </w:r>
      <w:r>
        <w:rPr>
          <w:rStyle w:val="DataTypeTok"/>
        </w:rPr>
        <w:t>real</w:t>
      </w:r>
      <w:r>
        <w:rPr>
          <w:rStyle w:val="NormalTok"/>
        </w:rPr>
        <w:t xml:space="preserve"> rr_min = min(RR);</w:t>
      </w:r>
      <w:r>
        <w:br/>
      </w:r>
      <w:r>
        <w:rPr>
          <w:rStyle w:val="NormalTok"/>
        </w:rPr>
        <w:t xml:space="preserve">  </w:t>
      </w:r>
      <w:r>
        <w:rPr>
          <w:rStyle w:val="DataTypeTok"/>
        </w:rPr>
        <w:t>real</w:t>
      </w:r>
      <w:r>
        <w:rPr>
          <w:rStyle w:val="NormalTok"/>
        </w:rPr>
        <w:t xml:space="preserve"> rr_range = max(RR) - rr_min;</w:t>
      </w:r>
      <w:r>
        <w:br/>
      </w:r>
      <w:r>
        <w:rPr>
          <w:rStyle w:val="NormalTok"/>
        </w:rPr>
        <w:t xml:space="preserve">  </w:t>
      </w:r>
      <w:r>
        <w:rPr>
          <w:rStyle w:val="DataTypeTok"/>
        </w:rPr>
        <w:t>real</w:t>
      </w:r>
      <w:r>
        <w:rPr>
          <w:rStyle w:val="NormalTok"/>
        </w:rPr>
        <w:t xml:space="preserve"> rr_sd = sd(RR);</w:t>
      </w:r>
      <w:r>
        <w:br/>
      </w:r>
      <w:r>
        <w:rPr>
          <w:rStyle w:val="NormalTok"/>
        </w:rPr>
        <w:t xml:space="preserve">  </w:t>
      </w:r>
      <w:r>
        <w:rPr>
          <w:rStyle w:val="DataTypeTok"/>
        </w:rPr>
        <w:t>real</w:t>
      </w:r>
      <w:r>
        <w:rPr>
          <w:rStyle w:val="NormalTok"/>
        </w:rPr>
        <w:t xml:space="preserve"> t_min = min(t);</w:t>
      </w:r>
      <w:r>
        <w:br/>
      </w:r>
      <w:r>
        <w:rPr>
          <w:rStyle w:val="NormalTok"/>
        </w:rPr>
        <w:t xml:space="preserve">  </w:t>
      </w:r>
      <w:r>
        <w:rPr>
          <w:rStyle w:val="DataTypeTok"/>
        </w:rPr>
        <w:t>real</w:t>
      </w:r>
      <w:r>
        <w:rPr>
          <w:rStyle w:val="NormalTok"/>
        </w:rPr>
        <w:t xml:space="preserve"> t_range = max(t) - t_min;</w:t>
      </w:r>
      <w:r>
        <w:br/>
      </w:r>
      <w:r>
        <w:br/>
      </w:r>
      <w:r>
        <w:rPr>
          <w:rStyle w:val="NormalTok"/>
        </w:rPr>
        <w:t xml:space="preserve">  </w:t>
      </w:r>
      <w:r>
        <w:rPr>
          <w:rStyle w:val="CommentTok"/>
        </w:rPr>
        <w:t>// --- Precompute sine and cosine basis function templates ---</w:t>
      </w:r>
      <w:r>
        <w:br/>
      </w:r>
      <w:r>
        <w:rPr>
          <w:rStyle w:val="NormalTok"/>
        </w:rPr>
        <w:t xml:space="preserve">  </w:t>
      </w:r>
      <w:r>
        <w:rPr>
          <w:rStyle w:val="CommentTok"/>
        </w:rPr>
        <w:t>// These matrices hold the values of sin(2*pi*f*t) and cos(2*pi*f*t) for all</w:t>
      </w:r>
      <w:r>
        <w:br/>
      </w:r>
      <w:r>
        <w:rPr>
          <w:rStyle w:val="NormalTok"/>
        </w:rPr>
        <w:t xml:space="preserve">  </w:t>
      </w:r>
      <w:r>
        <w:rPr>
          <w:rStyle w:val="CommentTok"/>
        </w:rPr>
        <w:t>// time points and all basis frequencies. This is a major performance optimization.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 N_sin] sin_mat;</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 N_sin] cos_mat;</w:t>
      </w:r>
      <w:r>
        <w:br/>
      </w:r>
      <w:ins w:id="34" w:author="Matías Castillo-Aguilar" w:date="2026-08-10T02:45:00Z">
        <w:r>
          <w:br/>
        </w:r>
        <w:r>
          <w:rPr>
            <w:rStyle w:val="NormalTok"/>
          </w:rPr>
          <w:t xml:space="preserve">  </w:t>
        </w:r>
        <w:r>
          <w:rPr>
            <w:rStyle w:val="CommentTok"/>
          </w:rPr>
          <w:t>// Precomputed reciprocal of N, used to center each basis column (subtract</w:t>
        </w:r>
        <w:r>
          <w:br/>
        </w:r>
        <w:r>
          <w:rPr>
            <w:rStyle w:val="NormalTok"/>
          </w:rPr>
          <w:t xml:space="preserve">  </w:t>
        </w:r>
        <w:r>
          <w:rPr>
            <w:rStyle w:val="CommentTok"/>
          </w:rPr>
          <w:t>// its mean) below.</w:t>
        </w:r>
        <w:r>
          <w:br/>
        </w:r>
        <w:r>
          <w:rPr>
            <w:rStyle w:val="NormalTok"/>
          </w:rPr>
          <w:t xml:space="preserve">  </w:t>
        </w:r>
        <w:r>
          <w:rPr>
            <w:rStyle w:val="DataTypeTok"/>
          </w:rPr>
          <w:t>real</w:t>
        </w:r>
        <w:r>
          <w:rPr>
            <w:rStyle w:val="NormalTok"/>
          </w:rPr>
          <w:t xml:space="preserve"> </w:t>
        </w:r>
        <w:proofErr w:type="spellStart"/>
        <w:r>
          <w:rPr>
            <w:rStyle w:val="NormalTok"/>
          </w:rPr>
          <w:t>inv_N</w:t>
        </w:r>
        <w:proofErr w:type="spellEnd"/>
        <w:r>
          <w:rPr>
            <w:rStyle w:val="NormalTok"/>
          </w:rPr>
          <w:t xml:space="preserve"> = </w:t>
        </w:r>
        <w:r>
          <w:rPr>
            <w:rStyle w:val="FloatTok"/>
          </w:rPr>
          <w:t>1.0</w:t>
        </w:r>
        <w:r>
          <w:rPr>
            <w:rStyle w:val="NormalTok"/>
          </w:rPr>
          <w:t xml:space="preserve"> / N;</w:t>
        </w:r>
        <w:r>
          <w:br/>
        </w:r>
        <w:r>
          <w:br/>
        </w:r>
      </w:ins>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w:t>
      </w:r>
      <w:r>
        <w:rPr>
          <w:rStyle w:val="CommentTok"/>
        </w:rPr>
        <w:t>// Convert time from minutes to seconds for frequency calculation (Hz).</w:t>
      </w:r>
      <w:r>
        <w:br/>
      </w:r>
      <w:r>
        <w:rPr>
          <w:rStyle w:val="NormalTok"/>
        </w:rPr>
        <w:t xml:space="preserve">    </w:t>
      </w:r>
      <w:r>
        <w:rPr>
          <w:rStyle w:val="DataTypeTok"/>
        </w:rPr>
        <w:t>matrix</w:t>
      </w:r>
      <w:r>
        <w:rPr>
          <w:rStyle w:val="NormalTok"/>
        </w:rPr>
        <w:t xml:space="preserve">[N, </w:t>
      </w:r>
      <w:proofErr w:type="spellStart"/>
      <w:r>
        <w:rPr>
          <w:rStyle w:val="NormalTok"/>
        </w:rPr>
        <w:t>N_sin</w:t>
      </w:r>
      <w:proofErr w:type="spellEnd"/>
      <w:r>
        <w:rPr>
          <w:rStyle w:val="NormalTok"/>
        </w:rPr>
        <w:t xml:space="preserve">] </w:t>
      </w:r>
      <w:proofErr w:type="spellStart"/>
      <w:r>
        <w:rPr>
          <w:rStyle w:val="NormalTok"/>
        </w:rPr>
        <w:t>T_mat</w:t>
      </w:r>
      <w:proofErr w:type="spellEnd"/>
      <w:r>
        <w:rPr>
          <w:rStyle w:val="NormalTok"/>
        </w:rPr>
        <w:t xml:space="preserve"> = (t * </w:t>
      </w:r>
      <w:r>
        <w:rPr>
          <w:rStyle w:val="DecValTok"/>
        </w:rPr>
        <w:t>60</w:t>
      </w:r>
      <w:r>
        <w:rPr>
          <w:rStyle w:val="NormalTok"/>
        </w:rPr>
        <w:t xml:space="preserve">) * </w:t>
      </w:r>
      <w:proofErr w:type="spellStart"/>
      <w:r>
        <w:rPr>
          <w:rStyle w:val="NormalTok"/>
        </w:rPr>
        <w:t>freqs</w:t>
      </w:r>
      <w:proofErr w:type="spellEnd"/>
      <w:r>
        <w:rPr>
          <w:rStyle w:val="NormalTok"/>
        </w:rPr>
        <w:t>[j]';</w:t>
      </w:r>
      <w:r>
        <w:br/>
      </w:r>
      <w:r>
        <w:rPr>
          <w:rStyle w:val="NormalTok"/>
        </w:rPr>
        <w:t xml:space="preserve">    </w:t>
      </w:r>
      <w:ins w:id="35" w:author="Matías Castillo-Aguilar" w:date="2026-08-10T02:45:00Z">
        <w:r>
          <w:rPr>
            <w:rStyle w:val="DataTypeTok"/>
          </w:rPr>
          <w:t>matrix</w:t>
        </w:r>
        <w:r>
          <w:rPr>
            <w:rStyle w:val="NormalTok"/>
          </w:rPr>
          <w:t xml:space="preserve">[N, </w:t>
        </w:r>
        <w:proofErr w:type="spellStart"/>
        <w:r>
          <w:rPr>
            <w:rStyle w:val="NormalTok"/>
          </w:rPr>
          <w:t>N_</w:t>
        </w:r>
      </w:ins>
      <w:r>
        <w:rPr>
          <w:rStyle w:val="NormalTok"/>
        </w:rPr>
        <w:t>sin</w:t>
      </w:r>
      <w:proofErr w:type="spellEnd"/>
      <w:del w:id="36" w:author="Matías Castillo-Aguilar" w:date="2026-08-10T02:45:00Z">
        <w:r>
          <w:rPr>
            <w:rStyle w:val="NormalTok"/>
          </w:rPr>
          <w:delText>_mat[j]</w:delText>
        </w:r>
      </w:del>
      <w:ins w:id="37" w:author="Matías Castillo-Aguilar" w:date="2026-08-10T02:45:00Z">
        <w:r>
          <w:rPr>
            <w:rStyle w:val="NormalTok"/>
          </w:rPr>
          <w:t xml:space="preserve">] </w:t>
        </w:r>
        <w:proofErr w:type="spellStart"/>
        <w:r>
          <w:rPr>
            <w:rStyle w:val="NormalTok"/>
          </w:rPr>
          <w:t>sin_raw</w:t>
        </w:r>
      </w:ins>
      <w:proofErr w:type="spellEnd"/>
      <w:r>
        <w:rPr>
          <w:rStyle w:val="NormalTok"/>
        </w:rPr>
        <w:t xml:space="preserve"> = sin(</w:t>
      </w:r>
      <w:r>
        <w:rPr>
          <w:rStyle w:val="DecValTok"/>
        </w:rPr>
        <w:t>2</w:t>
      </w:r>
      <w:r>
        <w:rPr>
          <w:rStyle w:val="NormalTok"/>
        </w:rPr>
        <w:t xml:space="preserve"> * pi() * </w:t>
      </w:r>
      <w:proofErr w:type="spellStart"/>
      <w:r>
        <w:rPr>
          <w:rStyle w:val="NormalTok"/>
        </w:rPr>
        <w:t>T_mat</w:t>
      </w:r>
      <w:proofErr w:type="spellEnd"/>
      <w:r>
        <w:rPr>
          <w:rStyle w:val="NormalTok"/>
        </w:rPr>
        <w:t>);</w:t>
      </w:r>
      <w:r>
        <w:br/>
      </w:r>
      <w:r>
        <w:rPr>
          <w:rStyle w:val="NormalTok"/>
        </w:rPr>
        <w:t xml:space="preserve">    </w:t>
      </w:r>
      <w:ins w:id="38" w:author="Matías Castillo-Aguilar" w:date="2026-08-10T02:45:00Z">
        <w:r>
          <w:rPr>
            <w:rStyle w:val="DataTypeTok"/>
          </w:rPr>
          <w:t>matrix</w:t>
        </w:r>
        <w:r>
          <w:rPr>
            <w:rStyle w:val="NormalTok"/>
          </w:rPr>
          <w:t xml:space="preserve">[N, </w:t>
        </w:r>
        <w:proofErr w:type="spellStart"/>
        <w:r>
          <w:rPr>
            <w:rStyle w:val="NormalTok"/>
          </w:rPr>
          <w:t>N_sin</w:t>
        </w:r>
        <w:proofErr w:type="spellEnd"/>
        <w:r>
          <w:rPr>
            <w:rStyle w:val="NormalTok"/>
          </w:rPr>
          <w:t xml:space="preserve">] </w:t>
        </w:r>
      </w:ins>
      <w:proofErr w:type="spellStart"/>
      <w:r>
        <w:rPr>
          <w:rStyle w:val="NormalTok"/>
        </w:rPr>
        <w:t>cos_</w:t>
      </w:r>
      <w:del w:id="39" w:author="Matías Castillo-Aguilar" w:date="2026-08-10T02:45:00Z">
        <w:r>
          <w:rPr>
            <w:rStyle w:val="NormalTok"/>
          </w:rPr>
          <w:delText>mat[j]</w:delText>
        </w:r>
      </w:del>
      <w:ins w:id="40" w:author="Matías Castillo-Aguilar" w:date="2026-08-10T02:45:00Z">
        <w:r>
          <w:rPr>
            <w:rStyle w:val="NormalTok"/>
          </w:rPr>
          <w:t>raw</w:t>
        </w:r>
      </w:ins>
      <w:proofErr w:type="spellEnd"/>
      <w:r>
        <w:rPr>
          <w:rStyle w:val="NormalTok"/>
        </w:rPr>
        <w:t xml:space="preserve"> = cos(</w:t>
      </w:r>
      <w:r>
        <w:rPr>
          <w:rStyle w:val="DecValTok"/>
        </w:rPr>
        <w:t>2</w:t>
      </w:r>
      <w:r>
        <w:rPr>
          <w:rStyle w:val="NormalTok"/>
        </w:rPr>
        <w:t xml:space="preserve"> * pi() * </w:t>
      </w:r>
      <w:proofErr w:type="spellStart"/>
      <w:r>
        <w:rPr>
          <w:rStyle w:val="NormalTok"/>
        </w:rPr>
        <w:t>T_mat</w:t>
      </w:r>
      <w:proofErr w:type="spellEnd"/>
      <w:ins w:id="41" w:author="Matías Castillo-Aguilar" w:date="2026-08-10T02:45:00Z">
        <w:r>
          <w:rPr>
            <w:rStyle w:val="NormalTok"/>
          </w:rPr>
          <w:t>);</w:t>
        </w:r>
        <w:r>
          <w:br/>
        </w:r>
        <w:r>
          <w:br/>
        </w:r>
        <w:r>
          <w:rPr>
            <w:rStyle w:val="NormalTok"/>
          </w:rPr>
          <w:t xml:space="preserve">    </w:t>
        </w:r>
        <w:r>
          <w:rPr>
            <w:rStyle w:val="CommentTok"/>
          </w:rPr>
          <w:t>// Center each basis column (sinusoid) BEFORE forming the Gram matrices</w:t>
        </w:r>
        <w:r>
          <w:br/>
        </w:r>
        <w:r>
          <w:rPr>
            <w:rStyle w:val="NormalTok"/>
          </w:rPr>
          <w:t xml:space="preserve">    </w:t>
        </w:r>
        <w:r>
          <w:rPr>
            <w:rStyle w:val="CommentTok"/>
          </w:rPr>
          <w:t xml:space="preserve">// below. </w:t>
        </w:r>
        <w:proofErr w:type="gramStart"/>
        <w:r>
          <w:rPr>
            <w:rStyle w:val="CommentTok"/>
          </w:rPr>
          <w:t>This guarantees (a)</w:t>
        </w:r>
        <w:proofErr w:type="gramEnd"/>
        <w:r>
          <w:rPr>
            <w:rStyle w:val="CommentTok"/>
          </w:rPr>
          <w:t xml:space="preserve"> the synthesized oscillator signal</w:t>
        </w:r>
        <w:r>
          <w:br/>
        </w:r>
        <w:r>
          <w:rPr>
            <w:rStyle w:val="NormalTok"/>
          </w:rPr>
          <w:t xml:space="preserve">    </w:t>
        </w:r>
        <w:r>
          <w:rPr>
            <w:rStyle w:val="CommentTok"/>
          </w:rPr>
          <w:t xml:space="preserve">// </w:t>
        </w:r>
        <w:proofErr w:type="spellStart"/>
        <w:r>
          <w:rPr>
            <w:rStyle w:val="CommentTok"/>
          </w:rPr>
          <w:t>S_j</w:t>
        </w:r>
        <w:proofErr w:type="spellEnd"/>
        <w:r>
          <w:rPr>
            <w:rStyle w:val="CommentTok"/>
          </w:rPr>
          <w:t xml:space="preserve">(t) = </w:t>
        </w:r>
        <w:proofErr w:type="spellStart"/>
        <w:r>
          <w:rPr>
            <w:rStyle w:val="CommentTok"/>
          </w:rPr>
          <w:t>sin_mat</w:t>
        </w:r>
        <w:proofErr w:type="spellEnd"/>
        <w:r>
          <w:rPr>
            <w:rStyle w:val="CommentTok"/>
          </w:rPr>
          <w:t>*</w:t>
        </w:r>
        <w:proofErr w:type="spellStart"/>
        <w:r>
          <w:rPr>
            <w:rStyle w:val="CommentTok"/>
          </w:rPr>
          <w:t>u_sin</w:t>
        </w:r>
        <w:proofErr w:type="spellEnd"/>
        <w:r>
          <w:rPr>
            <w:rStyle w:val="CommentTok"/>
          </w:rPr>
          <w:t xml:space="preserve"> + </w:t>
        </w:r>
        <w:proofErr w:type="spellStart"/>
        <w:r>
          <w:rPr>
            <w:rStyle w:val="CommentTok"/>
          </w:rPr>
          <w:t>cos_mat</w:t>
        </w:r>
        <w:proofErr w:type="spellEnd"/>
        <w:r>
          <w:rPr>
            <w:rStyle w:val="CommentTok"/>
          </w:rPr>
          <w:t>*</w:t>
        </w:r>
        <w:proofErr w:type="spellStart"/>
        <w:r>
          <w:rPr>
            <w:rStyle w:val="CommentTok"/>
          </w:rPr>
          <w:t>u_cos</w:t>
        </w:r>
        <w:proofErr w:type="spellEnd"/>
        <w:r>
          <w:rPr>
            <w:rStyle w:val="CommentTok"/>
          </w:rPr>
          <w:t xml:space="preserve"> is automatically mean-zero for</w:t>
        </w:r>
        <w:r>
          <w:br/>
        </w:r>
        <w:r>
          <w:rPr>
            <w:rStyle w:val="NormalTok"/>
          </w:rPr>
          <w:t xml:space="preserve">    </w:t>
        </w:r>
        <w:r>
          <w:rPr>
            <w:rStyle w:val="CommentTok"/>
          </w:rPr>
          <w:t>// ANY coefficients, and (b) the Gram matrices are computed from the</w:t>
        </w:r>
        <w:r>
          <w:br/>
        </w:r>
        <w:r>
          <w:rPr>
            <w:rStyle w:val="NormalTok"/>
          </w:rPr>
          <w:t xml:space="preserve">    </w:t>
        </w:r>
        <w:r>
          <w:rPr>
            <w:rStyle w:val="CommentTok"/>
          </w:rPr>
          <w:t>// exact same centered basis that generates the signal, so the variance</w:t>
        </w:r>
        <w:r>
          <w:br/>
        </w:r>
        <w:r>
          <w:rPr>
            <w:rStyle w:val="NormalTok"/>
          </w:rPr>
          <w:t xml:space="preserve">    </w:t>
        </w:r>
        <w:r>
          <w:rPr>
            <w:rStyle w:val="CommentTok"/>
          </w:rPr>
          <w:t>// computed from them (</w:t>
        </w:r>
        <w:proofErr w:type="spellStart"/>
        <w:r>
          <w:rPr>
            <w:rStyle w:val="CommentTok"/>
          </w:rPr>
          <w:t>Sigma_S</w:t>
        </w:r>
        <w:proofErr w:type="spellEnd"/>
        <w:r>
          <w:rPr>
            <w:rStyle w:val="CommentTok"/>
          </w:rPr>
          <w:t>, below) is actually exact. Previously the</w:t>
        </w:r>
        <w:r>
          <w:br/>
        </w:r>
        <w:r>
          <w:rPr>
            <w:rStyle w:val="NormalTok"/>
          </w:rPr>
          <w:t xml:space="preserve">    </w:t>
        </w:r>
        <w:r>
          <w:rPr>
            <w:rStyle w:val="CommentTok"/>
          </w:rPr>
          <w:t xml:space="preserve">// basis was centered only after the fact (see Section 5), so </w:t>
        </w:r>
        <w:proofErr w:type="spellStart"/>
        <w:r>
          <w:rPr>
            <w:rStyle w:val="CommentTok"/>
          </w:rPr>
          <w:t>Sigma_S</w:t>
        </w:r>
        <w:proofErr w:type="spellEnd"/>
        <w:r>
          <w:br/>
        </w:r>
        <w:r>
          <w:rPr>
            <w:rStyle w:val="NormalTok"/>
          </w:rPr>
          <w:t xml:space="preserve">    </w:t>
        </w:r>
        <w:r>
          <w:rPr>
            <w:rStyle w:val="CommentTok"/>
          </w:rPr>
          <w:t xml:space="preserve">// described the variance of the UNCENTERED signal while </w:t>
        </w:r>
        <w:proofErr w:type="spellStart"/>
        <w:r>
          <w:rPr>
            <w:rStyle w:val="CommentTok"/>
          </w:rPr>
          <w:t>S_t_matrix</w:t>
        </w:r>
        <w:proofErr w:type="spellEnd"/>
        <w:r>
          <w:rPr>
            <w:rStyle w:val="CommentTok"/>
          </w:rPr>
          <w:t xml:space="preserve"> held</w:t>
        </w:r>
        <w:r>
          <w:br/>
        </w:r>
        <w:r>
          <w:rPr>
            <w:rStyle w:val="NormalTok"/>
          </w:rPr>
          <w:t xml:space="preserve">    </w:t>
        </w:r>
        <w:r>
          <w:rPr>
            <w:rStyle w:val="CommentTok"/>
          </w:rPr>
          <w:t>// the centered one -- a mismatch.</w:t>
        </w:r>
        <w:r>
          <w:br/>
        </w:r>
        <w:r>
          <w:rPr>
            <w:rStyle w:val="NormalTok"/>
          </w:rPr>
          <w:t xml:space="preserve">    </w:t>
        </w:r>
        <w:proofErr w:type="spellStart"/>
        <w:r>
          <w:rPr>
            <w:rStyle w:val="DataTypeTok"/>
          </w:rPr>
          <w:t>row_vector</w:t>
        </w:r>
        <w:proofErr w:type="spellEnd"/>
        <w:r>
          <w:rPr>
            <w:rStyle w:val="NormalTok"/>
          </w:rPr>
          <w:t>[</w:t>
        </w:r>
        <w:proofErr w:type="spellStart"/>
        <w:r>
          <w:rPr>
            <w:rStyle w:val="NormalTok"/>
          </w:rPr>
          <w:t>N_sin</w:t>
        </w:r>
        <w:proofErr w:type="spellEnd"/>
        <w:r>
          <w:rPr>
            <w:rStyle w:val="NormalTok"/>
          </w:rPr>
          <w:t xml:space="preserve">] </w:t>
        </w:r>
        <w:proofErr w:type="spellStart"/>
        <w:r>
          <w:rPr>
            <w:rStyle w:val="NormalTok"/>
          </w:rPr>
          <w:t>sin_col_means</w:t>
        </w:r>
        <w:proofErr w:type="spellEnd"/>
        <w:r>
          <w:rPr>
            <w:rStyle w:val="NormalTok"/>
          </w:rPr>
          <w:t xml:space="preserve"> = (</w:t>
        </w:r>
        <w:proofErr w:type="spellStart"/>
        <w:r>
          <w:rPr>
            <w:rStyle w:val="NormalTok"/>
          </w:rPr>
          <w:t>rep_row_vector</w:t>
        </w:r>
        <w:proofErr w:type="spellEnd"/>
        <w:r>
          <w:rPr>
            <w:rStyle w:val="NormalTok"/>
          </w:rPr>
          <w:t>(</w:t>
        </w:r>
        <w:r>
          <w:rPr>
            <w:rStyle w:val="FloatTok"/>
          </w:rPr>
          <w:t>1.0</w:t>
        </w:r>
        <w:r>
          <w:rPr>
            <w:rStyle w:val="NormalTok"/>
          </w:rPr>
          <w:t xml:space="preserve">, N) * </w:t>
        </w:r>
        <w:proofErr w:type="spellStart"/>
        <w:r>
          <w:rPr>
            <w:rStyle w:val="NormalTok"/>
          </w:rPr>
          <w:t>sin_raw</w:t>
        </w:r>
        <w:proofErr w:type="spellEnd"/>
        <w:r>
          <w:rPr>
            <w:rStyle w:val="NormalTok"/>
          </w:rPr>
          <w:t xml:space="preserve">) * </w:t>
        </w:r>
        <w:proofErr w:type="spellStart"/>
        <w:r>
          <w:rPr>
            <w:rStyle w:val="NormalTok"/>
          </w:rPr>
          <w:t>inv_N</w:t>
        </w:r>
        <w:proofErr w:type="spellEnd"/>
        <w:r>
          <w:rPr>
            <w:rStyle w:val="NormalTok"/>
          </w:rPr>
          <w:t>;</w:t>
        </w:r>
        <w:r>
          <w:br/>
        </w:r>
        <w:r>
          <w:rPr>
            <w:rStyle w:val="NormalTok"/>
          </w:rPr>
          <w:t xml:space="preserve">    </w:t>
        </w:r>
        <w:proofErr w:type="spellStart"/>
        <w:r>
          <w:rPr>
            <w:rStyle w:val="DataTypeTok"/>
          </w:rPr>
          <w:t>row_vector</w:t>
        </w:r>
        <w:proofErr w:type="spellEnd"/>
        <w:r>
          <w:rPr>
            <w:rStyle w:val="NormalTok"/>
          </w:rPr>
          <w:t>[</w:t>
        </w:r>
        <w:proofErr w:type="spellStart"/>
        <w:r>
          <w:rPr>
            <w:rStyle w:val="NormalTok"/>
          </w:rPr>
          <w:t>N_sin</w:t>
        </w:r>
        <w:proofErr w:type="spellEnd"/>
        <w:r>
          <w:rPr>
            <w:rStyle w:val="NormalTok"/>
          </w:rPr>
          <w:t xml:space="preserve">] </w:t>
        </w:r>
        <w:proofErr w:type="spellStart"/>
        <w:r>
          <w:rPr>
            <w:rStyle w:val="NormalTok"/>
          </w:rPr>
          <w:t>cos_col_means</w:t>
        </w:r>
        <w:proofErr w:type="spellEnd"/>
        <w:r>
          <w:rPr>
            <w:rStyle w:val="NormalTok"/>
          </w:rPr>
          <w:t xml:space="preserve"> = (</w:t>
        </w:r>
        <w:proofErr w:type="spellStart"/>
        <w:r>
          <w:rPr>
            <w:rStyle w:val="NormalTok"/>
          </w:rPr>
          <w:t>rep_row_vector</w:t>
        </w:r>
        <w:proofErr w:type="spellEnd"/>
        <w:r>
          <w:rPr>
            <w:rStyle w:val="NormalTok"/>
          </w:rPr>
          <w:t>(</w:t>
        </w:r>
        <w:r>
          <w:rPr>
            <w:rStyle w:val="FloatTok"/>
          </w:rPr>
          <w:t>1.0</w:t>
        </w:r>
        <w:r>
          <w:rPr>
            <w:rStyle w:val="NormalTok"/>
          </w:rPr>
          <w:t xml:space="preserve">, N) * </w:t>
        </w:r>
        <w:proofErr w:type="spellStart"/>
        <w:r>
          <w:rPr>
            <w:rStyle w:val="NormalTok"/>
          </w:rPr>
          <w:t>cos_raw</w:t>
        </w:r>
        <w:proofErr w:type="spellEnd"/>
        <w:r>
          <w:rPr>
            <w:rStyle w:val="NormalTok"/>
          </w:rPr>
          <w:t xml:space="preserve">) * </w:t>
        </w:r>
        <w:proofErr w:type="spellStart"/>
        <w:r>
          <w:rPr>
            <w:rStyle w:val="NormalTok"/>
          </w:rPr>
          <w:t>inv_N</w:t>
        </w:r>
        <w:proofErr w:type="spellEnd"/>
        <w:r>
          <w:rPr>
            <w:rStyle w:val="NormalTok"/>
          </w:rPr>
          <w:t>;</w:t>
        </w:r>
        <w:r>
          <w:br/>
        </w:r>
        <w:r>
          <w:rPr>
            <w:rStyle w:val="NormalTok"/>
          </w:rPr>
          <w:t xml:space="preserve">    </w:t>
        </w:r>
        <w:proofErr w:type="spellStart"/>
        <w:r>
          <w:rPr>
            <w:rStyle w:val="NormalTok"/>
          </w:rPr>
          <w:t>sin_mat</w:t>
        </w:r>
        <w:proofErr w:type="spellEnd"/>
        <w:r>
          <w:rPr>
            <w:rStyle w:val="NormalTok"/>
          </w:rPr>
          <w:t xml:space="preserve">[j] = </w:t>
        </w:r>
        <w:proofErr w:type="spellStart"/>
        <w:r>
          <w:rPr>
            <w:rStyle w:val="NormalTok"/>
          </w:rPr>
          <w:t>sin_raw</w:t>
        </w:r>
        <w:proofErr w:type="spellEnd"/>
        <w:r>
          <w:rPr>
            <w:rStyle w:val="NormalTok"/>
          </w:rPr>
          <w:t xml:space="preserve"> - </w:t>
        </w:r>
        <w:proofErr w:type="spellStart"/>
        <w:r>
          <w:rPr>
            <w:rStyle w:val="NormalTok"/>
          </w:rPr>
          <w:t>rep_matrix</w:t>
        </w:r>
        <w:proofErr w:type="spellEnd"/>
        <w:r>
          <w:rPr>
            <w:rStyle w:val="NormalTok"/>
          </w:rPr>
          <w:t>(</w:t>
        </w:r>
        <w:proofErr w:type="spellStart"/>
        <w:r>
          <w:rPr>
            <w:rStyle w:val="NormalTok"/>
          </w:rPr>
          <w:t>sin_col_means</w:t>
        </w:r>
        <w:proofErr w:type="spellEnd"/>
        <w:r>
          <w:rPr>
            <w:rStyle w:val="NormalTok"/>
          </w:rPr>
          <w:t>, N);</w:t>
        </w:r>
        <w:r>
          <w:br/>
        </w:r>
        <w:r>
          <w:rPr>
            <w:rStyle w:val="NormalTok"/>
          </w:rPr>
          <w:t xml:space="preserve">    </w:t>
        </w:r>
        <w:proofErr w:type="spellStart"/>
        <w:r>
          <w:rPr>
            <w:rStyle w:val="NormalTok"/>
          </w:rPr>
          <w:t>cos_mat</w:t>
        </w:r>
        <w:proofErr w:type="spellEnd"/>
        <w:r>
          <w:rPr>
            <w:rStyle w:val="NormalTok"/>
          </w:rPr>
          <w:t xml:space="preserve">[j] = </w:t>
        </w:r>
        <w:proofErr w:type="spellStart"/>
        <w:r>
          <w:rPr>
            <w:rStyle w:val="NormalTok"/>
          </w:rPr>
          <w:t>cos_raw</w:t>
        </w:r>
        <w:proofErr w:type="spellEnd"/>
        <w:r>
          <w:rPr>
            <w:rStyle w:val="NormalTok"/>
          </w:rPr>
          <w:t xml:space="preserve"> - </w:t>
        </w:r>
        <w:proofErr w:type="spellStart"/>
        <w:r>
          <w:rPr>
            <w:rStyle w:val="NormalTok"/>
          </w:rPr>
          <w:t>rep_matrix</w:t>
        </w:r>
        <w:proofErr w:type="spellEnd"/>
        <w:r>
          <w:rPr>
            <w:rStyle w:val="NormalTok"/>
          </w:rPr>
          <w:t>(</w:t>
        </w:r>
        <w:proofErr w:type="spellStart"/>
        <w:r>
          <w:rPr>
            <w:rStyle w:val="NormalTok"/>
          </w:rPr>
          <w:t>cos_col_means</w:t>
        </w:r>
        <w:proofErr w:type="spellEnd"/>
        <w:r>
          <w:rPr>
            <w:rStyle w:val="NormalTok"/>
          </w:rPr>
          <w:t>, N</w:t>
        </w:r>
      </w:ins>
      <w:r>
        <w:rPr>
          <w:rStyle w:val="NormalTok"/>
        </w:rPr>
        <w:t>);</w:t>
      </w:r>
      <w:r>
        <w:br/>
      </w:r>
      <w:r>
        <w:rPr>
          <w:rStyle w:val="NormalTok"/>
        </w:rPr>
        <w:t xml:space="preserve">  }</w:t>
      </w:r>
      <w:r>
        <w:br/>
      </w:r>
      <w:r>
        <w:br/>
      </w:r>
      <w:r>
        <w:rPr>
          <w:rStyle w:val="NormalTok"/>
        </w:rPr>
        <w:t xml:space="preserve">  </w:t>
      </w:r>
      <w:r>
        <w:rPr>
          <w:rStyle w:val="CommentTok"/>
        </w:rPr>
        <w:t>// --- Precompute log-frequencies ---</w:t>
      </w:r>
      <w:r>
        <w:br/>
      </w:r>
      <w:r>
        <w:rPr>
          <w:rStyle w:val="NormalTok"/>
        </w:rPr>
        <w:t xml:space="preserve">  </w:t>
      </w:r>
      <w:r>
        <w:rPr>
          <w:rStyle w:val="CommentTok"/>
        </w:rPr>
        <w:t>// The GP prior operates on the log of the frequencies to better handle</w:t>
      </w:r>
      <w:r>
        <w:br/>
      </w:r>
      <w:r>
        <w:rPr>
          <w:rStyle w:val="NormalTok"/>
        </w:rPr>
        <w:t xml:space="preserve">  </w:t>
      </w:r>
      <w:r>
        <w:rPr>
          <w:rStyle w:val="CommentTok"/>
        </w:rPr>
        <w:t>// the wide range of frequencies often seen in HRV.</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log_freqs;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log_freqs_scaled;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log_range;</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log_freqs[j] = log(freqs[j]);</w:t>
      </w:r>
      <w:r>
        <w:br/>
      </w:r>
      <w:r>
        <w:rPr>
          <w:rStyle w:val="NormalTok"/>
        </w:rPr>
        <w:lastRenderedPageBreak/>
        <w:t xml:space="preserve">    log_range[j] = max(log_freqs[j]) - min(log_freqs[j]);</w:t>
      </w:r>
      <w:r>
        <w:br/>
      </w:r>
      <w:r>
        <w:rPr>
          <w:rStyle w:val="NormalTok"/>
        </w:rPr>
        <w:t xml:space="preserve">    </w:t>
      </w:r>
      <w:r>
        <w:rPr>
          <w:rStyle w:val="CommentTok"/>
        </w:rPr>
        <w:t>// Work on scaled frequency range to make rho parameter scale-agnostic</w:t>
      </w:r>
      <w:r>
        <w:br/>
      </w:r>
      <w:r>
        <w:rPr>
          <w:rStyle w:val="NormalTok"/>
        </w:rPr>
        <w:t xml:space="preserve">    log_freqs_scaled[j] = (log_freqs[j] - min(log_freqs[j])) / log_range[j];</w:t>
      </w:r>
      <w:r>
        <w:br/>
      </w:r>
      <w:r>
        <w:rPr>
          <w:rStyle w:val="NormalTok"/>
        </w:rPr>
        <w:t xml:space="preserve">  }</w:t>
      </w:r>
      <w:r>
        <w:br/>
      </w:r>
      <w:r>
        <w:br/>
      </w:r>
      <w:r>
        <w:br/>
      </w:r>
      <w:r>
        <w:rPr>
          <w:rStyle w:val="NormalTok"/>
        </w:rPr>
        <w:t xml:space="preserve">  </w:t>
      </w:r>
      <w:r>
        <w:rPr>
          <w:rStyle w:val="CommentTok"/>
        </w:rPr>
        <w:t>// --- Precompute per-band Gram matrices ---</w:t>
      </w:r>
      <w:r>
        <w:br/>
      </w:r>
      <w:r>
        <w:rPr>
          <w:rStyle w:val="NormalTok"/>
        </w:rPr>
        <w:t xml:space="preserve">  </w:t>
      </w:r>
      <w:r>
        <w:rPr>
          <w:rStyle w:val="CommentTok"/>
        </w:rPr>
        <w:t>// These matrices contain the inner products of the basis vectors (e.g., sin_i * sin_j).</w:t>
      </w:r>
      <w:r>
        <w:br/>
      </w:r>
      <w:r>
        <w:rPr>
          <w:rStyle w:val="NormalTok"/>
        </w:rPr>
        <w:t xml:space="preserve">  </w:t>
      </w:r>
      <w:r>
        <w:rPr>
          <w:rStyle w:val="CommentTok"/>
        </w:rPr>
        <w:t>// They are used later to calculate the *exact* sample variance of the synthesized</w:t>
      </w:r>
      <w:r>
        <w:br/>
      </w:r>
      <w:r>
        <w:rPr>
          <w:rStyle w:val="NormalTok"/>
        </w:rPr>
        <w:t xml:space="preserve">  </w:t>
      </w:r>
      <w:r>
        <w:rPr>
          <w:rStyle w:val="CommentTok"/>
        </w:rPr>
        <w:t>// oscillatory signals, without making the simplifying (and often incorrect)</w:t>
      </w:r>
      <w:r>
        <w:br/>
      </w:r>
      <w:r>
        <w:rPr>
          <w:rStyle w:val="NormalTok"/>
        </w:rPr>
        <w:t xml:space="preserve">  </w:t>
      </w:r>
      <w:r>
        <w:rPr>
          <w:rStyle w:val="CommentTok"/>
        </w:rPr>
        <w:t>// assumption that the basis functions are perfectly orthogonal over the discrete</w:t>
      </w:r>
      <w:r>
        <w:br/>
      </w:r>
      <w:r>
        <w:rPr>
          <w:rStyle w:val="NormalTok"/>
        </w:rPr>
        <w:t xml:space="preserve">  </w:t>
      </w:r>
      <w:r>
        <w:rPr>
          <w:rStyle w:val="CommentTok"/>
        </w:rPr>
        <w:t>// time interval.</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[N_sin, N_sin] G_sin;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[N_sin, N_sin] G_cos;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matrix</w:t>
      </w:r>
      <w:r>
        <w:rPr>
          <w:rStyle w:val="NormalTok"/>
        </w:rPr>
        <w:t xml:space="preserve">[N_sin, N_sin] G_sin_cos; </w:t>
      </w:r>
      <w:r>
        <w:rPr>
          <w:rStyle w:val="CommentTok"/>
        </w:rPr>
        <w:t>// For cross-terms between sin and cos.</w:t>
      </w:r>
      <w:r>
        <w:br/>
      </w:r>
      <w:r>
        <w:br/>
      </w:r>
      <w:r>
        <w:rPr>
          <w:rStyle w:val="NormalTok"/>
        </w:rPr>
        <w:t xml:space="preserve">  </w:t>
      </w:r>
      <w:r>
        <w:rPr>
          <w:rStyle w:val="CommentTok"/>
        </w:rPr>
        <w:t>// Normalization factor for sample variance (1 / (N-1)).</w:t>
      </w:r>
      <w:r>
        <w:br/>
      </w:r>
      <w:r>
        <w:rPr>
          <w:rStyle w:val="NormalTok"/>
        </w:rPr>
        <w:t xml:space="preserve">  </w:t>
      </w:r>
      <w:r>
        <w:rPr>
          <w:rStyle w:val="DataTypeTok"/>
        </w:rPr>
        <w:t>real</w:t>
      </w:r>
      <w:r>
        <w:rPr>
          <w:rStyle w:val="NormalTok"/>
        </w:rPr>
        <w:t xml:space="preserve"> normalization = </w:t>
      </w:r>
      <w:r>
        <w:rPr>
          <w:rStyle w:val="FloatTok"/>
        </w:rPr>
        <w:t>1.0</w:t>
      </w:r>
      <w:r>
        <w:rPr>
          <w:rStyle w:val="NormalTok"/>
        </w:rPr>
        <w:t xml:space="preserve"> / (N - </w:t>
      </w:r>
      <w:r>
        <w:rPr>
          <w:rStyle w:val="DecValTok"/>
        </w:rPr>
        <w:t>1</w:t>
      </w:r>
      <w:r>
        <w:rPr>
          <w:rStyle w:val="NormalTok"/>
        </w:rPr>
        <w:t>);</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G_sin[j]     = (transpose(sin_mat[j]) * sin_mat[j]) * normalization;</w:t>
      </w:r>
      <w:r>
        <w:br/>
      </w:r>
      <w:r>
        <w:rPr>
          <w:rStyle w:val="NormalTok"/>
        </w:rPr>
        <w:t xml:space="preserve">    G_cos[j]     = (transpose(cos_mat[j]) * cos_mat[j]) * normalization;</w:t>
      </w:r>
      <w:r>
        <w:br/>
      </w:r>
      <w:r>
        <w:rPr>
          <w:rStyle w:val="NormalTok"/>
        </w:rPr>
        <w:t xml:space="preserve">    G_sin_cos[j] = (transpose(sin_mat[j]) * cos_mat[j]) * normalization;</w:t>
      </w:r>
      <w:r>
        <w:br/>
      </w:r>
      <w:r>
        <w:rPr>
          <w:rStyle w:val="NormalTok"/>
        </w:rPr>
        <w:t xml:space="preserve">  }</w:t>
      </w:r>
      <w:r>
        <w:br/>
      </w:r>
      <w:r>
        <w:rPr>
          <w:rStyle w:val="NormalTok"/>
        </w:rPr>
        <w:t>}</w:t>
      </w:r>
      <w:r>
        <w:br/>
      </w:r>
      <w:r>
        <w:br/>
      </w:r>
      <w:r>
        <w:rPr>
          <w:rStyle w:val="CommentTok"/>
        </w:rPr>
        <w:t>// =====================================================================</w:t>
      </w:r>
      <w:r>
        <w:br/>
      </w:r>
      <w:r>
        <w:rPr>
          <w:rStyle w:val="CommentTok"/>
        </w:rPr>
        <w:t>// Parameters Block</w:t>
      </w:r>
      <w:r>
        <w:br/>
      </w:r>
      <w:r>
        <w:rPr>
          <w:rStyle w:val="CommentTok"/>
        </w:rPr>
        <w:t>// =====================================================================</w:t>
      </w:r>
      <w:r>
        <w:br/>
      </w:r>
      <w:r>
        <w:rPr>
          <w:rStyle w:val="CommentTok"/>
        </w:rPr>
        <w:t>// This block declares all the parameters the model will estimate.</w:t>
      </w:r>
      <w:r>
        <w:br/>
      </w:r>
      <w:r>
        <w:rPr>
          <w:rStyle w:val="CommentTok"/>
        </w:rPr>
        <w:t>// For optimal performance with Stan's HMC sampler, all parameters are declared on</w:t>
      </w:r>
      <w:r>
        <w:br/>
      </w:r>
      <w:r>
        <w:rPr>
          <w:rStyle w:val="CommentTok"/>
        </w:rPr>
        <w:t>// an unconstrained scale (the real line, -inf to +inf). They are transformed to their</w:t>
      </w:r>
      <w:r>
        <w:br/>
      </w:r>
      <w:r>
        <w:rPr>
          <w:rStyle w:val="CommentTok"/>
        </w:rPr>
        <w:t>// meaningful, constrained scales in the `transformed parameters` block.</w:t>
      </w:r>
      <w:r>
        <w:br/>
      </w:r>
      <w:r>
        <w:rPr>
          <w:rStyle w:val="KeywordTok"/>
        </w:rPr>
        <w:t>parameters</w:t>
      </w:r>
      <w:r>
        <w:rPr>
          <w:rStyle w:val="NormalTok"/>
        </w:rPr>
        <w:t xml:space="preserve"> {</w:t>
      </w:r>
      <w:r>
        <w:br/>
      </w:r>
      <w:r>
        <w:rPr>
          <w:rStyle w:val="NormalTok"/>
        </w:rPr>
        <w:t xml:space="preserve">  </w:t>
      </w:r>
      <w:r>
        <w:rPr>
          <w:rStyle w:val="CommentTok"/>
        </w:rPr>
        <w:t>// --- Shared timing/rate parameters for the double-logistic curves ---</w:t>
      </w:r>
      <w:r>
        <w:br/>
      </w:r>
      <w:r>
        <w:rPr>
          <w:rStyle w:val="NormalTok"/>
        </w:rPr>
        <w:t xml:space="preserve">  </w:t>
      </w:r>
      <w:r>
        <w:rPr>
          <w:rStyle w:val="DataTypeTok"/>
        </w:rPr>
        <w:t>real</w:t>
      </w:r>
      <w:r>
        <w:rPr>
          <w:rStyle w:val="NormalTok"/>
        </w:rPr>
        <w:t xml:space="preserve"> tau_logit;        </w:t>
      </w:r>
      <w:r>
        <w:rPr>
          <w:rStyle w:val="CommentTok"/>
        </w:rPr>
        <w:t>// Location of the perturbation event (logit scale).</w:t>
      </w:r>
      <w:r>
        <w:br/>
      </w:r>
      <w:r>
        <w:rPr>
          <w:rStyle w:val="NormalTok"/>
        </w:rPr>
        <w:t xml:space="preserve">  </w:t>
      </w:r>
      <w:r>
        <w:rPr>
          <w:rStyle w:val="DataTypeTok"/>
        </w:rPr>
        <w:t>real</w:t>
      </w:r>
      <w:r>
        <w:rPr>
          <w:rStyle w:val="NormalTok"/>
        </w:rPr>
        <w:t xml:space="preserve"> delta_logit;      </w:t>
      </w:r>
      <w:r>
        <w:rPr>
          <w:rStyle w:val="CommentTok"/>
        </w:rPr>
        <w:t>// Delay between perturbation and recovery (logit scale).</w:t>
      </w:r>
      <w:r>
        <w:br/>
      </w:r>
      <w:r>
        <w:rPr>
          <w:rStyle w:val="NormalTok"/>
        </w:rPr>
        <w:t xml:space="preserve">  </w:t>
      </w:r>
      <w:r>
        <w:rPr>
          <w:rStyle w:val="DataTypeTok"/>
        </w:rPr>
        <w:t>real</w:t>
      </w:r>
      <w:r>
        <w:rPr>
          <w:rStyle w:val="NormalTok"/>
        </w:rPr>
        <w:t xml:space="preserve"> lambda_log;       </w:t>
      </w:r>
      <w:r>
        <w:rPr>
          <w:rStyle w:val="CommentTok"/>
        </w:rPr>
        <w:t>// Rate of the perturbation (log scale).</w:t>
      </w:r>
      <w:r>
        <w:br/>
      </w:r>
      <w:r>
        <w:rPr>
          <w:rStyle w:val="NormalTok"/>
        </w:rPr>
        <w:t xml:space="preserve">  </w:t>
      </w:r>
      <w:r>
        <w:rPr>
          <w:rStyle w:val="DataTypeTok"/>
        </w:rPr>
        <w:t>real</w:t>
      </w:r>
      <w:r>
        <w:rPr>
          <w:rStyle w:val="NormalTok"/>
        </w:rPr>
        <w:t xml:space="preserve"> phi_log;          </w:t>
      </w:r>
      <w:r>
        <w:rPr>
          <w:rStyle w:val="CommentTok"/>
        </w:rPr>
        <w:t>// Rate of the recovery (log scale).</w:t>
      </w:r>
      <w:r>
        <w:br/>
      </w:r>
      <w:r>
        <w:br/>
      </w:r>
      <w:r>
        <w:rPr>
          <w:rStyle w:val="NormalTok"/>
        </w:rPr>
        <w:t xml:space="preserve">  </w:t>
      </w:r>
      <w:r>
        <w:rPr>
          <w:rStyle w:val="CommentTok"/>
        </w:rPr>
        <w:t>// --- Baseline RR(t) trend parameters ---</w:t>
      </w:r>
      <w:r>
        <w:br/>
      </w:r>
      <w:r>
        <w:rPr>
          <w:rStyle w:val="NormalTok"/>
        </w:rPr>
        <w:t xml:space="preserve">  </w:t>
      </w:r>
      <w:r>
        <w:rPr>
          <w:rStyle w:val="DataTypeTok"/>
        </w:rPr>
        <w:t>real</w:t>
      </w:r>
      <w:r>
        <w:rPr>
          <w:rStyle w:val="NormalTok"/>
        </w:rPr>
        <w:t xml:space="preserve"> alpha_r_logit;    </w:t>
      </w:r>
      <w:r>
        <w:rPr>
          <w:rStyle w:val="CommentTok"/>
        </w:rPr>
        <w:t>// Initial baseline RR value (logit-scaled).</w:t>
      </w:r>
      <w:r>
        <w:br/>
      </w:r>
      <w:r>
        <w:rPr>
          <w:rStyle w:val="NormalTok"/>
        </w:rPr>
        <w:t xml:space="preserve">  </w:t>
      </w:r>
      <w:r>
        <w:rPr>
          <w:rStyle w:val="DataTypeTok"/>
        </w:rPr>
        <w:t>real</w:t>
      </w:r>
      <w:r>
        <w:rPr>
          <w:rStyle w:val="NormalTok"/>
        </w:rPr>
        <w:t xml:space="preserve"> beta_r_logit;     </w:t>
      </w:r>
      <w:r>
        <w:rPr>
          <w:rStyle w:val="CommentTok"/>
        </w:rPr>
        <w:t>// Magnitude of the RR drop (logit-scaled).</w:t>
      </w:r>
      <w:r>
        <w:br/>
      </w:r>
      <w:r>
        <w:rPr>
          <w:rStyle w:val="NormalTok"/>
        </w:rPr>
        <w:t xml:space="preserve">  </w:t>
      </w:r>
      <w:r>
        <w:rPr>
          <w:rStyle w:val="DataTypeTok"/>
        </w:rPr>
        <w:t>real</w:t>
      </w:r>
      <w:r>
        <w:rPr>
          <w:rStyle w:val="NormalTok"/>
        </w:rPr>
        <w:t xml:space="preserve"> c_r_logit;        </w:t>
      </w:r>
      <w:r>
        <w:rPr>
          <w:rStyle w:val="CommentTok"/>
        </w:rPr>
        <w:t>// Fractional recovery of the RR drop (logit-scaled).</w:t>
      </w:r>
      <w:r>
        <w:br/>
      </w:r>
      <w:r>
        <w:br/>
      </w:r>
      <w:r>
        <w:rPr>
          <w:rStyle w:val="NormalTok"/>
        </w:rPr>
        <w:t xml:space="preserve">  </w:t>
      </w:r>
      <w:r>
        <w:rPr>
          <w:rStyle w:val="CommentTok"/>
        </w:rPr>
        <w:t>// --- Total Variability SDNN(t) trend parameters ---</w:t>
      </w:r>
      <w:r>
        <w:br/>
      </w:r>
      <w:r>
        <w:rPr>
          <w:rStyle w:val="NormalTok"/>
        </w:rPr>
        <w:t xml:space="preserve">  </w:t>
      </w:r>
      <w:r>
        <w:rPr>
          <w:rStyle w:val="DataTypeTok"/>
        </w:rPr>
        <w:t>real</w:t>
      </w:r>
      <w:r>
        <w:rPr>
          <w:rStyle w:val="NormalTok"/>
        </w:rPr>
        <w:t xml:space="preserve"> alpha_s_logit;    </w:t>
      </w:r>
      <w:r>
        <w:rPr>
          <w:rStyle w:val="CommentTok"/>
        </w:rPr>
        <w:t>// Initial baseline SDNN value (logit-scaled).</w:t>
      </w:r>
      <w:r>
        <w:br/>
      </w:r>
      <w:r>
        <w:rPr>
          <w:rStyle w:val="NormalTok"/>
        </w:rPr>
        <w:t xml:space="preserve">  </w:t>
      </w:r>
      <w:r>
        <w:rPr>
          <w:rStyle w:val="DataTypeTok"/>
        </w:rPr>
        <w:t>real</w:t>
      </w:r>
      <w:r>
        <w:rPr>
          <w:rStyle w:val="NormalTok"/>
        </w:rPr>
        <w:t xml:space="preserve"> beta_s_logit;     </w:t>
      </w:r>
      <w:r>
        <w:rPr>
          <w:rStyle w:val="CommentTok"/>
        </w:rPr>
        <w:t>// Magnitude of the SDNN drop (logit-scaled).</w:t>
      </w:r>
      <w:r>
        <w:br/>
      </w:r>
      <w:r>
        <w:rPr>
          <w:rStyle w:val="NormalTok"/>
        </w:rPr>
        <w:t xml:space="preserve">  </w:t>
      </w:r>
      <w:r>
        <w:rPr>
          <w:rStyle w:val="DataTypeTok"/>
        </w:rPr>
        <w:t>real</w:t>
      </w:r>
      <w:r>
        <w:rPr>
          <w:rStyle w:val="NormalTok"/>
        </w:rPr>
        <w:t xml:space="preserve"> c_s_logit;        </w:t>
      </w:r>
      <w:r>
        <w:rPr>
          <w:rStyle w:val="CommentTok"/>
        </w:rPr>
        <w:t>// Fractional recovery of the SDNN drop (logit-scaled).</w:t>
      </w:r>
      <w:r>
        <w:br/>
      </w:r>
      <w:r>
        <w:br/>
      </w:r>
      <w:r>
        <w:rPr>
          <w:rStyle w:val="NormalTok"/>
        </w:rPr>
        <w:t xml:space="preserve">  </w:t>
      </w:r>
      <w:r>
        <w:rPr>
          <w:rStyle w:val="CommentTok"/>
        </w:rPr>
        <w:t>// --- Parameters for time-varying frequency proportions p(t) ---</w:t>
      </w:r>
      <w:r>
        <w:br/>
      </w:r>
      <w:r>
        <w:rPr>
          <w:rStyle w:val="NormalTok"/>
        </w:rPr>
        <w:t xml:space="preserve">  </w:t>
      </w:r>
      <w:r>
        <w:rPr>
          <w:rStyle w:val="CommentTok"/>
        </w:rPr>
        <w:t>// These control the transition between a baseline and a perturbed spectral state.</w:t>
      </w:r>
      <w:r>
        <w:br/>
      </w:r>
      <w:r>
        <w:rPr>
          <w:rStyle w:val="NormalTok"/>
        </w:rPr>
        <w:t xml:space="preserve">  </w:t>
      </w:r>
      <w:r>
        <w:rPr>
          <w:rStyle w:val="DataTypeTok"/>
        </w:rPr>
        <w:t>vector</w:t>
      </w:r>
      <w:r>
        <w:rPr>
          <w:rStyle w:val="NormalTok"/>
        </w:rPr>
        <w:t>[</w:t>
      </w:r>
      <w:r>
        <w:rPr>
          <w:rStyle w:val="DecValTok"/>
        </w:rPr>
        <w:t>2</w:t>
      </w:r>
      <w:r>
        <w:rPr>
          <w:rStyle w:val="NormalTok"/>
        </w:rPr>
        <w:t xml:space="preserve">] y_base_log;  </w:t>
      </w:r>
      <w:r>
        <w:rPr>
          <w:rStyle w:val="CommentTok"/>
        </w:rPr>
        <w:t>// Unconstrained (ALR) coords for baseline proportions.</w:t>
      </w:r>
      <w:r>
        <w:br/>
      </w:r>
      <w:r>
        <w:rPr>
          <w:rStyle w:val="NormalTok"/>
        </w:rPr>
        <w:t xml:space="preserve">  </w:t>
      </w:r>
      <w:r>
        <w:rPr>
          <w:rStyle w:val="DataTypeTok"/>
        </w:rPr>
        <w:t>vector</w:t>
      </w:r>
      <w:r>
        <w:rPr>
          <w:rStyle w:val="NormalTok"/>
        </w:rPr>
        <w:t>[</w:t>
      </w:r>
      <w:r>
        <w:rPr>
          <w:rStyle w:val="DecValTok"/>
        </w:rPr>
        <w:t>2</w:t>
      </w:r>
      <w:r>
        <w:rPr>
          <w:rStyle w:val="NormalTok"/>
        </w:rPr>
        <w:t xml:space="preserve">] y_pert_log;  </w:t>
      </w:r>
      <w:r>
        <w:rPr>
          <w:rStyle w:val="CommentTok"/>
        </w:rPr>
        <w:t>// Unconstrained (ALR) coords for perturbed proportions.</w:t>
      </w:r>
      <w:r>
        <w:br/>
      </w:r>
      <w:r>
        <w:rPr>
          <w:rStyle w:val="NormalTok"/>
        </w:rPr>
        <w:t xml:space="preserve">  </w:t>
      </w:r>
      <w:r>
        <w:rPr>
          <w:rStyle w:val="DataTypeTok"/>
        </w:rPr>
        <w:t>real</w:t>
      </w:r>
      <w:r>
        <w:rPr>
          <w:rStyle w:val="NormalTok"/>
        </w:rPr>
        <w:t xml:space="preserve"> c_c_logit;        </w:t>
      </w:r>
      <w:r>
        <w:rPr>
          <w:rStyle w:val="CommentTok"/>
        </w:rPr>
        <w:t>// Fractional recovery of spectral proportions (logit-scaled).</w:t>
      </w:r>
      <w:r>
        <w:br/>
      </w:r>
      <w:r>
        <w:br/>
      </w:r>
      <w:r>
        <w:rPr>
          <w:rStyle w:val="NormalTok"/>
        </w:rPr>
        <w:t xml:space="preserve">  </w:t>
      </w:r>
      <w:r>
        <w:rPr>
          <w:rStyle w:val="CommentTok"/>
        </w:rPr>
        <w:t>// --- GP Hyperparameters ---</w:t>
      </w:r>
      <w:r>
        <w:br/>
      </w:r>
      <w:r>
        <w:rPr>
          <w:rStyle w:val="NormalTok"/>
        </w:rPr>
        <w:t xml:space="preserve">  </w:t>
      </w:r>
      <w:r>
        <w:rPr>
          <w:rStyle w:val="CommentTok"/>
        </w:rPr>
        <w:t>// These control the properties of the smooth function for the spectral shape.</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rho_gp_logit;   </w:t>
      </w:r>
      <w:r>
        <w:rPr>
          <w:rStyle w:val="CommentTok"/>
        </w:rPr>
        <w:t>// Length-scale: Controls the smoothness of the spectrum.</w:t>
      </w:r>
      <w:r>
        <w:br/>
      </w:r>
      <w:r>
        <w:br/>
      </w:r>
      <w:r>
        <w:rPr>
          <w:rStyle w:val="NormalTok"/>
        </w:rPr>
        <w:t xml:space="preserve">  </w:t>
      </w:r>
      <w:r>
        <w:rPr>
          <w:rStyle w:val="CommentTok"/>
        </w:rPr>
        <w:t>// --- Non-Centered GP Parameter ---</w:t>
      </w:r>
      <w:r>
        <w:br/>
      </w:r>
      <w:r>
        <w:rPr>
          <w:rStyle w:val="NormalTok"/>
        </w:rPr>
        <w:t xml:space="preserve">  </w:t>
      </w:r>
      <w:r>
        <w:rPr>
          <w:rStyle w:val="CommentTok"/>
        </w:rPr>
        <w:t>// Instead of sampling the GP function values directly, we sample standard normal</w:t>
      </w:r>
      <w:r>
        <w:br/>
      </w:r>
      <w:r>
        <w:rPr>
          <w:rStyle w:val="NormalTok"/>
        </w:rPr>
        <w:t xml:space="preserve">  </w:t>
      </w:r>
      <w:r>
        <w:rPr>
          <w:rStyle w:val="CommentTok"/>
        </w:rPr>
        <w:t>// deviates and reconstruct the GP. This is the Non-Centered Parameterization (NCP).</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z_gp;     </w:t>
      </w:r>
      <w:r>
        <w:rPr>
          <w:rStyle w:val="CommentTok"/>
        </w:rPr>
        <w:t>// Standard normal deviates for the GP.</w:t>
      </w:r>
      <w:r>
        <w:br/>
      </w:r>
      <w:r>
        <w:br/>
      </w:r>
      <w:r>
        <w:rPr>
          <w:rStyle w:val="NormalTok"/>
        </w:rPr>
        <w:t xml:space="preserve">  </w:t>
      </w:r>
      <w:r>
        <w:rPr>
          <w:rStyle w:val="CommentTok"/>
        </w:rPr>
        <w:t>// --- Non-Centered Oscillator Coefficients ---</w:t>
      </w:r>
      <w:r>
        <w:br/>
      </w:r>
      <w:r>
        <w:rPr>
          <w:rStyle w:val="NormalTok"/>
        </w:rPr>
        <w:t xml:space="preserve">  </w:t>
      </w:r>
      <w:r>
        <w:rPr>
          <w:rStyle w:val="CommentTok"/>
        </w:rPr>
        <w:t>// The final amplitudes for each sine/cosine pair are also non-centered.</w:t>
      </w:r>
      <w:r>
        <w:br/>
      </w:r>
      <w:r>
        <w:rPr>
          <w:rStyle w:val="NormalTok"/>
        </w:rPr>
        <w:t xml:space="preserve">  </w:t>
      </w:r>
      <w:r>
        <w:rPr>
          <w:rStyle w:val="CommentTok"/>
        </w:rPr>
        <w:t>// We estimate standard normal deviates (`z`), which are then scaled.</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z_sin;    </w:t>
      </w:r>
      <w:r>
        <w:rPr>
          <w:rStyle w:val="CommentTok"/>
        </w:rPr>
        <w:t>// Standard normal deviates for sine coefficients.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z_cos;    </w:t>
      </w:r>
      <w:r>
        <w:rPr>
          <w:rStyle w:val="CommentTok"/>
        </w:rPr>
        <w:t>// Standard normal deviates for cosine coefficients.</w:t>
      </w:r>
      <w:r>
        <w:br/>
      </w:r>
      <w:r>
        <w:br/>
      </w:r>
      <w:r>
        <w:rPr>
          <w:rStyle w:val="NormalTok"/>
        </w:rPr>
        <w:t xml:space="preserve">  </w:t>
      </w:r>
      <w:r>
        <w:rPr>
          <w:rStyle w:val="CommentTok"/>
        </w:rPr>
        <w:t>// --- Fractional split of SDNN variance ---</w:t>
      </w:r>
      <w:r>
        <w:br/>
      </w:r>
      <w:r>
        <w:rPr>
          <w:rStyle w:val="NormalTok"/>
        </w:rPr>
        <w:lastRenderedPageBreak/>
        <w:t xml:space="preserve">  </w:t>
      </w:r>
      <w:r>
        <w:rPr>
          <w:rStyle w:val="DataTypeTok"/>
        </w:rPr>
        <w:t>real</w:t>
      </w:r>
      <w:r>
        <w:rPr>
          <w:rStyle w:val="NormalTok"/>
        </w:rPr>
        <w:t xml:space="preserve"> w_logit;          </w:t>
      </w:r>
      <w:r>
        <w:rPr>
          <w:rStyle w:val="CommentTok"/>
        </w:rPr>
        <w:t>// Proportion of total variance that is "structured" (logit scale).</w:t>
      </w:r>
      <w:r>
        <w:br/>
      </w:r>
      <w:r>
        <w:rPr>
          <w:rStyle w:val="NormalTok"/>
        </w:rPr>
        <w:t>}</w:t>
      </w:r>
      <w:r>
        <w:br/>
      </w:r>
      <w:r>
        <w:br/>
      </w:r>
      <w:r>
        <w:rPr>
          <w:rStyle w:val="CommentTok"/>
        </w:rPr>
        <w:t>// =====================================================================</w:t>
      </w:r>
      <w:r>
        <w:br/>
      </w:r>
      <w:r>
        <w:rPr>
          <w:rStyle w:val="CommentTok"/>
        </w:rPr>
        <w:t>// Transformed Parameters Block</w:t>
      </w:r>
      <w:r>
        <w:br/>
      </w:r>
      <w:r>
        <w:rPr>
          <w:rStyle w:val="CommentTok"/>
        </w:rPr>
        <w:t>// =====================================================================</w:t>
      </w:r>
      <w:r>
        <w:br/>
      </w:r>
      <w:r>
        <w:rPr>
          <w:rStyle w:val="CommentTok"/>
        </w:rPr>
        <w:t>// This block constructs the full generative model step-by-step from the parameters.</w:t>
      </w:r>
      <w:r>
        <w:br/>
      </w:r>
      <w:r>
        <w:rPr>
          <w:rStyle w:val="CommentTok"/>
        </w:rPr>
        <w:t>// All calculations here are performed at every leapfrog step of the sampler.</w:t>
      </w:r>
      <w:r>
        <w:br/>
      </w:r>
      <w:r>
        <w:rPr>
          <w:rStyle w:val="KeywordTok"/>
        </w:rPr>
        <w:t>transformed parameters</w:t>
      </w:r>
      <w:r>
        <w:rPr>
          <w:rStyle w:val="NormalTok"/>
        </w:rPr>
        <w:t xml:space="preserve"> {</w:t>
      </w:r>
      <w:r>
        <w:br/>
      </w:r>
      <w:r>
        <w:rPr>
          <w:rStyle w:val="NormalTok"/>
        </w:rPr>
        <w:t xml:space="preserve">  </w:t>
      </w:r>
      <w:r>
        <w:rPr>
          <w:rStyle w:val="CommentTok"/>
        </w:rPr>
        <w:t>// Declare variables that will be used in the likelihood calculation.</w:t>
      </w:r>
      <w:r>
        <w:br/>
      </w:r>
      <w:r>
        <w:rPr>
          <w:rStyle w:val="NormalTok"/>
        </w:rPr>
        <w:t xml:space="preserve">  </w:t>
      </w:r>
      <w:r>
        <w:rPr>
          <w:rStyle w:val="DataTypeTok"/>
        </w:rPr>
        <w:t>vector</w:t>
      </w:r>
      <w:r>
        <w:rPr>
          <w:rStyle w:val="NormalTok"/>
        </w:rPr>
        <w:t xml:space="preserve">[N] mu;          </w:t>
      </w:r>
      <w:r>
        <w:rPr>
          <w:rStyle w:val="CommentTok"/>
        </w:rPr>
        <w:t>// The final predicted mean RRi trajectory.</w:t>
      </w:r>
      <w:r>
        <w:br/>
      </w:r>
      <w:r>
        <w:rPr>
          <w:rStyle w:val="NormalTok"/>
        </w:rPr>
        <w:t xml:space="preserve">  </w:t>
      </w:r>
      <w:r>
        <w:rPr>
          <w:rStyle w:val="DataTypeTok"/>
        </w:rPr>
        <w:t>vector</w:t>
      </w:r>
      <w:r>
        <w:rPr>
          <w:rStyle w:val="NormalTok"/>
        </w:rPr>
        <w:t xml:space="preserve">[N] var_resid;   </w:t>
      </w:r>
      <w:r>
        <w:rPr>
          <w:rStyle w:val="CommentTok"/>
        </w:rPr>
        <w:t>// The final residual variance trajectory.</w:t>
      </w:r>
      <w:r>
        <w:br/>
      </w:r>
      <w:r>
        <w:br/>
      </w:r>
      <w:r>
        <w:rPr>
          <w:rStyle w:val="NormalTok"/>
        </w:rPr>
        <w:t xml:space="preserve">  </w:t>
      </w:r>
      <w:r>
        <w:rPr>
          <w:rStyle w:val="CommentTok"/>
        </w:rPr>
        <w:t>// --- 0. Map unconstrained parameters to their meaningful scales ---</w:t>
      </w:r>
      <w:r>
        <w:br/>
      </w:r>
      <w:r>
        <w:rPr>
          <w:rStyle w:val="NormalTok"/>
        </w:rPr>
        <w:t xml:space="preserve">  </w:t>
      </w:r>
      <w:r>
        <w:rPr>
          <w:rStyle w:val="CommentTok"/>
        </w:rPr>
        <w:t>// This section applies inverse transformations (e.g., inv_logit, exp) to the</w:t>
      </w:r>
      <w:r>
        <w:br/>
      </w:r>
      <w:r>
        <w:rPr>
          <w:rStyle w:val="NormalTok"/>
        </w:rPr>
        <w:t xml:space="preserve">  </w:t>
      </w:r>
      <w:r>
        <w:rPr>
          <w:rStyle w:val="CommentTok"/>
        </w:rPr>
        <w:t>// parameters, mapping them from the unconstrained real line back to their</w:t>
      </w:r>
      <w:r>
        <w:br/>
      </w:r>
      <w:r>
        <w:rPr>
          <w:rStyle w:val="NormalTok"/>
        </w:rPr>
        <w:t xml:space="preserve">  </w:t>
      </w:r>
      <w:r>
        <w:rPr>
          <w:rStyle w:val="CommentTok"/>
        </w:rPr>
        <w:t>// natural, interpretable scales (e.g., time, ms, proportions).</w:t>
      </w:r>
      <w:r>
        <w:br/>
      </w:r>
      <w:r>
        <w:rPr>
          <w:rStyle w:val="NormalTok"/>
        </w:rPr>
        <w:t xml:space="preserve">  </w:t>
      </w:r>
      <w:r>
        <w:rPr>
          <w:rStyle w:val="DataTypeTok"/>
        </w:rPr>
        <w:t>real</w:t>
      </w:r>
      <w:r>
        <w:rPr>
          <w:rStyle w:val="NormalTok"/>
        </w:rPr>
        <w:t xml:space="preserve"> tau    = inv_logit(tau_logit) * t_range + t_min;</w:t>
      </w:r>
      <w:r>
        <w:br/>
      </w:r>
      <w:r>
        <w:rPr>
          <w:rStyle w:val="NormalTok"/>
        </w:rPr>
        <w:t xml:space="preserve">  </w:t>
      </w:r>
      <w:r>
        <w:rPr>
          <w:rStyle w:val="DataTypeTok"/>
        </w:rPr>
        <w:t>real</w:t>
      </w:r>
      <w:r>
        <w:rPr>
          <w:rStyle w:val="NormalTok"/>
        </w:rPr>
        <w:t xml:space="preserve"> delta  = inv_logit(delta_logit) * (t_range - tau); </w:t>
      </w:r>
      <w:r>
        <w:rPr>
          <w:rStyle w:val="CommentTok"/>
        </w:rPr>
        <w:t>// Delta is a fraction of remaining time.</w:t>
      </w:r>
      <w:r>
        <w:br/>
      </w:r>
      <w:r>
        <w:rPr>
          <w:rStyle w:val="NormalTok"/>
        </w:rPr>
        <w:t xml:space="preserve">  </w:t>
      </w:r>
      <w:r>
        <w:rPr>
          <w:rStyle w:val="DataTypeTok"/>
        </w:rPr>
        <w:t>real</w:t>
      </w:r>
      <w:r>
        <w:rPr>
          <w:rStyle w:val="NormalTok"/>
        </w:rPr>
        <w:t xml:space="preserve"> lambda = exp(lambda_log);</w:t>
      </w:r>
      <w:r>
        <w:br/>
      </w:r>
      <w:r>
        <w:rPr>
          <w:rStyle w:val="NormalTok"/>
        </w:rPr>
        <w:t xml:space="preserve">  </w:t>
      </w:r>
      <w:r>
        <w:rPr>
          <w:rStyle w:val="DataTypeTok"/>
        </w:rPr>
        <w:t>real</w:t>
      </w:r>
      <w:r>
        <w:rPr>
          <w:rStyle w:val="NormalTok"/>
        </w:rPr>
        <w:t xml:space="preserve"> phi    = exp(phi_log);</w:t>
      </w:r>
      <w:r>
        <w:br/>
      </w:r>
      <w:r>
        <w:br/>
      </w:r>
      <w:r>
        <w:rPr>
          <w:rStyle w:val="NormalTok"/>
        </w:rPr>
        <w:t xml:space="preserve">  </w:t>
      </w:r>
      <w:r>
        <w:rPr>
          <w:rStyle w:val="DataTypeTok"/>
        </w:rPr>
        <w:t>real</w:t>
      </w:r>
      <w:r>
        <w:rPr>
          <w:rStyle w:val="NormalTok"/>
        </w:rPr>
        <w:t xml:space="preserve"> alpha_r = inv_logit(alpha_r_logit) * </w:t>
      </w:r>
      <w:r>
        <w:rPr>
          <w:rStyle w:val="DecValTok"/>
        </w:rPr>
        <w:t>2</w:t>
      </w:r>
      <w:r>
        <w:rPr>
          <w:rStyle w:val="NormalTok"/>
        </w:rPr>
        <w:t xml:space="preserve"> * rr_range + rr_min;</w:t>
      </w:r>
      <w:r>
        <w:br/>
      </w:r>
      <w:r>
        <w:rPr>
          <w:rStyle w:val="NormalTok"/>
        </w:rPr>
        <w:t xml:space="preserve">  </w:t>
      </w:r>
      <w:r>
        <w:rPr>
          <w:rStyle w:val="DataTypeTok"/>
        </w:rPr>
        <w:t>real</w:t>
      </w:r>
      <w:r>
        <w:rPr>
          <w:rStyle w:val="NormalTok"/>
        </w:rPr>
        <w:t xml:space="preserve"> beta_r  = (inv_logit(beta_r_logit) * </w:t>
      </w:r>
      <w:r>
        <w:rPr>
          <w:rStyle w:val="DecValTok"/>
        </w:rPr>
        <w:t>2</w:t>
      </w:r>
      <w:r>
        <w:rPr>
          <w:rStyle w:val="NormalTok"/>
        </w:rPr>
        <w:t xml:space="preserve"> - </w:t>
      </w:r>
      <w:r>
        <w:rPr>
          <w:rStyle w:val="DecValTok"/>
        </w:rPr>
        <w:t>1</w:t>
      </w:r>
      <w:r>
        <w:rPr>
          <w:rStyle w:val="NormalTok"/>
        </w:rPr>
        <w:t xml:space="preserve">) * alpha_r; </w:t>
      </w:r>
      <w:r>
        <w:rPr>
          <w:rStyle w:val="CommentTok"/>
        </w:rPr>
        <w:t>// Beta is a fraction of Alpha.</w:t>
      </w:r>
      <w:r>
        <w:br/>
      </w:r>
      <w:r>
        <w:rPr>
          <w:rStyle w:val="NormalTok"/>
        </w:rPr>
        <w:t xml:space="preserve">  </w:t>
      </w:r>
      <w:r>
        <w:rPr>
          <w:rStyle w:val="DataTypeTok"/>
        </w:rPr>
        <w:t>real</w:t>
      </w:r>
      <w:r>
        <w:rPr>
          <w:rStyle w:val="NormalTok"/>
        </w:rPr>
        <w:t xml:space="preserve"> c_r     = inv_logit(c_r_logit) * </w:t>
      </w:r>
      <w:r>
        <w:rPr>
          <w:rStyle w:val="DecValTok"/>
        </w:rPr>
        <w:t>2</w:t>
      </w:r>
      <w:r>
        <w:rPr>
          <w:rStyle w:val="NormalTok"/>
        </w:rPr>
        <w:t xml:space="preserve">; </w:t>
      </w:r>
      <w:r>
        <w:rPr>
          <w:rStyle w:val="CommentTok"/>
        </w:rPr>
        <w:t>// Recovery can be up to 200% (overshoot).</w:t>
      </w:r>
      <w:r>
        <w:br/>
      </w:r>
      <w:r>
        <w:br/>
      </w:r>
      <w:r>
        <w:rPr>
          <w:rStyle w:val="NormalTok"/>
        </w:rPr>
        <w:t xml:space="preserve">  </w:t>
      </w:r>
      <w:r>
        <w:rPr>
          <w:rStyle w:val="DataTypeTok"/>
        </w:rPr>
        <w:t>real</w:t>
      </w:r>
      <w:r>
        <w:rPr>
          <w:rStyle w:val="NormalTok"/>
        </w:rPr>
        <w:t xml:space="preserve"> alpha_s = inv_logit(alpha_s_logit) * rr_sd;</w:t>
      </w:r>
      <w:r>
        <w:br/>
      </w:r>
      <w:r>
        <w:rPr>
          <w:rStyle w:val="NormalTok"/>
        </w:rPr>
        <w:t xml:space="preserve">  </w:t>
      </w:r>
      <w:r>
        <w:rPr>
          <w:rStyle w:val="DataTypeTok"/>
        </w:rPr>
        <w:t>real</w:t>
      </w:r>
      <w:r>
        <w:rPr>
          <w:rStyle w:val="NormalTok"/>
        </w:rPr>
        <w:t xml:space="preserve"> beta_s  = (inv_logit(beta_s_logit) * </w:t>
      </w:r>
      <w:r>
        <w:rPr>
          <w:rStyle w:val="DecValTok"/>
        </w:rPr>
        <w:t>2</w:t>
      </w:r>
      <w:r>
        <w:rPr>
          <w:rStyle w:val="NormalTok"/>
        </w:rPr>
        <w:t xml:space="preserve"> - </w:t>
      </w:r>
      <w:r>
        <w:rPr>
          <w:rStyle w:val="DecValTok"/>
        </w:rPr>
        <w:t>1</w:t>
      </w:r>
      <w:r>
        <w:rPr>
          <w:rStyle w:val="NormalTok"/>
        </w:rPr>
        <w:t xml:space="preserve">) * alpha_s; </w:t>
      </w:r>
      <w:r>
        <w:rPr>
          <w:rStyle w:val="CommentTok"/>
        </w:rPr>
        <w:t>// Beta is a fraction of Alpha.</w:t>
      </w:r>
      <w:r>
        <w:br/>
      </w:r>
      <w:r>
        <w:rPr>
          <w:rStyle w:val="NormalTok"/>
        </w:rPr>
        <w:t xml:space="preserve">  </w:t>
      </w:r>
      <w:r>
        <w:rPr>
          <w:rStyle w:val="DataTypeTok"/>
        </w:rPr>
        <w:t>real</w:t>
      </w:r>
      <w:r>
        <w:rPr>
          <w:rStyle w:val="NormalTok"/>
        </w:rPr>
        <w:t xml:space="preserve"> c_s     = inv_logit(c_s_logit) * </w:t>
      </w:r>
      <w:r>
        <w:rPr>
          <w:rStyle w:val="DecValTok"/>
        </w:rPr>
        <w:t>2</w:t>
      </w:r>
      <w:r>
        <w:rPr>
          <w:rStyle w:val="NormalTok"/>
        </w:rPr>
        <w:t xml:space="preserve">; </w:t>
      </w:r>
      <w:r>
        <w:rPr>
          <w:rStyle w:val="CommentTok"/>
        </w:rPr>
        <w:t>// Recovery can be up to 200% (overshoot).</w:t>
      </w:r>
      <w:r>
        <w:br/>
      </w:r>
      <w:r>
        <w:br/>
      </w:r>
      <w:r>
        <w:rPr>
          <w:rStyle w:val="NormalTok"/>
        </w:rPr>
        <w:t xml:space="preserve">  </w:t>
      </w:r>
      <w:r>
        <w:rPr>
          <w:rStyle w:val="DataTypeTok"/>
        </w:rPr>
        <w:t>real</w:t>
      </w:r>
      <w:r>
        <w:rPr>
          <w:rStyle w:val="NormalTok"/>
        </w:rPr>
        <w:t xml:space="preserve"> c_c = inv_logit(c_c_logit); </w:t>
      </w:r>
      <w:r>
        <w:rPr>
          <w:rStyle w:val="CommentTok"/>
        </w:rPr>
        <w:t>// Spectral recovery is between 0-100%.</w:t>
      </w:r>
      <w:r>
        <w:br/>
      </w:r>
      <w:r>
        <w:rPr>
          <w:rStyle w:val="NormalTok"/>
        </w:rPr>
        <w:t xml:space="preserve">  </w:t>
      </w:r>
      <w:r>
        <w:rPr>
          <w:rStyle w:val="DataTypeTok"/>
        </w:rPr>
        <w:t>real</w:t>
      </w:r>
      <w:r>
        <w:rPr>
          <w:rStyle w:val="NormalTok"/>
        </w:rPr>
        <w:t xml:space="preserve"> w   = inv_logit(w_logit);   </w:t>
      </w:r>
      <w:r>
        <w:rPr>
          <w:rStyle w:val="CommentTok"/>
        </w:rPr>
        <w:t>// Structured variance fraction is between 0-1.</w:t>
      </w:r>
      <w:r>
        <w:br/>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real</w:t>
      </w:r>
      <w:r>
        <w:rPr>
          <w:rStyle w:val="NormalTok"/>
        </w:rPr>
        <w:t xml:space="preserve"> rho_gp; </w:t>
      </w:r>
      <w:r>
        <w:rPr>
          <w:rStyle w:val="CommentTok"/>
        </w:rPr>
        <w:t>// Constrained smoothness of GP</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rho_gp[j] = inv_logit(rho_gp_logit[j]);</w:t>
      </w:r>
      <w:r>
        <w:br/>
      </w:r>
      <w:r>
        <w:rPr>
          <w:rStyle w:val="NormalTok"/>
        </w:rPr>
        <w:t xml:space="preserve">  }</w:t>
      </w:r>
      <w:r>
        <w:br/>
      </w:r>
      <w:r>
        <w:br/>
      </w:r>
      <w:r>
        <w:rPr>
          <w:rStyle w:val="NormalTok"/>
        </w:rPr>
        <w:t xml:space="preserve">  </w:t>
      </w:r>
      <w:r>
        <w:rPr>
          <w:rStyle w:val="CommentTok"/>
        </w:rPr>
        <w:t>// --- 1. Construct the two logistic building blocks ---</w:t>
      </w:r>
      <w:r>
        <w:br/>
      </w:r>
      <w:r>
        <w:rPr>
          <w:rStyle w:val="NormalTok"/>
        </w:rPr>
        <w:t xml:space="preserve">  </w:t>
      </w:r>
      <w:r>
        <w:rPr>
          <w:rStyle w:val="CommentTok"/>
        </w:rPr>
        <w:t>// These shared curves drive all the dynamic changes in the model.</w:t>
      </w:r>
      <w:r>
        <w:br/>
      </w:r>
      <w:r>
        <w:rPr>
          <w:rStyle w:val="NormalTok"/>
        </w:rPr>
        <w:t xml:space="preserve">  </w:t>
      </w:r>
      <w:r>
        <w:rPr>
          <w:rStyle w:val="DataTypeTok"/>
        </w:rPr>
        <w:t>vector</w:t>
      </w:r>
      <w:r>
        <w:rPr>
          <w:rStyle w:val="NormalTok"/>
        </w:rPr>
        <w:t xml:space="preserve">[N] D1 = logistic_curve(t, tau, lambda);      </w:t>
      </w:r>
      <w:r>
        <w:rPr>
          <w:rStyle w:val="CommentTok"/>
        </w:rPr>
        <w:t>// Primary perturbation curve.</w:t>
      </w:r>
      <w:r>
        <w:br/>
      </w:r>
      <w:r>
        <w:rPr>
          <w:rStyle w:val="NormalTok"/>
        </w:rPr>
        <w:t xml:space="preserve">  </w:t>
      </w:r>
      <w:r>
        <w:rPr>
          <w:rStyle w:val="DataTypeTok"/>
        </w:rPr>
        <w:t>vector</w:t>
      </w:r>
      <w:r>
        <w:rPr>
          <w:rStyle w:val="NormalTok"/>
        </w:rPr>
        <w:t xml:space="preserve">[N] D2 = logistic_curve(t, tau + delta, phi); </w:t>
      </w:r>
      <w:r>
        <w:rPr>
          <w:rStyle w:val="CommentTok"/>
        </w:rPr>
        <w:t>// Recovery curve.</w:t>
      </w:r>
      <w:r>
        <w:br/>
      </w:r>
      <w:r>
        <w:br/>
      </w:r>
      <w:r>
        <w:rPr>
          <w:rStyle w:val="NormalTok"/>
        </w:rPr>
        <w:t xml:space="preserve">  </w:t>
      </w:r>
      <w:r>
        <w:rPr>
          <w:rStyle w:val="CommentTok"/>
        </w:rPr>
        <w:t>// --- 2. Construct the baseline and SDNN trajectories ---</w:t>
      </w:r>
      <w:r>
        <w:br/>
      </w:r>
      <w:r>
        <w:rPr>
          <w:rStyle w:val="NormalTok"/>
        </w:rPr>
        <w:t xml:space="preserve">  </w:t>
      </w:r>
      <w:r>
        <w:rPr>
          <w:rStyle w:val="CommentTok"/>
        </w:rPr>
        <w:t>// These define the time-varying mean and total standard deviation of the RR signal.</w:t>
      </w:r>
      <w:ins w:id="42" w:author="Matías Castillo-Aguilar" w:date="2026-08-10T02:45:00Z">
        <w:r>
          <w:br/>
        </w:r>
        <w:r>
          <w:rPr>
            <w:rStyle w:val="NormalTok"/>
          </w:rPr>
          <w:t xml:space="preserve">  </w:t>
        </w:r>
        <w:r>
          <w:rPr>
            <w:rStyle w:val="CommentTok"/>
          </w:rPr>
          <w:t>// Note: `</w:t>
        </w:r>
        <w:proofErr w:type="spellStart"/>
        <w:r>
          <w:rPr>
            <w:rStyle w:val="CommentTok"/>
          </w:rPr>
          <w:t>SDNN_t</w:t>
        </w:r>
        <w:proofErr w:type="spellEnd"/>
        <w:r>
          <w:rPr>
            <w:rStyle w:val="CommentTok"/>
          </w:rPr>
          <w:t xml:space="preserve">` here corresponds to </w:t>
        </w:r>
        <w:proofErr w:type="spellStart"/>
        <w:r>
          <w:rPr>
            <w:rStyle w:val="CommentTok"/>
          </w:rPr>
          <w:t>sigma_total</w:t>
        </w:r>
        <w:proofErr w:type="spellEnd"/>
        <w:r>
          <w:rPr>
            <w:rStyle w:val="CommentTok"/>
          </w:rPr>
          <w:t>(</w:t>
        </w:r>
        <w:proofErr w:type="spellStart"/>
        <w:r>
          <w:rPr>
            <w:rStyle w:val="CommentTok"/>
          </w:rPr>
          <w:t>t_i</w:t>
        </w:r>
        <w:proofErr w:type="spellEnd"/>
        <w:r>
          <w:rPr>
            <w:rStyle w:val="CommentTok"/>
          </w:rPr>
          <w:t>) in the main manuscript; we</w:t>
        </w:r>
        <w:r>
          <w:br/>
        </w:r>
        <w:r>
          <w:rPr>
            <w:rStyle w:val="NormalTok"/>
          </w:rPr>
          <w:t xml:space="preserve">  </w:t>
        </w:r>
        <w:r>
          <w:rPr>
            <w:rStyle w:val="CommentTok"/>
          </w:rPr>
          <w:t>// keep the `</w:t>
        </w:r>
        <w:proofErr w:type="spellStart"/>
        <w:r>
          <w:rPr>
            <w:rStyle w:val="CommentTok"/>
          </w:rPr>
          <w:t>SDNN_t</w:t>
        </w:r>
        <w:proofErr w:type="spellEnd"/>
        <w:r>
          <w:rPr>
            <w:rStyle w:val="CommentTok"/>
          </w:rPr>
          <w:t>` identifier in code for brevity, but the manuscript text uses</w:t>
        </w:r>
        <w:r>
          <w:br/>
        </w:r>
        <w:r>
          <w:rPr>
            <w:rStyle w:val="NormalTok"/>
          </w:rPr>
          <w:t xml:space="preserve">  </w:t>
        </w:r>
        <w:r>
          <w:rPr>
            <w:rStyle w:val="CommentTok"/>
          </w:rPr>
          <w:t xml:space="preserve">// </w:t>
        </w:r>
        <w:proofErr w:type="spellStart"/>
        <w:r>
          <w:rPr>
            <w:rStyle w:val="CommentTok"/>
          </w:rPr>
          <w:t>sigma_total</w:t>
        </w:r>
        <w:proofErr w:type="spellEnd"/>
        <w:r>
          <w:rPr>
            <w:rStyle w:val="CommentTok"/>
          </w:rPr>
          <w:t>(</w:t>
        </w:r>
        <w:proofErr w:type="spellStart"/>
        <w:r>
          <w:rPr>
            <w:rStyle w:val="CommentTok"/>
          </w:rPr>
          <w:t>t_i</w:t>
        </w:r>
        <w:proofErr w:type="spellEnd"/>
        <w:r>
          <w:rPr>
            <w:rStyle w:val="CommentTok"/>
          </w:rPr>
          <w:t>) to make clear it is a latent, instantaneous scale parameter</w:t>
        </w:r>
        <w:r>
          <w:br/>
        </w:r>
        <w:r>
          <w:rPr>
            <w:rStyle w:val="NormalTok"/>
          </w:rPr>
          <w:t xml:space="preserve">  </w:t>
        </w:r>
        <w:r>
          <w:rPr>
            <w:rStyle w:val="CommentTok"/>
          </w:rPr>
          <w:t>// rather than a conventional windowed SDNN sample statistic.</w:t>
        </w:r>
      </w:ins>
      <w:r>
        <w:br/>
      </w:r>
      <w:r>
        <w:rPr>
          <w:rStyle w:val="NormalTok"/>
        </w:rPr>
        <w:t xml:space="preserve">  </w:t>
      </w:r>
      <w:r w:rsidRPr="00AC00FC">
        <w:rPr>
          <w:rStyle w:val="DataTypeTok"/>
          <w:lang w:val="es-CL"/>
          <w:rPrChange w:id="43" w:author="Matías Castillo-Aguilar" w:date="2026-08-10T02:45:00Z">
            <w:rPr>
              <w:rStyle w:val="DataTypeTok"/>
              <w:lang w:val="es-CL"/>
            </w:rPr>
          </w:rPrChange>
        </w:rPr>
        <w:t>vector</w:t>
      </w:r>
      <w:r w:rsidRPr="00AC00FC">
        <w:rPr>
          <w:rStyle w:val="NormalTok"/>
          <w:lang w:val="es-CL"/>
          <w:rPrChange w:id="44" w:author="Matías Castillo-Aguilar" w:date="2026-08-10T02:45:00Z">
            <w:rPr>
              <w:rStyle w:val="NormalTok"/>
              <w:lang w:val="es-CL"/>
            </w:rPr>
          </w:rPrChange>
        </w:rPr>
        <w:t>[N] RR_baseline = fmax(</w:t>
      </w:r>
      <w:r w:rsidRPr="00AC00FC">
        <w:rPr>
          <w:rStyle w:val="FloatTok"/>
          <w:lang w:val="es-CL"/>
          <w:rPrChange w:id="45" w:author="Matías Castillo-Aguilar" w:date="2026-08-10T02:45:00Z">
            <w:rPr>
              <w:rStyle w:val="FloatTok"/>
              <w:lang w:val="es-CL"/>
            </w:rPr>
          </w:rPrChange>
        </w:rPr>
        <w:t>1e-8</w:t>
      </w:r>
      <w:r w:rsidRPr="00AC00FC">
        <w:rPr>
          <w:rStyle w:val="NormalTok"/>
          <w:lang w:val="es-CL"/>
          <w:rPrChange w:id="46" w:author="Matías Castillo-Aguilar" w:date="2026-08-10T02:45:00Z">
            <w:rPr>
              <w:rStyle w:val="NormalTok"/>
              <w:lang w:val="es-CL"/>
            </w:rPr>
          </w:rPrChange>
        </w:rPr>
        <w:t xml:space="preserve">, alpha_r + beta_r .* </w:t>
      </w:r>
      <w:r>
        <w:rPr>
          <w:rStyle w:val="NormalTok"/>
        </w:rPr>
        <w:t>D1 - (c_r * beta_r) .* D2);</w:t>
      </w:r>
      <w:r>
        <w:br/>
      </w:r>
      <w:r>
        <w:rPr>
          <w:rStyle w:val="NormalTok"/>
        </w:rPr>
        <w:t xml:space="preserve">  </w:t>
      </w:r>
      <w:r>
        <w:rPr>
          <w:rStyle w:val="DataTypeTok"/>
        </w:rPr>
        <w:t>vector</w:t>
      </w:r>
      <w:r>
        <w:rPr>
          <w:rStyle w:val="NormalTok"/>
        </w:rPr>
        <w:t>[N] SDNN_t      = fmax(</w:t>
      </w:r>
      <w:r>
        <w:rPr>
          <w:rStyle w:val="FloatTok"/>
        </w:rPr>
        <w:t>1e-8</w:t>
      </w:r>
      <w:r>
        <w:rPr>
          <w:rStyle w:val="NormalTok"/>
        </w:rPr>
        <w:t>, alpha_s + beta_s .* D1 - (c_s * beta_s) .* D2);</w:t>
      </w:r>
      <w:r>
        <w:br/>
      </w:r>
      <w:r>
        <w:br/>
      </w:r>
      <w:r>
        <w:rPr>
          <w:rStyle w:val="NormalTok"/>
        </w:rPr>
        <w:t xml:space="preserve">  </w:t>
      </w:r>
      <w:r>
        <w:rPr>
          <w:rStyle w:val="CommentTok"/>
        </w:rPr>
        <w:t>// --- 3. Construct the master controller C(t) and spectral proportions p_t ---</w:t>
      </w:r>
      <w:r>
        <w:br/>
      </w:r>
      <w:r>
        <w:rPr>
          <w:rStyle w:val="NormalTok"/>
        </w:rPr>
        <w:t xml:space="preserve">  </w:t>
      </w:r>
      <w:r>
        <w:rPr>
          <w:rStyle w:val="CommentTok"/>
        </w:rPr>
        <w:t>// C(t) governs the transition from a baseline spectral state to a perturbed one.</w:t>
      </w:r>
      <w:r>
        <w:br/>
      </w:r>
      <w:r>
        <w:rPr>
          <w:rStyle w:val="NormalTok"/>
        </w:rPr>
        <w:t xml:space="preserve">  </w:t>
      </w:r>
      <w:r>
        <w:rPr>
          <w:rStyle w:val="DataTypeTok"/>
        </w:rPr>
        <w:t>vector</w:t>
      </w:r>
      <w:r>
        <w:rPr>
          <w:rStyle w:val="NormalTok"/>
        </w:rPr>
        <w:t>[N] C_t = D1 .* (</w:t>
      </w:r>
      <w:r>
        <w:rPr>
          <w:rStyle w:val="FloatTok"/>
        </w:rPr>
        <w:t>1.0</w:t>
      </w:r>
      <w:r>
        <w:rPr>
          <w:rStyle w:val="NormalTok"/>
        </w:rPr>
        <w:t xml:space="preserve"> - c_c .* D2);</w:t>
      </w:r>
      <w:r>
        <w:br/>
      </w:r>
      <w:r>
        <w:br/>
      </w:r>
      <w:r>
        <w:rPr>
          <w:rStyle w:val="NormalTok"/>
        </w:rPr>
        <w:t xml:space="preserve">  </w:t>
      </w:r>
      <w:r>
        <w:rPr>
          <w:rStyle w:val="CommentTok"/>
        </w:rPr>
        <w:t>// Convert the unconstrained `y_*_log` parameters to 3-element proportion vectors</w:t>
      </w:r>
      <w:r>
        <w:br/>
      </w:r>
      <w:r>
        <w:rPr>
          <w:rStyle w:val="NormalTok"/>
        </w:rPr>
        <w:t xml:space="preserve">  </w:t>
      </w:r>
      <w:r>
        <w:rPr>
          <w:rStyle w:val="CommentTok"/>
        </w:rPr>
        <w:t>// using the softmax function (an inverse Additive Log-Ratio transform).</w:t>
      </w:r>
      <w:r>
        <w:br/>
      </w:r>
      <w:r>
        <w:rPr>
          <w:rStyle w:val="NormalTok"/>
        </w:rPr>
        <w:t xml:space="preserve">  </w:t>
      </w:r>
      <w:r>
        <w:rPr>
          <w:rStyle w:val="DataTypeTok"/>
        </w:rPr>
        <w:t>vector</w:t>
      </w:r>
      <w:r>
        <w:rPr>
          <w:rStyle w:val="NormalTok"/>
        </w:rPr>
        <w:t>[</w:t>
      </w:r>
      <w:r>
        <w:rPr>
          <w:rStyle w:val="DecValTok"/>
        </w:rPr>
        <w:t>3</w:t>
      </w:r>
      <w:r>
        <w:rPr>
          <w:rStyle w:val="NormalTok"/>
        </w:rPr>
        <w:t xml:space="preserve">] pi_base = softmax(append_row(y_base_log, </w:t>
      </w:r>
      <w:r>
        <w:rPr>
          <w:rStyle w:val="FloatTok"/>
        </w:rPr>
        <w:t>0.0</w:t>
      </w:r>
      <w:r>
        <w:rPr>
          <w:rStyle w:val="NormalTok"/>
        </w:rPr>
        <w:t xml:space="preserve">)); </w:t>
      </w:r>
      <w:r>
        <w:rPr>
          <w:rStyle w:val="CommentTok"/>
        </w:rPr>
        <w:t>// Baseline state.</w:t>
      </w:r>
      <w:r>
        <w:br/>
      </w:r>
      <w:r>
        <w:rPr>
          <w:rStyle w:val="NormalTok"/>
        </w:rPr>
        <w:t xml:space="preserve">  </w:t>
      </w:r>
      <w:r>
        <w:rPr>
          <w:rStyle w:val="DataTypeTok"/>
        </w:rPr>
        <w:t>vector</w:t>
      </w:r>
      <w:r>
        <w:rPr>
          <w:rStyle w:val="NormalTok"/>
        </w:rPr>
        <w:t>[</w:t>
      </w:r>
      <w:r>
        <w:rPr>
          <w:rStyle w:val="DecValTok"/>
        </w:rPr>
        <w:t>3</w:t>
      </w:r>
      <w:r>
        <w:rPr>
          <w:rStyle w:val="NormalTok"/>
        </w:rPr>
        <w:t xml:space="preserve">] pi_pert = softmax(append_row(y_pert_log, </w:t>
      </w:r>
      <w:r>
        <w:rPr>
          <w:rStyle w:val="FloatTok"/>
        </w:rPr>
        <w:t>0.0</w:t>
      </w:r>
      <w:r>
        <w:rPr>
          <w:rStyle w:val="NormalTok"/>
        </w:rPr>
        <w:t xml:space="preserve">)); </w:t>
      </w:r>
      <w:r>
        <w:rPr>
          <w:rStyle w:val="CommentTok"/>
        </w:rPr>
        <w:t>// Perturbed state.</w:t>
      </w:r>
      <w:r>
        <w:br/>
      </w:r>
      <w:r>
        <w:br/>
      </w:r>
      <w:r>
        <w:rPr>
          <w:rStyle w:val="NormalTok"/>
        </w:rPr>
        <w:t xml:space="preserve">  </w:t>
      </w:r>
      <w:r>
        <w:rPr>
          <w:rStyle w:val="CommentTok"/>
        </w:rPr>
        <w:t>// `p_t` smoothly interpolates between the two spectral states based on C(t).</w:t>
      </w:r>
      <w:r>
        <w:br/>
      </w:r>
      <w:r>
        <w:rPr>
          <w:rStyle w:val="NormalTok"/>
        </w:rPr>
        <w:t xml:space="preserve">  </w:t>
      </w:r>
      <w:r>
        <w:rPr>
          <w:rStyle w:val="DataTypeTok"/>
        </w:rPr>
        <w:t>matrix</w:t>
      </w:r>
      <w:r>
        <w:rPr>
          <w:rStyle w:val="NormalTok"/>
        </w:rPr>
        <w:t xml:space="preserve">[N, </w:t>
      </w:r>
      <w:r>
        <w:rPr>
          <w:rStyle w:val="DecValTok"/>
        </w:rPr>
        <w:t>3</w:t>
      </w:r>
      <w:r>
        <w:rPr>
          <w:rStyle w:val="NormalTok"/>
        </w:rPr>
        <w:t>] p_t  = (</w:t>
      </w:r>
      <w:r>
        <w:rPr>
          <w:rStyle w:val="FloatTok"/>
        </w:rPr>
        <w:t>1.0</w:t>
      </w:r>
      <w:r>
        <w:rPr>
          <w:rStyle w:val="NormalTok"/>
        </w:rPr>
        <w:t xml:space="preserve"> - C_t) * pi_base' + C_t * pi_pert';</w:t>
      </w:r>
      <w:r>
        <w:br/>
      </w:r>
      <w:r>
        <w:br/>
      </w:r>
      <w:r>
        <w:rPr>
          <w:rStyle w:val="NormalTok"/>
        </w:rPr>
        <w:t xml:space="preserve">  </w:t>
      </w:r>
      <w:r>
        <w:rPr>
          <w:rStyle w:val="CommentTok"/>
        </w:rPr>
        <w:t>// --- 4. Construct the spectral coefficient vectors (u_sin, u_cos) ---</w:t>
      </w:r>
      <w:r>
        <w:br/>
      </w:r>
      <w:r>
        <w:rPr>
          <w:rStyle w:val="NormalTok"/>
        </w:rPr>
        <w:t xml:space="preserve">  </w:t>
      </w:r>
      <w:r>
        <w:rPr>
          <w:rStyle w:val="CommentTok"/>
        </w:rPr>
        <w:t>// This section combines the GP reconstruction and the final coefficient scaling</w:t>
      </w:r>
      <w:r>
        <w:br/>
      </w:r>
      <w:r>
        <w:rPr>
          <w:rStyle w:val="NormalTok"/>
        </w:rPr>
        <w:t xml:space="preserve">  </w:t>
      </w:r>
      <w:r>
        <w:rPr>
          <w:rStyle w:val="CommentTok"/>
        </w:rPr>
        <w:t>// in a single, efficient loop.</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u_sin;</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[N_sin] u_cos;</w:t>
      </w:r>
      <w:r>
        <w:br/>
      </w:r>
      <w:r>
        <w:rPr>
          <w:rStyle w:val="NormalTok"/>
        </w:rPr>
        <w:t xml:space="preserve">  </w:t>
      </w:r>
      <w:r>
        <w:rPr>
          <w:rStyle w:val="DataTypeTok"/>
        </w:rPr>
        <w:t>array</w:t>
      </w:r>
      <w:r>
        <w:rPr>
          <w:rStyle w:val="NormalTok"/>
        </w:rPr>
        <w:t>[</w:t>
      </w:r>
      <w:r>
        <w:rPr>
          <w:rStyle w:val="DecValTok"/>
        </w:rPr>
        <w:t>3</w:t>
      </w:r>
      <w:r>
        <w:rPr>
          <w:rStyle w:val="NormalTok"/>
        </w:rPr>
        <w:t xml:space="preserve">] </w:t>
      </w:r>
      <w:r>
        <w:rPr>
          <w:rStyle w:val="DataTypeTok"/>
        </w:rPr>
        <w:t>vector</w:t>
      </w:r>
      <w:r>
        <w:rPr>
          <w:rStyle w:val="NormalTok"/>
        </w:rPr>
        <w:t xml:space="preserve">[N_sin] log_v; </w:t>
      </w:r>
      <w:r>
        <w:rPr>
          <w:rStyle w:val="CommentTok"/>
        </w:rPr>
        <w:t>// This will hold the centered GP values.</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lastRenderedPageBreak/>
        <w:t xml:space="preserve">    </w:t>
      </w:r>
      <w:r>
        <w:rPr>
          <w:rStyle w:val="CommentTok"/>
        </w:rPr>
        <w:t>// --- Step A: Reconstruct the Centered GP (Non-Centered Parameterization) ---</w:t>
      </w:r>
      <w:r>
        <w:br/>
      </w:r>
      <w:r>
        <w:rPr>
          <w:rStyle w:val="NormalTok"/>
        </w:rPr>
        <w:t xml:space="preserve">    </w:t>
      </w:r>
      <w:r>
        <w:rPr>
          <w:rStyle w:val="CommentTok"/>
        </w:rPr>
        <w:t>// 1. Construct the covariance matrix K from the hyperparameters.</w:t>
      </w:r>
      <w:r>
        <w:br/>
      </w:r>
      <w:r>
        <w:rPr>
          <w:rStyle w:val="NormalTok"/>
        </w:rPr>
        <w:t xml:space="preserve">    </w:t>
      </w:r>
      <w:r>
        <w:rPr>
          <w:rStyle w:val="DataTypeTok"/>
        </w:rPr>
        <w:t>matrix</w:t>
      </w:r>
      <w:r>
        <w:rPr>
          <w:rStyle w:val="NormalTok"/>
        </w:rPr>
        <w:t>[N_sin, N_sin] K =</w:t>
      </w:r>
      <w:r>
        <w:br/>
      </w:r>
      <w:r>
        <w:rPr>
          <w:rStyle w:val="NormalTok"/>
        </w:rPr>
        <w:t xml:space="preserve">      gp_exp_quad_cov(to_array_1d(log_freqs_scaled[j]), </w:t>
      </w:r>
      <w:r>
        <w:rPr>
          <w:rStyle w:val="DecValTok"/>
        </w:rPr>
        <w:t>1</w:t>
      </w:r>
      <w:r>
        <w:rPr>
          <w:rStyle w:val="NormalTok"/>
        </w:rPr>
        <w:t>, rho_gp[j])</w:t>
      </w:r>
      <w:r>
        <w:br/>
      </w:r>
      <w:r>
        <w:rPr>
          <w:rStyle w:val="NormalTok"/>
        </w:rPr>
        <w:t xml:space="preserve">      + diag_matrix(rep_vector(</w:t>
      </w:r>
      <w:r>
        <w:rPr>
          <w:rStyle w:val="FloatTok"/>
        </w:rPr>
        <w:t>1e-8</w:t>
      </w:r>
      <w:r>
        <w:rPr>
          <w:rStyle w:val="NormalTok"/>
        </w:rPr>
        <w:t>, N_sin));</w:t>
      </w:r>
      <w:r>
        <w:br/>
      </w:r>
      <w:r>
        <w:br/>
      </w:r>
      <w:r>
        <w:rPr>
          <w:rStyle w:val="NormalTok"/>
        </w:rPr>
        <w:t xml:space="preserve">    </w:t>
      </w:r>
      <w:r>
        <w:rPr>
          <w:rStyle w:val="CommentTok"/>
        </w:rPr>
        <w:t>// 2. Compute the Cholesky factor of K.</w:t>
      </w:r>
      <w:r>
        <w:br/>
      </w:r>
      <w:r>
        <w:rPr>
          <w:rStyle w:val="NormalTok"/>
        </w:rPr>
        <w:t xml:space="preserve">    </w:t>
      </w:r>
      <w:r>
        <w:rPr>
          <w:rStyle w:val="DataTypeTok"/>
        </w:rPr>
        <w:t>matrix</w:t>
      </w:r>
      <w:r>
        <w:rPr>
          <w:rStyle w:val="NormalTok"/>
        </w:rPr>
        <w:t>[N_sin, N_sin] L = cholesky_decompose(K);</w:t>
      </w:r>
      <w:r>
        <w:br/>
      </w:r>
      <w:r>
        <w:br/>
      </w:r>
      <w:r>
        <w:rPr>
          <w:rStyle w:val="NormalTok"/>
        </w:rPr>
        <w:t xml:space="preserve">    </w:t>
      </w:r>
      <w:r>
        <w:rPr>
          <w:rStyle w:val="CommentTok"/>
        </w:rPr>
        <w:t>// 3. Construct the centered log_v by transforming the standard normal `z_gp`.</w:t>
      </w:r>
      <w:r>
        <w:br/>
      </w:r>
      <w:r>
        <w:rPr>
          <w:rStyle w:val="NormalTok"/>
        </w:rPr>
        <w:t xml:space="preserve">    log_v[j] = L * z_gp[j];</w:t>
      </w:r>
      <w:r>
        <w:br/>
      </w:r>
      <w:r>
        <w:br/>
      </w:r>
      <w:r>
        <w:rPr>
          <w:rStyle w:val="NormalTok"/>
        </w:rPr>
        <w:t xml:space="preserve">    </w:t>
      </w:r>
      <w:r>
        <w:rPr>
          <w:rStyle w:val="CommentTok"/>
        </w:rPr>
        <w:t>// 4. Build positive amplitudes from GP</w:t>
      </w:r>
      <w:r>
        <w:br/>
      </w:r>
      <w:r>
        <w:rPr>
          <w:rStyle w:val="NormalTok"/>
        </w:rPr>
        <w:t xml:space="preserve">    </w:t>
      </w:r>
      <w:r>
        <w:rPr>
          <w:rStyle w:val="DataTypeTok"/>
        </w:rPr>
        <w:t>vector</w:t>
      </w:r>
      <w:r>
        <w:rPr>
          <w:rStyle w:val="NormalTok"/>
        </w:rPr>
        <w:t>[N_sin] a_k = exp(log_v[j]);</w:t>
      </w:r>
      <w:r>
        <w:br/>
      </w:r>
      <w:r>
        <w:br/>
      </w:r>
      <w:r>
        <w:rPr>
          <w:rStyle w:val="NormalTok"/>
        </w:rPr>
        <w:t xml:space="preserve">    </w:t>
      </w:r>
      <w:r>
        <w:rPr>
          <w:rStyle w:val="CommentTok"/>
        </w:rPr>
        <w:t>// expected diagonal contribution to variance under z ~ N(0,1)</w:t>
      </w:r>
      <w:r>
        <w:br/>
      </w:r>
      <w:r>
        <w:rPr>
          <w:rStyle w:val="NormalTok"/>
        </w:rPr>
        <w:t xml:space="preserve">    </w:t>
      </w:r>
      <w:r>
        <w:rPr>
          <w:rStyle w:val="DataTypeTok"/>
        </w:rPr>
        <w:t>vector</w:t>
      </w:r>
      <w:r>
        <w:rPr>
          <w:rStyle w:val="NormalTok"/>
        </w:rPr>
        <w:t xml:space="preserve">[N_sin] diag_sum = diagonal(G_sin[j]) + diagonal(G_cos[j]); </w:t>
      </w:r>
      <w:r>
        <w:rPr>
          <w:rStyle w:val="CommentTok"/>
        </w:rPr>
        <w:t>// length N_sin</w:t>
      </w:r>
      <w:r>
        <w:br/>
      </w:r>
      <w:r>
        <w:br/>
      </w:r>
      <w:r>
        <w:rPr>
          <w:rStyle w:val="NormalTok"/>
        </w:rPr>
        <w:t xml:space="preserve">    </w:t>
      </w:r>
      <w:r>
        <w:rPr>
          <w:rStyle w:val="CommentTok"/>
        </w:rPr>
        <w:t>// expected base variance under N(0,1) coefficients (cross-terms vanish)</w:t>
      </w:r>
      <w:r>
        <w:br/>
      </w:r>
      <w:r>
        <w:rPr>
          <w:rStyle w:val="NormalTok"/>
        </w:rPr>
        <w:t xml:space="preserve">    </w:t>
      </w:r>
      <w:r>
        <w:rPr>
          <w:rStyle w:val="DataTypeTok"/>
        </w:rPr>
        <w:t>real</w:t>
      </w:r>
      <w:r>
        <w:rPr>
          <w:rStyle w:val="NormalTok"/>
        </w:rPr>
        <w:t xml:space="preserve"> base_v_diag = dot_product(a_k .* a_k, diag_sum);</w:t>
      </w:r>
      <w:r>
        <w:br/>
      </w:r>
      <w:r>
        <w:br/>
      </w:r>
      <w:r>
        <w:rPr>
          <w:rStyle w:val="NormalTok"/>
        </w:rPr>
        <w:t xml:space="preserve">    </w:t>
      </w:r>
      <w:r>
        <w:rPr>
          <w:rStyle w:val="CommentTok"/>
        </w:rPr>
        <w:t>// normalize so expected variance ≈ 1 (avoid divide by zero)</w:t>
      </w:r>
      <w:r>
        <w:br/>
      </w:r>
      <w:r>
        <w:rPr>
          <w:rStyle w:val="NormalTok"/>
        </w:rPr>
        <w:t xml:space="preserve">    </w:t>
      </w:r>
      <w:r>
        <w:rPr>
          <w:rStyle w:val="DataTypeTok"/>
        </w:rPr>
        <w:t>vector</w:t>
      </w:r>
      <w:r>
        <w:rPr>
          <w:rStyle w:val="NormalTok"/>
        </w:rPr>
        <w:t xml:space="preserve">[N_sin] full_scale = a_k / sqrt(base_v_diag + </w:t>
      </w:r>
      <w:r>
        <w:rPr>
          <w:rStyle w:val="FloatTok"/>
        </w:rPr>
        <w:t>1e-12</w:t>
      </w:r>
      <w:r>
        <w:rPr>
          <w:rStyle w:val="NormalTok"/>
        </w:rPr>
        <w:t>);</w:t>
      </w:r>
      <w:r>
        <w:br/>
      </w:r>
      <w:r>
        <w:br/>
      </w:r>
      <w:r>
        <w:rPr>
          <w:rStyle w:val="NormalTok"/>
        </w:rPr>
        <w:t xml:space="preserve">    </w:t>
      </w:r>
      <w:r>
        <w:rPr>
          <w:rStyle w:val="CommentTok"/>
        </w:rPr>
        <w:t>// final NCP coefficients</w:t>
      </w:r>
      <w:r>
        <w:br/>
      </w:r>
      <w:r>
        <w:rPr>
          <w:rStyle w:val="NormalTok"/>
        </w:rPr>
        <w:t xml:space="preserve">    u_sin[j] = z_sin[j] .* full_scale;</w:t>
      </w:r>
      <w:r>
        <w:br/>
      </w:r>
      <w:r>
        <w:rPr>
          <w:rStyle w:val="NormalTok"/>
        </w:rPr>
        <w:t xml:space="preserve">    u_cos[j] = z_cos[j] .* full_scale;</w:t>
      </w:r>
      <w:r>
        <w:br/>
      </w:r>
      <w:r>
        <w:rPr>
          <w:rStyle w:val="NormalTok"/>
        </w:rPr>
        <w:t xml:space="preserve">  }</w:t>
      </w:r>
      <w:r>
        <w:br/>
      </w:r>
      <w:r>
        <w:br/>
      </w:r>
      <w:r>
        <w:rPr>
          <w:rStyle w:val="NormalTok"/>
        </w:rPr>
        <w:t xml:space="preserve">  </w:t>
      </w:r>
      <w:r>
        <w:rPr>
          <w:rStyle w:val="CommentTok"/>
        </w:rPr>
        <w:t xml:space="preserve">// --- 5. Synthesize the </w:t>
      </w:r>
      <w:del w:id="47" w:author="Matías Castillo-Aguilar" w:date="2026-08-10T02:45:00Z">
        <w:r>
          <w:rPr>
            <w:rStyle w:val="CommentTok"/>
          </w:rPr>
          <w:delText>raw</w:delText>
        </w:r>
      </w:del>
      <w:ins w:id="48" w:author="Matías Castillo-Aguilar" w:date="2026-08-10T02:45:00Z">
        <w:r>
          <w:rPr>
            <w:rStyle w:val="CommentTok"/>
          </w:rPr>
          <w:t>(already mean-centered)</w:t>
        </w:r>
      </w:ins>
      <w:r>
        <w:rPr>
          <w:rStyle w:val="CommentTok"/>
        </w:rPr>
        <w:t xml:space="preserve"> oscillator signals </w:t>
      </w:r>
      <w:del w:id="49" w:author="Matías Castillo-Aguilar" w:date="2026-08-10T02:45:00Z">
        <w:r>
          <w:rPr>
            <w:rStyle w:val="CommentTok"/>
          </w:rPr>
          <w:delText>and mean-center them ---</w:delText>
        </w:r>
      </w:del>
      <w:ins w:id="50" w:author="Matías Castillo-Aguilar" w:date="2026-08-10T02:45:00Z">
        <w:r>
          <w:rPr>
            <w:rStyle w:val="CommentTok"/>
          </w:rPr>
          <w:t>---</w:t>
        </w:r>
        <w:r>
          <w:br/>
        </w:r>
        <w:r>
          <w:rPr>
            <w:rStyle w:val="NormalTok"/>
          </w:rPr>
          <w:t xml:space="preserve">  </w:t>
        </w:r>
        <w:r>
          <w:rPr>
            <w:rStyle w:val="CommentTok"/>
          </w:rPr>
          <w:t xml:space="preserve">// Because </w:t>
        </w:r>
        <w:proofErr w:type="spellStart"/>
        <w:r>
          <w:rPr>
            <w:rStyle w:val="CommentTok"/>
          </w:rPr>
          <w:t>sin_mat</w:t>
        </w:r>
        <w:proofErr w:type="spellEnd"/>
        <w:r>
          <w:rPr>
            <w:rStyle w:val="CommentTok"/>
          </w:rPr>
          <w:t>/</w:t>
        </w:r>
        <w:proofErr w:type="spellStart"/>
        <w:r>
          <w:rPr>
            <w:rStyle w:val="CommentTok"/>
          </w:rPr>
          <w:t>cos_mat</w:t>
        </w:r>
        <w:proofErr w:type="spellEnd"/>
        <w:r>
          <w:rPr>
            <w:rStyle w:val="CommentTok"/>
          </w:rPr>
          <w:t xml:space="preserve"> are themselves mean-centered (see transformed</w:t>
        </w:r>
        <w:r>
          <w:br/>
        </w:r>
        <w:r>
          <w:rPr>
            <w:rStyle w:val="NormalTok"/>
          </w:rPr>
          <w:t xml:space="preserve">  </w:t>
        </w:r>
        <w:r>
          <w:rPr>
            <w:rStyle w:val="CommentTok"/>
          </w:rPr>
          <w:t xml:space="preserve">// data), the resulting </w:t>
        </w:r>
        <w:proofErr w:type="spellStart"/>
        <w:r>
          <w:rPr>
            <w:rStyle w:val="CommentTok"/>
          </w:rPr>
          <w:t>S_j</w:t>
        </w:r>
        <w:proofErr w:type="spellEnd"/>
        <w:r>
          <w:rPr>
            <w:rStyle w:val="CommentTok"/>
          </w:rPr>
          <w:t xml:space="preserve"> is exactly mean-centered by construction; the</w:t>
        </w:r>
        <w:r>
          <w:br/>
        </w:r>
        <w:r>
          <w:rPr>
            <w:rStyle w:val="NormalTok"/>
          </w:rPr>
          <w:t xml:space="preserve">  </w:t>
        </w:r>
        <w:r>
          <w:rPr>
            <w:rStyle w:val="CommentTok"/>
          </w:rPr>
          <w:t>// subtraction below is a negligible residual-mean safety check.</w:t>
        </w:r>
      </w:ins>
      <w:r>
        <w:br/>
      </w:r>
      <w:r>
        <w:rPr>
          <w:rStyle w:val="NormalTok"/>
        </w:rPr>
        <w:t xml:space="preserve">  </w:t>
      </w:r>
      <w:r>
        <w:rPr>
          <w:rStyle w:val="DataTypeTok"/>
        </w:rPr>
        <w:t>matrix</w:t>
      </w:r>
      <w:r>
        <w:rPr>
          <w:rStyle w:val="NormalTok"/>
        </w:rPr>
        <w:t xml:space="preserve">[N, </w:t>
      </w:r>
      <w:r>
        <w:rPr>
          <w:rStyle w:val="DecValTok"/>
        </w:rPr>
        <w:t>3</w:t>
      </w:r>
      <w:r>
        <w:rPr>
          <w:rStyle w:val="NormalTok"/>
        </w:rPr>
        <w:t>] S_t_matrix;</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w:t>
      </w:r>
      <w:r>
        <w:rPr>
          <w:rStyle w:val="DataTypeTok"/>
        </w:rPr>
        <w:t>vector</w:t>
      </w:r>
      <w:r>
        <w:rPr>
          <w:rStyle w:val="NormalTok"/>
        </w:rPr>
        <w:t xml:space="preserve">[N] S_j = sin_mat[j] * u_sin[j] + cos_mat[j] * </w:t>
      </w:r>
      <w:proofErr w:type="spellStart"/>
      <w:r>
        <w:rPr>
          <w:rStyle w:val="NormalTok"/>
        </w:rPr>
        <w:t>u_cos</w:t>
      </w:r>
      <w:proofErr w:type="spellEnd"/>
      <w:r>
        <w:rPr>
          <w:rStyle w:val="NormalTok"/>
        </w:rPr>
        <w:t>[j];</w:t>
      </w:r>
      <w:del w:id="51" w:author="Matías Castillo-Aguilar" w:date="2026-08-10T02:45:00Z">
        <w:r>
          <w:br/>
        </w:r>
        <w:r>
          <w:rPr>
            <w:rStyle w:val="NormalTok"/>
          </w:rPr>
          <w:delText xml:space="preserve">    </w:delText>
        </w:r>
        <w:r>
          <w:rPr>
            <w:rStyle w:val="CommentTok"/>
          </w:rPr>
          <w:delText>// Mean-center to ensure the oscillators represent pure variability, not a baseline shift.</w:delText>
        </w:r>
      </w:del>
      <w:r>
        <w:br/>
      </w:r>
      <w:r>
        <w:rPr>
          <w:rStyle w:val="NormalTok"/>
        </w:rPr>
        <w:t xml:space="preserve">    S_t_matrix[:, j] = S_j - mean(S_j);</w:t>
      </w:r>
      <w:r>
        <w:br/>
      </w:r>
      <w:r>
        <w:rPr>
          <w:rStyle w:val="NormalTok"/>
        </w:rPr>
        <w:t xml:space="preserve">  }</w:t>
      </w:r>
      <w:r>
        <w:br/>
      </w:r>
      <w:r>
        <w:br/>
      </w:r>
      <w:r>
        <w:rPr>
          <w:rStyle w:val="NormalTok"/>
        </w:rPr>
        <w:t xml:space="preserve">  </w:t>
      </w:r>
      <w:r>
        <w:rPr>
          <w:rStyle w:val="CommentTok"/>
        </w:rPr>
        <w:t>// --- 6. Calculate the exact variance of each oscillator using Gram matrices ---</w:t>
      </w:r>
      <w:r>
        <w:br/>
      </w:r>
      <w:r>
        <w:rPr>
          <w:rStyle w:val="NormalTok"/>
        </w:rPr>
        <w:t xml:space="preserve">  </w:t>
      </w:r>
      <w:r>
        <w:rPr>
          <w:rStyle w:val="CommentTok"/>
        </w:rPr>
        <w:t>// This quadratic form calculates Var(S_j) = u' * G * u efficiently and exactly.</w:t>
      </w:r>
      <w:ins w:id="52" w:author="Matías Castillo-Aguilar" w:date="2026-08-10T02:45:00Z">
        <w:r>
          <w:br/>
        </w:r>
        <w:r>
          <w:rPr>
            <w:rStyle w:val="NormalTok"/>
          </w:rPr>
          <w:t xml:space="preserve">  </w:t>
        </w:r>
        <w:r>
          <w:rPr>
            <w:rStyle w:val="CommentTok"/>
          </w:rPr>
          <w:t xml:space="preserve">// </w:t>
        </w:r>
        <w:proofErr w:type="spellStart"/>
        <w:r>
          <w:rPr>
            <w:rStyle w:val="CommentTok"/>
          </w:rPr>
          <w:t>Sigma_S</w:t>
        </w:r>
        <w:proofErr w:type="spellEnd"/>
        <w:r>
          <w:rPr>
            <w:rStyle w:val="CommentTok"/>
          </w:rPr>
          <w:t xml:space="preserve"> is treated as diagonal (independence between bands); see Supplementary</w:t>
        </w:r>
        <w:r>
          <w:br/>
        </w:r>
        <w:r>
          <w:rPr>
            <w:rStyle w:val="NormalTok"/>
          </w:rPr>
          <w:t xml:space="preserve">  </w:t>
        </w:r>
        <w:r>
          <w:rPr>
            <w:rStyle w:val="CommentTok"/>
          </w:rPr>
          <w:t>// Section S1.4 for an empirical quantification of this approximation.</w:t>
        </w:r>
      </w:ins>
      <w:r>
        <w:br/>
      </w:r>
      <w:r>
        <w:rPr>
          <w:rStyle w:val="NormalTok"/>
        </w:rPr>
        <w:t xml:space="preserve">  </w:t>
      </w:r>
      <w:r w:rsidRPr="00AC00FC">
        <w:rPr>
          <w:rStyle w:val="DataTypeTok"/>
          <w:lang w:val="es-CL"/>
          <w:rPrChange w:id="53" w:author="Matías Castillo-Aguilar" w:date="2026-08-10T02:45:00Z">
            <w:rPr>
              <w:rStyle w:val="DataTypeTok"/>
              <w:lang w:val="es-CL"/>
            </w:rPr>
          </w:rPrChange>
        </w:rPr>
        <w:t>matrix</w:t>
      </w:r>
      <w:r w:rsidRPr="00AC00FC">
        <w:rPr>
          <w:rStyle w:val="NormalTok"/>
          <w:lang w:val="es-CL"/>
          <w:rPrChange w:id="54" w:author="Matías Castillo-Aguilar" w:date="2026-08-10T02:45:00Z">
            <w:rPr>
              <w:rStyle w:val="NormalTok"/>
              <w:lang w:val="es-CL"/>
            </w:rPr>
          </w:rPrChange>
        </w:rPr>
        <w:t>[</w:t>
      </w:r>
      <w:r w:rsidRPr="00AC00FC">
        <w:rPr>
          <w:rStyle w:val="DecValTok"/>
          <w:lang w:val="es-CL"/>
          <w:rPrChange w:id="55" w:author="Matías Castillo-Aguilar" w:date="2026-08-10T02:45:00Z">
            <w:rPr>
              <w:rStyle w:val="DecValTok"/>
              <w:lang w:val="es-CL"/>
            </w:rPr>
          </w:rPrChange>
        </w:rPr>
        <w:t>3</w:t>
      </w:r>
      <w:r w:rsidRPr="00AC00FC">
        <w:rPr>
          <w:rStyle w:val="NormalTok"/>
          <w:lang w:val="es-CL"/>
          <w:rPrChange w:id="56" w:author="Matías Castillo-Aguilar" w:date="2026-08-10T02:45:00Z">
            <w:rPr>
              <w:rStyle w:val="NormalTok"/>
              <w:lang w:val="es-CL"/>
            </w:rPr>
          </w:rPrChange>
        </w:rPr>
        <w:t xml:space="preserve">, </w:t>
      </w:r>
      <w:r w:rsidRPr="00AC00FC">
        <w:rPr>
          <w:rStyle w:val="DecValTok"/>
          <w:lang w:val="es-CL"/>
          <w:rPrChange w:id="57" w:author="Matías Castillo-Aguilar" w:date="2026-08-10T02:45:00Z">
            <w:rPr>
              <w:rStyle w:val="DecValTok"/>
              <w:lang w:val="es-CL"/>
            </w:rPr>
          </w:rPrChange>
        </w:rPr>
        <w:t>3</w:t>
      </w:r>
      <w:r w:rsidRPr="00AC00FC">
        <w:rPr>
          <w:rStyle w:val="NormalTok"/>
          <w:lang w:val="es-CL"/>
          <w:rPrChange w:id="58" w:author="Matías Castillo-Aguilar" w:date="2026-08-10T02:45:00Z">
            <w:rPr>
              <w:rStyle w:val="NormalTok"/>
              <w:lang w:val="es-CL"/>
            </w:rPr>
          </w:rPrChange>
        </w:rPr>
        <w:t>] Sigma_S = rep_matrix(</w:t>
      </w:r>
      <w:r w:rsidRPr="00AC00FC">
        <w:rPr>
          <w:rStyle w:val="FloatTok"/>
          <w:lang w:val="es-CL"/>
          <w:rPrChange w:id="59" w:author="Matías Castillo-Aguilar" w:date="2026-08-10T02:45:00Z">
            <w:rPr>
              <w:rStyle w:val="FloatTok"/>
              <w:lang w:val="es-CL"/>
            </w:rPr>
          </w:rPrChange>
        </w:rPr>
        <w:t>0.0</w:t>
      </w:r>
      <w:r w:rsidRPr="00AC00FC">
        <w:rPr>
          <w:rStyle w:val="NormalTok"/>
          <w:lang w:val="es-CL"/>
          <w:rPrChange w:id="60" w:author="Matías Castillo-Aguilar" w:date="2026-08-10T02:45:00Z">
            <w:rPr>
              <w:rStyle w:val="NormalTok"/>
              <w:lang w:val="es-CL"/>
            </w:rPr>
          </w:rPrChange>
        </w:rPr>
        <w:t xml:space="preserve">, </w:t>
      </w:r>
      <w:r w:rsidRPr="00AC00FC">
        <w:rPr>
          <w:rStyle w:val="DecValTok"/>
          <w:lang w:val="es-CL"/>
          <w:rPrChange w:id="61" w:author="Matías Castillo-Aguilar" w:date="2026-08-10T02:45:00Z">
            <w:rPr>
              <w:rStyle w:val="DecValTok"/>
              <w:lang w:val="es-CL"/>
            </w:rPr>
          </w:rPrChange>
        </w:rPr>
        <w:t>3</w:t>
      </w:r>
      <w:r w:rsidRPr="00AC00FC">
        <w:rPr>
          <w:rStyle w:val="NormalTok"/>
          <w:lang w:val="es-CL"/>
          <w:rPrChange w:id="62" w:author="Matías Castillo-Aguilar" w:date="2026-08-10T02:45:00Z">
            <w:rPr>
              <w:rStyle w:val="NormalTok"/>
              <w:lang w:val="es-CL"/>
            </w:rPr>
          </w:rPrChange>
        </w:rPr>
        <w:t xml:space="preserve">, </w:t>
      </w:r>
      <w:r w:rsidRPr="00AC00FC">
        <w:rPr>
          <w:rStyle w:val="DecValTok"/>
          <w:lang w:val="es-CL"/>
          <w:rPrChange w:id="63" w:author="Matías Castillo-Aguilar" w:date="2026-08-10T02:45:00Z">
            <w:rPr>
              <w:rStyle w:val="DecValTok"/>
              <w:lang w:val="es-CL"/>
            </w:rPr>
          </w:rPrChange>
        </w:rPr>
        <w:t>3</w:t>
      </w:r>
      <w:r w:rsidRPr="00AC00FC">
        <w:rPr>
          <w:rStyle w:val="NormalTok"/>
          <w:lang w:val="es-CL"/>
          <w:rPrChange w:id="64" w:author="Matías Castillo-Aguilar" w:date="2026-08-10T02:45:00Z">
            <w:rPr>
              <w:rStyle w:val="NormalTok"/>
              <w:lang w:val="es-CL"/>
            </w:rPr>
          </w:rPrChange>
        </w:rPr>
        <w:t>);</w:t>
      </w:r>
      <w:r w:rsidRPr="00AC00FC">
        <w:rPr>
          <w:lang w:val="es-CL"/>
          <w:rPrChange w:id="65" w:author="Matías Castillo-Aguilar" w:date="2026-08-10T02:45:00Z">
            <w:rPr>
              <w:lang w:val="es-CL"/>
            </w:rPr>
          </w:rPrChange>
        </w:rPr>
        <w:br/>
      </w:r>
      <w:r w:rsidRPr="00AC00FC">
        <w:rPr>
          <w:rStyle w:val="NormalTok"/>
          <w:lang w:val="es-CL"/>
          <w:rPrChange w:id="66" w:author="Matías Castillo-Aguilar" w:date="2026-08-10T02:45:00Z">
            <w:rPr>
              <w:rStyle w:val="NormalTok"/>
              <w:lang w:val="es-CL"/>
            </w:rPr>
          </w:rPrChange>
        </w:rPr>
        <w:t xml:space="preserve">  </w:t>
      </w:r>
      <w:r w:rsidRPr="00AC00FC">
        <w:rPr>
          <w:rStyle w:val="ControlFlowTok"/>
          <w:lang w:val="es-CL"/>
          <w:rPrChange w:id="67" w:author="Matías Castillo-Aguilar" w:date="2026-08-10T02:45:00Z">
            <w:rPr>
              <w:rStyle w:val="ControlFlowTok"/>
              <w:lang w:val="es-CL"/>
            </w:rPr>
          </w:rPrChange>
        </w:rPr>
        <w:t>for</w:t>
      </w:r>
      <w:r w:rsidRPr="00AC00FC">
        <w:rPr>
          <w:rStyle w:val="NormalTok"/>
          <w:lang w:val="es-CL"/>
          <w:rPrChange w:id="68" w:author="Matías Castillo-Aguilar" w:date="2026-08-10T02:45:00Z">
            <w:rPr>
              <w:rStyle w:val="NormalTok"/>
              <w:lang w:val="es-CL"/>
            </w:rPr>
          </w:rPrChange>
        </w:rPr>
        <w:t xml:space="preserve"> (j </w:t>
      </w:r>
      <w:r w:rsidRPr="00AC00FC">
        <w:rPr>
          <w:rStyle w:val="ControlFlowTok"/>
          <w:lang w:val="es-CL"/>
          <w:rPrChange w:id="69" w:author="Matías Castillo-Aguilar" w:date="2026-08-10T02:45:00Z">
            <w:rPr>
              <w:rStyle w:val="ControlFlowTok"/>
              <w:lang w:val="es-CL"/>
            </w:rPr>
          </w:rPrChange>
        </w:rPr>
        <w:t>in</w:t>
      </w:r>
      <w:r w:rsidRPr="00AC00FC">
        <w:rPr>
          <w:rStyle w:val="NormalTok"/>
          <w:lang w:val="es-CL"/>
          <w:rPrChange w:id="70" w:author="Matías Castillo-Aguilar" w:date="2026-08-10T02:45:00Z">
            <w:rPr>
              <w:rStyle w:val="NormalTok"/>
              <w:lang w:val="es-CL"/>
            </w:rPr>
          </w:rPrChange>
        </w:rPr>
        <w:t xml:space="preserve"> </w:t>
      </w:r>
      <w:r w:rsidRPr="00AC00FC">
        <w:rPr>
          <w:rStyle w:val="DecValTok"/>
          <w:lang w:val="es-CL"/>
          <w:rPrChange w:id="71" w:author="Matías Castillo-Aguilar" w:date="2026-08-10T02:45:00Z">
            <w:rPr>
              <w:rStyle w:val="DecValTok"/>
              <w:lang w:val="es-CL"/>
            </w:rPr>
          </w:rPrChange>
        </w:rPr>
        <w:t>1</w:t>
      </w:r>
      <w:r w:rsidRPr="00AC00FC">
        <w:rPr>
          <w:rStyle w:val="NormalTok"/>
          <w:lang w:val="es-CL"/>
          <w:rPrChange w:id="72" w:author="Matías Castillo-Aguilar" w:date="2026-08-10T02:45:00Z">
            <w:rPr>
              <w:rStyle w:val="NormalTok"/>
              <w:lang w:val="es-CL"/>
            </w:rPr>
          </w:rPrChange>
        </w:rPr>
        <w:t>:</w:t>
      </w:r>
      <w:r w:rsidRPr="00AC00FC">
        <w:rPr>
          <w:rStyle w:val="DecValTok"/>
          <w:lang w:val="es-CL"/>
          <w:rPrChange w:id="73" w:author="Matías Castillo-Aguilar" w:date="2026-08-10T02:45:00Z">
            <w:rPr>
              <w:rStyle w:val="DecValTok"/>
              <w:lang w:val="es-CL"/>
            </w:rPr>
          </w:rPrChange>
        </w:rPr>
        <w:t>3</w:t>
      </w:r>
      <w:r w:rsidRPr="00AC00FC">
        <w:rPr>
          <w:rStyle w:val="NormalTok"/>
          <w:lang w:val="es-CL"/>
          <w:rPrChange w:id="74" w:author="Matías Castillo-Aguilar" w:date="2026-08-10T02:45:00Z">
            <w:rPr>
              <w:rStyle w:val="NormalTok"/>
              <w:lang w:val="es-CL"/>
            </w:rPr>
          </w:rPrChange>
        </w:rPr>
        <w:t>) {</w:t>
      </w:r>
      <w:r w:rsidRPr="00AC00FC">
        <w:rPr>
          <w:lang w:val="es-CL"/>
          <w:rPrChange w:id="75" w:author="Matías Castillo-Aguilar" w:date="2026-08-10T02:45:00Z">
            <w:rPr>
              <w:lang w:val="es-CL"/>
            </w:rPr>
          </w:rPrChange>
        </w:rPr>
        <w:br/>
      </w:r>
      <w:r w:rsidRPr="00AC00FC">
        <w:rPr>
          <w:rStyle w:val="NormalTok"/>
          <w:lang w:val="es-CL"/>
          <w:rPrChange w:id="76" w:author="Matías Castillo-Aguilar" w:date="2026-08-10T02:45:00Z">
            <w:rPr>
              <w:rStyle w:val="NormalTok"/>
              <w:lang w:val="es-CL"/>
            </w:rPr>
          </w:rPrChange>
        </w:rPr>
        <w:t xml:space="preserve">    </w:t>
      </w:r>
      <w:r w:rsidRPr="00AC00FC">
        <w:rPr>
          <w:rStyle w:val="DataTypeTok"/>
          <w:lang w:val="es-CL"/>
          <w:rPrChange w:id="77" w:author="Matías Castillo-Aguilar" w:date="2026-08-10T02:45:00Z">
            <w:rPr>
              <w:rStyle w:val="DataTypeTok"/>
              <w:lang w:val="es-CL"/>
            </w:rPr>
          </w:rPrChange>
        </w:rPr>
        <w:t>real</w:t>
      </w:r>
      <w:r w:rsidRPr="00AC00FC">
        <w:rPr>
          <w:rStyle w:val="NormalTok"/>
          <w:lang w:val="es-CL"/>
          <w:rPrChange w:id="78" w:author="Matías Castillo-Aguilar" w:date="2026-08-10T02:45:00Z">
            <w:rPr>
              <w:rStyle w:val="NormalTok"/>
              <w:lang w:val="es-CL"/>
            </w:rPr>
          </w:rPrChange>
        </w:rPr>
        <w:t xml:space="preserve"> vj = dot_product(u_sin[j], G_sin[j] * u_sin[j])</w:t>
      </w:r>
      <w:r w:rsidRPr="00AC00FC">
        <w:rPr>
          <w:lang w:val="es-CL"/>
          <w:rPrChange w:id="79" w:author="Matías Castillo-Aguilar" w:date="2026-08-10T02:45:00Z">
            <w:rPr>
              <w:lang w:val="es-CL"/>
            </w:rPr>
          </w:rPrChange>
        </w:rPr>
        <w:br/>
      </w:r>
      <w:r w:rsidRPr="00AC00FC">
        <w:rPr>
          <w:rStyle w:val="NormalTok"/>
          <w:lang w:val="es-CL"/>
          <w:rPrChange w:id="80" w:author="Matías Castillo-Aguilar" w:date="2026-08-10T02:45:00Z">
            <w:rPr>
              <w:rStyle w:val="NormalTok"/>
              <w:lang w:val="es-CL"/>
            </w:rPr>
          </w:rPrChange>
        </w:rPr>
        <w:t xml:space="preserve">              + dot_product(u_cos[j], G_cos[j] * u_cos[j])</w:t>
      </w:r>
      <w:r w:rsidRPr="00AC00FC">
        <w:rPr>
          <w:lang w:val="es-CL"/>
          <w:rPrChange w:id="81" w:author="Matías Castillo-Aguilar" w:date="2026-08-10T02:45:00Z">
            <w:rPr>
              <w:lang w:val="es-CL"/>
            </w:rPr>
          </w:rPrChange>
        </w:rPr>
        <w:br/>
      </w:r>
      <w:r w:rsidRPr="00AC00FC">
        <w:rPr>
          <w:rStyle w:val="NormalTok"/>
          <w:lang w:val="es-CL"/>
          <w:rPrChange w:id="82" w:author="Matías Castillo-Aguilar" w:date="2026-08-10T02:45:00Z">
            <w:rPr>
              <w:rStyle w:val="NormalTok"/>
              <w:lang w:val="es-CL"/>
            </w:rPr>
          </w:rPrChange>
        </w:rPr>
        <w:t xml:space="preserve">              + </w:t>
      </w:r>
      <w:r w:rsidRPr="00AC00FC">
        <w:rPr>
          <w:rStyle w:val="DecValTok"/>
          <w:lang w:val="es-CL"/>
          <w:rPrChange w:id="83" w:author="Matías Castillo-Aguilar" w:date="2026-08-10T02:45:00Z">
            <w:rPr>
              <w:rStyle w:val="DecValTok"/>
              <w:lang w:val="es-CL"/>
            </w:rPr>
          </w:rPrChange>
        </w:rPr>
        <w:t>2</w:t>
      </w:r>
      <w:r w:rsidRPr="00AC00FC">
        <w:rPr>
          <w:rStyle w:val="NormalTok"/>
          <w:lang w:val="es-CL"/>
          <w:rPrChange w:id="84" w:author="Matías Castillo-Aguilar" w:date="2026-08-10T02:45:00Z">
            <w:rPr>
              <w:rStyle w:val="NormalTok"/>
              <w:lang w:val="es-CL"/>
            </w:rPr>
          </w:rPrChange>
        </w:rPr>
        <w:t xml:space="preserve"> * dot_product(u_sin[j], G_sin_cos[j] * u_cos[j]);</w:t>
      </w:r>
      <w:r w:rsidRPr="00AC00FC">
        <w:rPr>
          <w:lang w:val="es-CL"/>
          <w:rPrChange w:id="85" w:author="Matías Castillo-Aguilar" w:date="2026-08-10T02:45:00Z">
            <w:rPr>
              <w:lang w:val="es-CL"/>
            </w:rPr>
          </w:rPrChange>
        </w:rPr>
        <w:br/>
      </w:r>
      <w:r w:rsidRPr="00AC00FC">
        <w:rPr>
          <w:rStyle w:val="NormalTok"/>
          <w:lang w:val="es-CL"/>
          <w:rPrChange w:id="86" w:author="Matías Castillo-Aguilar" w:date="2026-08-10T02:45:00Z">
            <w:rPr>
              <w:rStyle w:val="NormalTok"/>
              <w:lang w:val="es-CL"/>
            </w:rPr>
          </w:rPrChange>
        </w:rPr>
        <w:t xml:space="preserve">    Sigma_S[j, j] = vj;</w:t>
      </w:r>
      <w:r w:rsidRPr="00AC00FC">
        <w:rPr>
          <w:lang w:val="es-CL"/>
          <w:rPrChange w:id="87" w:author="Matías Castillo-Aguilar" w:date="2026-08-10T02:45:00Z">
            <w:rPr>
              <w:lang w:val="es-CL"/>
            </w:rPr>
          </w:rPrChange>
        </w:rPr>
        <w:br/>
      </w:r>
      <w:r w:rsidRPr="00AC00FC">
        <w:rPr>
          <w:rStyle w:val="NormalTok"/>
          <w:lang w:val="es-CL"/>
          <w:rPrChange w:id="88" w:author="Matías Castillo-Aguilar" w:date="2026-08-10T02:45:00Z">
            <w:rPr>
              <w:rStyle w:val="NormalTok"/>
              <w:lang w:val="es-CL"/>
            </w:rPr>
          </w:rPrChange>
        </w:rPr>
        <w:t xml:space="preserve">  }</w:t>
      </w:r>
      <w:r w:rsidRPr="00AC00FC">
        <w:rPr>
          <w:lang w:val="es-CL"/>
          <w:rPrChange w:id="89" w:author="Matías Castillo-Aguilar" w:date="2026-08-10T02:45:00Z">
            <w:rPr>
              <w:lang w:val="es-CL"/>
            </w:rPr>
          </w:rPrChange>
        </w:rPr>
        <w:br/>
      </w:r>
      <w:r w:rsidRPr="00AC00FC">
        <w:rPr>
          <w:lang w:val="es-CL"/>
          <w:rPrChange w:id="90" w:author="Matías Castillo-Aguilar" w:date="2026-08-10T02:45:00Z">
            <w:rPr>
              <w:lang w:val="es-CL"/>
            </w:rPr>
          </w:rPrChange>
        </w:rPr>
        <w:br/>
      </w:r>
      <w:r w:rsidRPr="00AC00FC">
        <w:rPr>
          <w:rStyle w:val="NormalTok"/>
          <w:lang w:val="es-CL"/>
          <w:rPrChange w:id="91" w:author="Matías Castillo-Aguilar" w:date="2026-08-10T02:45:00Z">
            <w:rPr>
              <w:rStyle w:val="NormalTok"/>
              <w:lang w:val="es-CL"/>
            </w:rPr>
          </w:rPrChange>
        </w:rPr>
        <w:t xml:space="preserve">  </w:t>
      </w:r>
      <w:r w:rsidRPr="00AC00FC">
        <w:rPr>
          <w:rStyle w:val="CommentTok"/>
          <w:lang w:val="es-CL"/>
          <w:rPrChange w:id="92" w:author="Matías Castillo-Aguilar" w:date="2026-08-10T02:45:00Z">
            <w:rPr>
              <w:rStyle w:val="CommentTok"/>
              <w:lang w:val="es-CL"/>
            </w:rPr>
          </w:rPrChange>
        </w:rPr>
        <w:t xml:space="preserve">// --- 7. </w:t>
      </w:r>
      <w:r>
        <w:rPr>
          <w:rStyle w:val="CommentTok"/>
        </w:rPr>
        <w:t>Deterministic Inversion to find the amplitude A(t) ---</w:t>
      </w:r>
      <w:r>
        <w:br/>
      </w:r>
      <w:r>
        <w:rPr>
          <w:rStyle w:val="NormalTok"/>
        </w:rPr>
        <w:t xml:space="preserve">  </w:t>
      </w:r>
      <w:r>
        <w:rPr>
          <w:rStyle w:val="CommentTok"/>
        </w:rPr>
        <w:t>// This is a powerful trick. Instead of trying to sample A(t), we solve for the</w:t>
      </w:r>
      <w:r>
        <w:br/>
      </w:r>
      <w:r>
        <w:rPr>
          <w:rStyle w:val="NormalTok"/>
        </w:rPr>
        <w:t xml:space="preserve">  </w:t>
      </w:r>
      <w:r>
        <w:rPr>
          <w:rStyle w:val="CommentTok"/>
        </w:rPr>
        <w:t>// exact amplitude needed to make the variance of the structured signal match the</w:t>
      </w:r>
      <w:r>
        <w:br/>
      </w:r>
      <w:r>
        <w:rPr>
          <w:rStyle w:val="NormalTok"/>
        </w:rPr>
        <w:t xml:space="preserve">  </w:t>
      </w:r>
      <w:r>
        <w:rPr>
          <w:rStyle w:val="CommentTok"/>
        </w:rPr>
        <w:t>// target structural variance defined by `SDNN_t` and `w`. This improves efficiency.</w:t>
      </w:r>
      <w:r>
        <w:br/>
      </w:r>
      <w:r>
        <w:rPr>
          <w:rStyle w:val="NormalTok"/>
        </w:rPr>
        <w:t xml:space="preserve">  </w:t>
      </w:r>
      <w:r>
        <w:rPr>
          <w:rStyle w:val="DataTypeTok"/>
        </w:rPr>
        <w:t>vector</w:t>
      </w:r>
      <w:r>
        <w:rPr>
          <w:rStyle w:val="NormalTok"/>
        </w:rPr>
        <w:t xml:space="preserve">[N] var_struct = square(SDNN_t) .* w; </w:t>
      </w:r>
      <w:r>
        <w:rPr>
          <w:rStyle w:val="CommentTok"/>
        </w:rPr>
        <w:t>// Target structured variance.</w:t>
      </w:r>
      <w:r>
        <w:br/>
      </w:r>
      <w:r>
        <w:br/>
      </w:r>
      <w:r>
        <w:rPr>
          <w:rStyle w:val="NormalTok"/>
        </w:rPr>
        <w:t xml:space="preserve">  </w:t>
      </w:r>
      <w:r>
        <w:rPr>
          <w:rStyle w:val="CommentTok"/>
        </w:rPr>
        <w:t>// The denominator is the variance of the weighted sum of oscillators if A_t were 1.</w:t>
      </w:r>
      <w:r>
        <w:br/>
      </w:r>
      <w:r>
        <w:rPr>
          <w:rStyle w:val="NormalTok"/>
        </w:rPr>
        <w:t xml:space="preserve">  </w:t>
      </w:r>
      <w:r>
        <w:rPr>
          <w:rStyle w:val="DataTypeTok"/>
        </w:rPr>
        <w:t>matrix</w:t>
      </w:r>
      <w:r>
        <w:rPr>
          <w:rStyle w:val="NormalTok"/>
        </w:rPr>
        <w:t xml:space="preserve">[N, </w:t>
      </w:r>
      <w:r>
        <w:rPr>
          <w:rStyle w:val="DecValTok"/>
        </w:rPr>
        <w:t>3</w:t>
      </w:r>
      <w:r>
        <w:rPr>
          <w:rStyle w:val="NormalTok"/>
        </w:rPr>
        <w:t>] M = p_t * Sigma_S;</w:t>
      </w:r>
      <w:r>
        <w:br/>
      </w:r>
      <w:r>
        <w:rPr>
          <w:rStyle w:val="NormalTok"/>
        </w:rPr>
        <w:t xml:space="preserve">  </w:t>
      </w:r>
      <w:r>
        <w:rPr>
          <w:rStyle w:val="DataTypeTok"/>
        </w:rPr>
        <w:t>vector</w:t>
      </w:r>
      <w:r>
        <w:rPr>
          <w:rStyle w:val="NormalTok"/>
        </w:rPr>
        <w:t>[N] denom_sq = rows_dot_product(M, p_t);</w:t>
      </w:r>
      <w:r>
        <w:br/>
      </w:r>
      <w:r>
        <w:rPr>
          <w:rStyle w:val="NormalTok"/>
        </w:rPr>
        <w:t xml:space="preserve">  </w:t>
      </w:r>
      <w:r>
        <w:rPr>
          <w:rStyle w:val="DataTypeTok"/>
        </w:rPr>
        <w:t>vector</w:t>
      </w:r>
      <w:r>
        <w:rPr>
          <w:rStyle w:val="NormalTok"/>
        </w:rPr>
        <w:t xml:space="preserve">[N] denom = sqrt(denom_sq + </w:t>
      </w:r>
      <w:r>
        <w:rPr>
          <w:rStyle w:val="FloatTok"/>
        </w:rPr>
        <w:t>1e-12</w:t>
      </w:r>
      <w:r>
        <w:rPr>
          <w:rStyle w:val="NormalTok"/>
        </w:rPr>
        <w:t>);</w:t>
      </w:r>
      <w:r>
        <w:br/>
      </w:r>
      <w:r>
        <w:br/>
      </w:r>
      <w:r>
        <w:rPr>
          <w:rStyle w:val="NormalTok"/>
        </w:rPr>
        <w:t xml:space="preserve">  </w:t>
      </w:r>
      <w:r>
        <w:rPr>
          <w:rStyle w:val="CommentTok"/>
        </w:rPr>
        <w:t>// The final amplitude is the ratio of the target SD to the current SD.</w:t>
      </w:r>
      <w:r>
        <w:br/>
      </w:r>
      <w:r>
        <w:rPr>
          <w:rStyle w:val="NormalTok"/>
        </w:rPr>
        <w:t xml:space="preserve">  </w:t>
      </w:r>
      <w:r>
        <w:rPr>
          <w:rStyle w:val="DataTypeTok"/>
        </w:rPr>
        <w:t>vector</w:t>
      </w:r>
      <w:r>
        <w:rPr>
          <w:rStyle w:val="NormalTok"/>
        </w:rPr>
        <w:t>[N] A_t = sqrt(var_struct) ./ denom;</w:t>
      </w:r>
      <w:r>
        <w:br/>
      </w:r>
      <w:r>
        <w:br/>
      </w:r>
      <w:r>
        <w:rPr>
          <w:rStyle w:val="NormalTok"/>
        </w:rPr>
        <w:t xml:space="preserve">  </w:t>
      </w:r>
      <w:r>
        <w:rPr>
          <w:rStyle w:val="CommentTok"/>
        </w:rPr>
        <w:t>// --- 8. Combine components to get the final predicted mean `mu` ---</w:t>
      </w:r>
      <w:r>
        <w:br/>
      </w:r>
      <w:r>
        <w:rPr>
          <w:rStyle w:val="NormalTok"/>
        </w:rPr>
        <w:t xml:space="preserve">  </w:t>
      </w:r>
      <w:r>
        <w:rPr>
          <w:rStyle w:val="DataTypeTok"/>
        </w:rPr>
        <w:t>vector</w:t>
      </w:r>
      <w:r>
        <w:rPr>
          <w:rStyle w:val="NormalTok"/>
        </w:rPr>
        <w:t>[N] sum_weighted_S = rows_dot_product(S_t_matrix, p_t);</w:t>
      </w:r>
      <w:r>
        <w:br/>
      </w:r>
      <w:r>
        <w:rPr>
          <w:rStyle w:val="NormalTok"/>
        </w:rPr>
        <w:t xml:space="preserve">  mu = RR_baseline + A_t .* sum_weighted_S;</w:t>
      </w:r>
      <w:r>
        <w:br/>
      </w:r>
      <w:r>
        <w:br/>
      </w:r>
      <w:r>
        <w:rPr>
          <w:rStyle w:val="NormalTok"/>
        </w:rPr>
        <w:t xml:space="preserve">  </w:t>
      </w:r>
      <w:r>
        <w:rPr>
          <w:rStyle w:val="CommentTok"/>
        </w:rPr>
        <w:t>// --- 9. Define the residual variance used in the likelihood ---</w:t>
      </w:r>
      <w:r>
        <w:br/>
      </w:r>
      <w:r>
        <w:rPr>
          <w:rStyle w:val="NormalTok"/>
        </w:rPr>
        <w:t xml:space="preserve">  </w:t>
      </w:r>
      <w:r>
        <w:rPr>
          <w:rStyle w:val="CommentTok"/>
        </w:rPr>
        <w:t>// The variance not explained by the structured oscillators becomes the residual variance.</w:t>
      </w:r>
      <w:r>
        <w:br/>
      </w:r>
      <w:r>
        <w:rPr>
          <w:rStyle w:val="NormalTok"/>
        </w:rPr>
        <w:t xml:space="preserve">  var_resid = square(SDNN_t) .* (</w:t>
      </w:r>
      <w:r>
        <w:rPr>
          <w:rStyle w:val="FloatTok"/>
        </w:rPr>
        <w:t>1.0</w:t>
      </w:r>
      <w:r>
        <w:rPr>
          <w:rStyle w:val="NormalTok"/>
        </w:rPr>
        <w:t xml:space="preserve"> - w);</w:t>
      </w:r>
      <w:r>
        <w:br/>
      </w:r>
      <w:r>
        <w:rPr>
          <w:rStyle w:val="NormalTok"/>
        </w:rPr>
        <w:lastRenderedPageBreak/>
        <w:t>}</w:t>
      </w:r>
      <w:r>
        <w:br/>
      </w:r>
      <w:r>
        <w:br/>
      </w:r>
      <w:r>
        <w:rPr>
          <w:rStyle w:val="CommentTok"/>
        </w:rPr>
        <w:t>// =====================================================================</w:t>
      </w:r>
      <w:r>
        <w:br/>
      </w:r>
      <w:r>
        <w:rPr>
          <w:rStyle w:val="CommentTok"/>
        </w:rPr>
        <w:t>// Model Block</w:t>
      </w:r>
      <w:r>
        <w:br/>
      </w:r>
      <w:r>
        <w:rPr>
          <w:rStyle w:val="CommentTok"/>
        </w:rPr>
        <w:t>// =====================================================================</w:t>
      </w:r>
      <w:r>
        <w:br/>
      </w:r>
      <w:r>
        <w:rPr>
          <w:rStyle w:val="CommentTok"/>
        </w:rPr>
        <w:t>// This block specifies the priors for the parameters and the likelihood function</w:t>
      </w:r>
      <w:r>
        <w:br/>
      </w:r>
      <w:r>
        <w:rPr>
          <w:rStyle w:val="CommentTok"/>
        </w:rPr>
        <w:t>// that connects the model to the observed data.</w:t>
      </w:r>
      <w:r>
        <w:br/>
      </w:r>
      <w:r>
        <w:rPr>
          <w:rStyle w:val="KeywordTok"/>
        </w:rPr>
        <w:t>model</w:t>
      </w:r>
      <w:r>
        <w:rPr>
          <w:rStyle w:val="NormalTok"/>
        </w:rPr>
        <w:t xml:space="preserve"> {</w:t>
      </w:r>
      <w:r>
        <w:br/>
      </w:r>
      <w:r>
        <w:rPr>
          <w:rStyle w:val="NormalTok"/>
        </w:rPr>
        <w:t xml:space="preserve">  </w:t>
      </w:r>
      <w:r>
        <w:rPr>
          <w:rStyle w:val="CommentTok"/>
        </w:rPr>
        <w:t>// === Priors ===</w:t>
      </w:r>
      <w:r>
        <w:br/>
      </w:r>
      <w:r>
        <w:rPr>
          <w:rStyle w:val="NormalTok"/>
        </w:rPr>
        <w:t xml:space="preserve">  </w:t>
      </w:r>
      <w:r>
        <w:rPr>
          <w:rStyle w:val="CommentTok"/>
        </w:rPr>
        <w:t>// Priors are placed on the unconstrained parameters. This is essential for</w:t>
      </w:r>
      <w:r>
        <w:br/>
      </w:r>
      <w:r>
        <w:rPr>
          <w:rStyle w:val="NormalTok"/>
        </w:rPr>
        <w:t xml:space="preserve">  </w:t>
      </w:r>
      <w:r>
        <w:rPr>
          <w:rStyle w:val="CommentTok"/>
        </w:rPr>
        <w:t>// ensuring the priors cover the entire space the sampler is exploring.</w:t>
      </w:r>
      <w:r>
        <w:br/>
      </w:r>
      <w:r>
        <w:br/>
      </w:r>
      <w:r>
        <w:rPr>
          <w:rStyle w:val="NormalTok"/>
        </w:rPr>
        <w:t xml:space="preserve">  </w:t>
      </w:r>
      <w:r>
        <w:rPr>
          <w:rStyle w:val="CommentTok"/>
        </w:rPr>
        <w:t>// --- Priors for logistic components (timing and rates) ---</w:t>
      </w:r>
      <w:r>
        <w:br/>
      </w:r>
      <w:r>
        <w:rPr>
          <w:rStyle w:val="NormalTok"/>
        </w:rPr>
        <w:t xml:space="preserve">  tau_logit ~ normal(logit((tau_mu - t_min) / t_range), </w:t>
      </w:r>
      <w:r>
        <w:rPr>
          <w:rStyle w:val="FloatTok"/>
        </w:rPr>
        <w:t>0.2</w:t>
      </w:r>
      <w:r>
        <w:rPr>
          <w:rStyle w:val="NormalTok"/>
        </w:rPr>
        <w:t>);</w:t>
      </w:r>
      <w:r>
        <w:br/>
      </w:r>
      <w:r>
        <w:rPr>
          <w:rStyle w:val="NormalTok"/>
        </w:rPr>
        <w:t xml:space="preserve">  delta_logit ~ normal(logit(delta_mu / (t_range - tau_mu)), </w:t>
      </w:r>
      <w:r>
        <w:rPr>
          <w:rStyle w:val="FloatTok"/>
        </w:rPr>
        <w:t>0.2</w:t>
      </w:r>
      <w:r>
        <w:rPr>
          <w:rStyle w:val="NormalTok"/>
        </w:rPr>
        <w:t>);</w:t>
      </w:r>
      <w:r>
        <w:br/>
      </w:r>
      <w:r>
        <w:rPr>
          <w:rStyle w:val="NormalTok"/>
        </w:rPr>
        <w:t xml:space="preserve">  lambda_log ~ normal(log(lambda_mu), </w:t>
      </w:r>
      <w:r>
        <w:rPr>
          <w:rStyle w:val="FloatTok"/>
        </w:rPr>
        <w:t>0.2</w:t>
      </w:r>
      <w:r>
        <w:rPr>
          <w:rStyle w:val="NormalTok"/>
        </w:rPr>
        <w:t>);</w:t>
      </w:r>
      <w:r>
        <w:br/>
      </w:r>
      <w:r>
        <w:rPr>
          <w:rStyle w:val="NormalTok"/>
        </w:rPr>
        <w:t xml:space="preserve">  phi_log ~ normal(log(phi_mu), </w:t>
      </w:r>
      <w:r>
        <w:rPr>
          <w:rStyle w:val="FloatTok"/>
        </w:rPr>
        <w:t>0.2</w:t>
      </w:r>
      <w:r>
        <w:rPr>
          <w:rStyle w:val="NormalTok"/>
        </w:rPr>
        <w:t>);</w:t>
      </w:r>
      <w:r>
        <w:br/>
      </w:r>
      <w:r>
        <w:br/>
      </w:r>
      <w:r>
        <w:rPr>
          <w:rStyle w:val="NormalTok"/>
        </w:rPr>
        <w:t xml:space="preserve">  </w:t>
      </w:r>
      <w:r>
        <w:rPr>
          <w:rStyle w:val="CommentTok"/>
        </w:rPr>
        <w:t>// --- Priors for RR(t) and SDNN(t) parameters ---</w:t>
      </w:r>
      <w:r>
        <w:br/>
      </w:r>
      <w:r>
        <w:rPr>
          <w:rStyle w:val="NormalTok"/>
        </w:rPr>
        <w:t xml:space="preserve">  alpha_r_logit ~ normal(</w:t>
      </w:r>
      <w:r>
        <w:rPr>
          <w:rStyle w:val="DecValTok"/>
        </w:rPr>
        <w:t>0</w:t>
      </w:r>
      <w:r>
        <w:rPr>
          <w:rStyle w:val="NormalTok"/>
        </w:rPr>
        <w:t xml:space="preserve">, </w:t>
      </w:r>
      <w:r>
        <w:rPr>
          <w:rStyle w:val="DecValTok"/>
        </w:rPr>
        <w:t>2</w:t>
      </w:r>
      <w:r>
        <w:rPr>
          <w:rStyle w:val="NormalTok"/>
        </w:rPr>
        <w:t>);</w:t>
      </w:r>
      <w:r>
        <w:br/>
      </w:r>
      <w:r>
        <w:rPr>
          <w:rStyle w:val="NormalTok"/>
        </w:rPr>
        <w:t xml:space="preserve">  beta_r_logit  ~ normal(</w:t>
      </w:r>
      <w:r>
        <w:rPr>
          <w:rStyle w:val="DecValTok"/>
        </w:rPr>
        <w:t>0</w:t>
      </w:r>
      <w:r>
        <w:rPr>
          <w:rStyle w:val="NormalTok"/>
        </w:rPr>
        <w:t xml:space="preserve">, </w:t>
      </w:r>
      <w:r>
        <w:rPr>
          <w:rStyle w:val="DecValTok"/>
        </w:rPr>
        <w:t>2</w:t>
      </w:r>
      <w:r>
        <w:rPr>
          <w:rStyle w:val="NormalTok"/>
        </w:rPr>
        <w:t>);</w:t>
      </w:r>
      <w:r>
        <w:br/>
      </w:r>
      <w:r>
        <w:rPr>
          <w:rStyle w:val="NormalTok"/>
        </w:rPr>
        <w:t xml:space="preserve">  c_r_logit     ~ normal(</w:t>
      </w:r>
      <w:r>
        <w:rPr>
          <w:rStyle w:val="DecValTok"/>
        </w:rPr>
        <w:t>0</w:t>
      </w:r>
      <w:r>
        <w:rPr>
          <w:rStyle w:val="NormalTok"/>
        </w:rPr>
        <w:t xml:space="preserve">, </w:t>
      </w:r>
      <w:r>
        <w:rPr>
          <w:rStyle w:val="DecValTok"/>
        </w:rPr>
        <w:t>2</w:t>
      </w:r>
      <w:r>
        <w:rPr>
          <w:rStyle w:val="NormalTok"/>
        </w:rPr>
        <w:t>);</w:t>
      </w:r>
      <w:r>
        <w:br/>
      </w:r>
      <w:r>
        <w:rPr>
          <w:rStyle w:val="NormalTok"/>
        </w:rPr>
        <w:t xml:space="preserve">  alpha_s_logit ~ normal(</w:t>
      </w:r>
      <w:r>
        <w:rPr>
          <w:rStyle w:val="DecValTok"/>
        </w:rPr>
        <w:t>0</w:t>
      </w:r>
      <w:r>
        <w:rPr>
          <w:rStyle w:val="NormalTok"/>
        </w:rPr>
        <w:t xml:space="preserve">, </w:t>
      </w:r>
      <w:r>
        <w:rPr>
          <w:rStyle w:val="DecValTok"/>
        </w:rPr>
        <w:t>2</w:t>
      </w:r>
      <w:r>
        <w:rPr>
          <w:rStyle w:val="NormalTok"/>
        </w:rPr>
        <w:t>);</w:t>
      </w:r>
      <w:r>
        <w:br/>
      </w:r>
      <w:r>
        <w:rPr>
          <w:rStyle w:val="NormalTok"/>
        </w:rPr>
        <w:t xml:space="preserve">  beta_s_logit  ~ normal(</w:t>
      </w:r>
      <w:r>
        <w:rPr>
          <w:rStyle w:val="DecValTok"/>
        </w:rPr>
        <w:t>0</w:t>
      </w:r>
      <w:r>
        <w:rPr>
          <w:rStyle w:val="NormalTok"/>
        </w:rPr>
        <w:t xml:space="preserve">, </w:t>
      </w:r>
      <w:r>
        <w:rPr>
          <w:rStyle w:val="DecValTok"/>
        </w:rPr>
        <w:t>2</w:t>
      </w:r>
      <w:r>
        <w:rPr>
          <w:rStyle w:val="NormalTok"/>
        </w:rPr>
        <w:t>);</w:t>
      </w:r>
      <w:r>
        <w:br/>
      </w:r>
      <w:r>
        <w:rPr>
          <w:rStyle w:val="NormalTok"/>
        </w:rPr>
        <w:t xml:space="preserve">  c_s_logit     ~ normal(</w:t>
      </w:r>
      <w:r>
        <w:rPr>
          <w:rStyle w:val="DecValTok"/>
        </w:rPr>
        <w:t>0</w:t>
      </w:r>
      <w:r>
        <w:rPr>
          <w:rStyle w:val="NormalTok"/>
        </w:rPr>
        <w:t xml:space="preserve">, </w:t>
      </w:r>
      <w:r>
        <w:rPr>
          <w:rStyle w:val="DecValTok"/>
        </w:rPr>
        <w:t>2</w:t>
      </w:r>
      <w:r>
        <w:rPr>
          <w:rStyle w:val="NormalTok"/>
        </w:rPr>
        <w:t>);</w:t>
      </w:r>
      <w:r>
        <w:br/>
      </w:r>
      <w:r>
        <w:br/>
      </w:r>
      <w:r>
        <w:rPr>
          <w:rStyle w:val="NormalTok"/>
        </w:rPr>
        <w:t xml:space="preserve">  </w:t>
      </w:r>
      <w:r>
        <w:rPr>
          <w:rStyle w:val="CommentTok"/>
        </w:rPr>
        <w:t>// --- Priors for spectral proportion p_j(t) parameters ---</w:t>
      </w:r>
      <w:r>
        <w:br/>
      </w:r>
      <w:r>
        <w:rPr>
          <w:rStyle w:val="NormalTok"/>
        </w:rPr>
        <w:t xml:space="preserve">  y_base_log ~ normal([</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  y_pert_log ~ normal([</w:t>
      </w:r>
      <w:r>
        <w:rPr>
          <w:rStyle w:val="DecValTok"/>
        </w:rPr>
        <w:t>0</w:t>
      </w:r>
      <w:r>
        <w:rPr>
          <w:rStyle w:val="NormalTok"/>
        </w:rPr>
        <w:t xml:space="preserve">, </w:t>
      </w:r>
      <w:r>
        <w:rPr>
          <w:rStyle w:val="DecValTok"/>
        </w:rPr>
        <w:t>0</w:t>
      </w:r>
      <w:r>
        <w:rPr>
          <w:rStyle w:val="NormalTok"/>
        </w:rPr>
        <w:t xml:space="preserve">]', </w:t>
      </w:r>
      <w:r>
        <w:rPr>
          <w:rStyle w:val="DecValTok"/>
        </w:rPr>
        <w:t>2</w:t>
      </w:r>
      <w:r>
        <w:rPr>
          <w:rStyle w:val="NormalTok"/>
        </w:rPr>
        <w:t>);</w:t>
      </w:r>
      <w:r>
        <w:br/>
      </w:r>
      <w:r>
        <w:rPr>
          <w:rStyle w:val="NormalTok"/>
        </w:rPr>
        <w:t xml:space="preserve">  c_c_logit ~ normal(</w:t>
      </w:r>
      <w:r>
        <w:rPr>
          <w:rStyle w:val="DecValTok"/>
        </w:rPr>
        <w:t>1</w:t>
      </w:r>
      <w:r>
        <w:rPr>
          <w:rStyle w:val="NormalTok"/>
        </w:rPr>
        <w:t xml:space="preserve">, </w:t>
      </w:r>
      <w:r>
        <w:rPr>
          <w:rStyle w:val="DecValTok"/>
        </w:rPr>
        <w:t>2</w:t>
      </w:r>
      <w:r>
        <w:rPr>
          <w:rStyle w:val="NormalTok"/>
        </w:rPr>
        <w:t>);</w:t>
      </w:r>
      <w:r>
        <w:br/>
      </w:r>
      <w:r>
        <w:br/>
      </w:r>
      <w:r>
        <w:rPr>
          <w:rStyle w:val="NormalTok"/>
        </w:rPr>
        <w:t xml:space="preserve">  </w:t>
      </w:r>
      <w:r>
        <w:rPr>
          <w:rStyle w:val="CommentTok"/>
        </w:rPr>
        <w:t>// --- Priors for the Smoothness of the GP ---</w:t>
      </w:r>
      <w:r>
        <w:br/>
      </w:r>
      <w:r>
        <w:rPr>
          <w:rStyle w:val="NormalTok"/>
        </w:rPr>
        <w:t xml:space="preserve">  rho_gp_logit   ~ normal(</w:t>
      </w:r>
      <w:r>
        <w:rPr>
          <w:rStyle w:val="DecValTok"/>
        </w:rPr>
        <w:t>0</w:t>
      </w:r>
      <w:r>
        <w:rPr>
          <w:rStyle w:val="NormalTok"/>
        </w:rPr>
        <w:t xml:space="preserve">, </w:t>
      </w:r>
      <w:r>
        <w:rPr>
          <w:rStyle w:val="DecValTok"/>
        </w:rPr>
        <w:t>1</w:t>
      </w:r>
      <w:r>
        <w:rPr>
          <w:rStyle w:val="NormalTok"/>
        </w:rPr>
        <w:t xml:space="preserve">); </w:t>
      </w:r>
      <w:r>
        <w:rPr>
          <w:rStyle w:val="CommentTok"/>
        </w:rPr>
        <w:t>// Allows more wiggliness</w:t>
      </w:r>
      <w:r>
        <w:br/>
      </w:r>
      <w:r>
        <w:br/>
      </w:r>
      <w:r>
        <w:rPr>
          <w:rStyle w:val="NormalTok"/>
        </w:rPr>
        <w:t xml:space="preserve">  </w:t>
      </w:r>
      <w:r>
        <w:rPr>
          <w:rStyle w:val="CommentTok"/>
        </w:rPr>
        <w:t>// --- Priors for Non-Centered Parameters ---</w:t>
      </w:r>
      <w:r>
        <w:br/>
      </w:r>
      <w:r>
        <w:rPr>
          <w:rStyle w:val="NormalTok"/>
        </w:rPr>
        <w:t xml:space="preserve">  </w:t>
      </w:r>
      <w:r>
        <w:rPr>
          <w:rStyle w:val="CommentTok"/>
        </w:rPr>
        <w:t>// As part of the NCP pattern, the "raw" parameters are given standard normal</w:t>
      </w:r>
      <w:r>
        <w:br/>
      </w:r>
      <w:r>
        <w:rPr>
          <w:rStyle w:val="NormalTok"/>
        </w:rPr>
        <w:t xml:space="preserve">  </w:t>
      </w:r>
      <w:r>
        <w:rPr>
          <w:rStyle w:val="CommentTok"/>
        </w:rPr>
        <w:t>// priors. This is the core of what makes the NCP work.</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NormalTok"/>
        </w:rPr>
        <w:t>:</w:t>
      </w:r>
      <w:r>
        <w:rPr>
          <w:rStyle w:val="DecValTok"/>
        </w:rPr>
        <w:t>3</w:t>
      </w:r>
      <w:r>
        <w:rPr>
          <w:rStyle w:val="NormalTok"/>
        </w:rPr>
        <w:t>) {</w:t>
      </w:r>
      <w:r>
        <w:br/>
      </w:r>
      <w:r>
        <w:rPr>
          <w:rStyle w:val="NormalTok"/>
        </w:rPr>
        <w:t xml:space="preserve">    z_gp[j] ~ std_normal();  </w:t>
      </w:r>
      <w:r>
        <w:rPr>
          <w:rStyle w:val="CommentTok"/>
        </w:rPr>
        <w:t>// Prior for the non-centered GP.</w:t>
      </w:r>
      <w:r>
        <w:br/>
      </w:r>
      <w:r>
        <w:rPr>
          <w:rStyle w:val="NormalTok"/>
        </w:rPr>
        <w:t xml:space="preserve">    z_sin[j] ~ std_normal(); </w:t>
      </w:r>
      <w:r>
        <w:rPr>
          <w:rStyle w:val="CommentTok"/>
        </w:rPr>
        <w:t>// Prior for the sine coefficients.</w:t>
      </w:r>
      <w:r>
        <w:br/>
      </w:r>
      <w:r>
        <w:rPr>
          <w:rStyle w:val="NormalTok"/>
        </w:rPr>
        <w:t xml:space="preserve">    z_cos[j] ~ std_normal(); </w:t>
      </w:r>
      <w:r>
        <w:rPr>
          <w:rStyle w:val="CommentTok"/>
        </w:rPr>
        <w:t>// Prior for the cosine coefficients.</w:t>
      </w:r>
      <w:r>
        <w:br/>
      </w:r>
      <w:r>
        <w:rPr>
          <w:rStyle w:val="NormalTok"/>
        </w:rPr>
        <w:t xml:space="preserve">  }</w:t>
      </w:r>
      <w:r>
        <w:br/>
      </w:r>
      <w:r>
        <w:br/>
      </w:r>
      <w:r>
        <w:rPr>
          <w:rStyle w:val="NormalTok"/>
        </w:rPr>
        <w:t xml:space="preserve">  </w:t>
      </w:r>
      <w:r>
        <w:rPr>
          <w:rStyle w:val="CommentTok"/>
        </w:rPr>
        <w:t>// --- Prior for the fractional variance split ---</w:t>
      </w:r>
      <w:r>
        <w:br/>
      </w:r>
      <w:r>
        <w:rPr>
          <w:rStyle w:val="NormalTok"/>
        </w:rPr>
        <w:t xml:space="preserve">  w_logit ~ normal(</w:t>
      </w:r>
      <w:r>
        <w:rPr>
          <w:rStyle w:val="DecValTok"/>
        </w:rPr>
        <w:t>3</w:t>
      </w:r>
      <w:r>
        <w:rPr>
          <w:rStyle w:val="NormalTok"/>
        </w:rPr>
        <w:t xml:space="preserve">, </w:t>
      </w:r>
      <w:r>
        <w:rPr>
          <w:rStyle w:val="DecValTok"/>
        </w:rPr>
        <w:t>2</w:t>
      </w:r>
      <w:r>
        <w:rPr>
          <w:rStyle w:val="NormalTok"/>
        </w:rPr>
        <w:t xml:space="preserve">); </w:t>
      </w:r>
      <w:r>
        <w:rPr>
          <w:rStyle w:val="CommentTok"/>
        </w:rPr>
        <w:t>// Weakly favors a higher proportion of structured variance.</w:t>
      </w:r>
      <w:r>
        <w:br/>
      </w:r>
      <w:r>
        <w:br/>
      </w:r>
      <w:r>
        <w:rPr>
          <w:rStyle w:val="NormalTok"/>
        </w:rPr>
        <w:t xml:space="preserve">  </w:t>
      </w:r>
      <w:r>
        <w:rPr>
          <w:rStyle w:val="CommentTok"/>
        </w:rPr>
        <w:t>// === Likelihood ===</w:t>
      </w:r>
      <w:r>
        <w:br/>
      </w:r>
      <w:r>
        <w:rPr>
          <w:rStyle w:val="NormalTok"/>
        </w:rPr>
        <w:t xml:space="preserve">  </w:t>
      </w:r>
      <w:r>
        <w:rPr>
          <w:rStyle w:val="CommentTok"/>
        </w:rPr>
        <w:t>// This is the core statement that connects the model's predictions (`mu` and</w:t>
      </w:r>
      <w:r>
        <w:br/>
      </w:r>
      <w:r>
        <w:rPr>
          <w:rStyle w:val="NormalTok"/>
        </w:rPr>
        <w:t xml:space="preserve">  </w:t>
      </w:r>
      <w:r>
        <w:rPr>
          <w:rStyle w:val="CommentTok"/>
        </w:rPr>
        <w:t>// `var_resid`) to the actual observed data `RR`. The model learns by trying</w:t>
      </w:r>
      <w:r>
        <w:br/>
      </w:r>
      <w:r>
        <w:rPr>
          <w:rStyle w:val="NormalTok"/>
        </w:rPr>
        <w:t xml:space="preserve">  </w:t>
      </w:r>
      <w:r>
        <w:rPr>
          <w:rStyle w:val="CommentTok"/>
        </w:rPr>
        <w:t>// to find parameter values that make the observed data most plausible under a</w:t>
      </w:r>
      <w:r>
        <w:br/>
      </w:r>
      <w:r>
        <w:rPr>
          <w:rStyle w:val="NormalTok"/>
        </w:rPr>
        <w:t xml:space="preserve">  </w:t>
      </w:r>
      <w:r>
        <w:rPr>
          <w:rStyle w:val="CommentTok"/>
        </w:rPr>
        <w:t>// Normal distribution with a time-varying mean and variance.</w:t>
      </w:r>
      <w:r>
        <w:br/>
      </w:r>
      <w:r>
        <w:rPr>
          <w:rStyle w:val="NormalTok"/>
        </w:rPr>
        <w:t xml:space="preserve">  RR ~ normal(mu, sqrt(</w:t>
      </w:r>
      <w:proofErr w:type="spellStart"/>
      <w:r>
        <w:rPr>
          <w:rStyle w:val="NormalTok"/>
        </w:rPr>
        <w:t>var_resid</w:t>
      </w:r>
      <w:proofErr w:type="spellEnd"/>
      <w:r>
        <w:rPr>
          <w:rStyle w:val="NormalTok"/>
        </w:rPr>
        <w:t>));</w:t>
      </w:r>
      <w:ins w:id="93" w:author="Matías Castillo-Aguilar" w:date="2026-08-10T02:45:00Z">
        <w:r>
          <w:br/>
        </w:r>
        <w:r>
          <w:rPr>
            <w:rStyle w:val="NormalTok"/>
          </w:rPr>
          <w:t>}</w:t>
        </w:r>
        <w:r>
          <w:br/>
        </w:r>
        <w:r>
          <w:br/>
        </w:r>
        <w:r>
          <w:rPr>
            <w:rStyle w:val="CommentTok"/>
          </w:rPr>
          <w:t>// =====================================================================</w:t>
        </w:r>
        <w:r>
          <w:br/>
        </w:r>
        <w:r>
          <w:rPr>
            <w:rStyle w:val="CommentTok"/>
          </w:rPr>
          <w:t>// Generated Quantities Block</w:t>
        </w:r>
        <w:r>
          <w:br/>
        </w:r>
        <w:r>
          <w:rPr>
            <w:rStyle w:val="CommentTok"/>
          </w:rPr>
          <w:t>// =====================================================================</w:t>
        </w:r>
        <w:r>
          <w:br/>
        </w:r>
        <w:r>
          <w:rPr>
            <w:rStyle w:val="CommentTok"/>
          </w:rPr>
          <w:t>// This block computes derived quantities from the posterior draws that are not</w:t>
        </w:r>
        <w:r>
          <w:br/>
        </w:r>
        <w:r>
          <w:rPr>
            <w:rStyle w:val="CommentTok"/>
          </w:rPr>
          <w:t>// needed for sampling itself, but are useful for reporting and downstream</w:t>
        </w:r>
        <w:r>
          <w:br/>
        </w:r>
        <w:r>
          <w:rPr>
            <w:rStyle w:val="CommentTok"/>
          </w:rPr>
          <w:t>// comparison against external methods (e.g., STFT- or CWT-based power estimates).</w:t>
        </w:r>
        <w:r>
          <w:br/>
        </w:r>
        <w:r>
          <w:rPr>
            <w:rStyle w:val="KeywordTok"/>
          </w:rPr>
          <w:t>generated quantities</w:t>
        </w:r>
        <w:r>
          <w:rPr>
            <w:rStyle w:val="NormalTok"/>
          </w:rPr>
          <w:t xml:space="preserve"> {</w:t>
        </w:r>
        <w:r>
          <w:br/>
        </w:r>
        <w:r>
          <w:rPr>
            <w:rStyle w:val="NormalTok"/>
          </w:rPr>
          <w:t xml:space="preserve">  </w:t>
        </w:r>
        <w:r>
          <w:rPr>
            <w:rStyle w:val="CommentTok"/>
          </w:rPr>
          <w:t xml:space="preserve">// </w:t>
        </w:r>
        <w:proofErr w:type="spellStart"/>
        <w:r>
          <w:rPr>
            <w:rStyle w:val="CommentTok"/>
          </w:rPr>
          <w:t>p_t</w:t>
        </w:r>
        <w:proofErr w:type="spellEnd"/>
        <w:r>
          <w:rPr>
            <w:rStyle w:val="CommentTok"/>
          </w:rPr>
          <w:t xml:space="preserve"> (defined in transformed parameters) are mixture/amplitude weights on the</w:t>
        </w:r>
        <w:r>
          <w:br/>
        </w:r>
        <w:r>
          <w:rPr>
            <w:rStyle w:val="NormalTok"/>
          </w:rPr>
          <w:t xml:space="preserve">  </w:t>
        </w:r>
        <w:r>
          <w:rPr>
            <w:rStyle w:val="CommentTok"/>
          </w:rPr>
          <w:t xml:space="preserve">// oscillators </w:t>
        </w:r>
        <w:proofErr w:type="spellStart"/>
        <w:r>
          <w:rPr>
            <w:rStyle w:val="CommentTok"/>
          </w:rPr>
          <w:t>S_j</w:t>
        </w:r>
        <w:proofErr w:type="spellEnd"/>
        <w:r>
          <w:rPr>
            <w:rStyle w:val="CommentTok"/>
          </w:rPr>
          <w:t>(</w:t>
        </w:r>
        <w:proofErr w:type="spellStart"/>
        <w:r>
          <w:rPr>
            <w:rStyle w:val="CommentTok"/>
          </w:rPr>
          <w:t>t_i</w:t>
        </w:r>
        <w:proofErr w:type="spellEnd"/>
        <w:r>
          <w:rPr>
            <w:rStyle w:val="CommentTok"/>
          </w:rPr>
          <w:t>), not power or variance proportions in themselves. Because</w:t>
        </w:r>
        <w:r>
          <w:br/>
        </w:r>
        <w:r>
          <w:rPr>
            <w:rStyle w:val="NormalTok"/>
          </w:rPr>
          <w:t xml:space="preserve">  </w:t>
        </w:r>
        <w:r>
          <w:rPr>
            <w:rStyle w:val="CommentTok"/>
          </w:rPr>
          <w:t xml:space="preserve">// </w:t>
        </w:r>
        <w:proofErr w:type="spellStart"/>
        <w:r>
          <w:rPr>
            <w:rStyle w:val="CommentTok"/>
          </w:rPr>
          <w:t>Sigma_S</w:t>
        </w:r>
        <w:proofErr w:type="spellEnd"/>
        <w:r>
          <w:rPr>
            <w:rStyle w:val="CommentTok"/>
          </w:rPr>
          <w:t>[</w:t>
        </w:r>
        <w:proofErr w:type="spellStart"/>
        <w:r>
          <w:rPr>
            <w:rStyle w:val="CommentTok"/>
          </w:rPr>
          <w:t>j,j</w:t>
        </w:r>
        <w:proofErr w:type="spellEnd"/>
        <w:r>
          <w:rPr>
            <w:rStyle w:val="CommentTok"/>
          </w:rPr>
          <w:t>] need not be identical across bands, the actual fractional</w:t>
        </w:r>
        <w:r>
          <w:br/>
        </w:r>
        <w:r>
          <w:rPr>
            <w:rStyle w:val="NormalTok"/>
          </w:rPr>
          <w:t xml:space="preserve">  </w:t>
        </w:r>
        <w:r>
          <w:rPr>
            <w:rStyle w:val="CommentTok"/>
          </w:rPr>
          <w:t xml:space="preserve">// contribution of band j to the structured variance at each time point, </w:t>
        </w:r>
        <w:proofErr w:type="spellStart"/>
        <w:r>
          <w:rPr>
            <w:rStyle w:val="CommentTok"/>
          </w:rPr>
          <w:t>q_j</w:t>
        </w:r>
        <w:proofErr w:type="spellEnd"/>
        <w:r>
          <w:rPr>
            <w:rStyle w:val="CommentTok"/>
          </w:rPr>
          <w:t>(</w:t>
        </w:r>
        <w:proofErr w:type="spellStart"/>
        <w:r>
          <w:rPr>
            <w:rStyle w:val="CommentTok"/>
          </w:rPr>
          <w:t>t_i</w:t>
        </w:r>
        <w:proofErr w:type="spellEnd"/>
        <w:r>
          <w:rPr>
            <w:rStyle w:val="CommentTok"/>
          </w:rPr>
          <w:t>),</w:t>
        </w:r>
        <w:r>
          <w:br/>
        </w:r>
        <w:r>
          <w:rPr>
            <w:rStyle w:val="NormalTok"/>
          </w:rPr>
          <w:t xml:space="preserve">  </w:t>
        </w:r>
        <w:r>
          <w:rPr>
            <w:rStyle w:val="CommentTok"/>
          </w:rPr>
          <w:t xml:space="preserve">// is this derived quantity rather than </w:t>
        </w:r>
        <w:proofErr w:type="spellStart"/>
        <w:r>
          <w:rPr>
            <w:rStyle w:val="CommentTok"/>
          </w:rPr>
          <w:t>p_t</w:t>
        </w:r>
        <w:proofErr w:type="spellEnd"/>
        <w:r>
          <w:rPr>
            <w:rStyle w:val="CommentTok"/>
          </w:rPr>
          <w:t xml:space="preserve"> itself; q is the quantity that is</w:t>
        </w:r>
        <w:r>
          <w:br/>
        </w:r>
        <w:r>
          <w:rPr>
            <w:rStyle w:val="NormalTok"/>
          </w:rPr>
          <w:t xml:space="preserve">  </w:t>
        </w:r>
        <w:r>
          <w:rPr>
            <w:rStyle w:val="CommentTok"/>
          </w:rPr>
          <w:t>// properly comparable to STFT- or CWT-derived relative power.</w:t>
        </w:r>
        <w:r>
          <w:br/>
        </w:r>
        <w:r>
          <w:rPr>
            <w:rStyle w:val="NormalTok"/>
          </w:rPr>
          <w:t xml:space="preserve">  </w:t>
        </w:r>
        <w:r>
          <w:rPr>
            <w:rStyle w:val="DataTypeTok"/>
          </w:rPr>
          <w:t>matrix</w:t>
        </w:r>
        <w:r>
          <w:rPr>
            <w:rStyle w:val="NormalTok"/>
          </w:rPr>
          <w:t xml:space="preserve">[N, </w:t>
        </w:r>
        <w:r>
          <w:rPr>
            <w:rStyle w:val="DecValTok"/>
          </w:rPr>
          <w:t>3</w:t>
        </w:r>
        <w:r>
          <w:rPr>
            <w:rStyle w:val="NormalTok"/>
          </w:rPr>
          <w:t xml:space="preserve">] </w:t>
        </w:r>
        <w:proofErr w:type="spellStart"/>
        <w:r>
          <w:rPr>
            <w:rStyle w:val="NormalTok"/>
          </w:rPr>
          <w:t>q_t</w:t>
        </w:r>
        <w:proofErr w:type="spellEnd"/>
        <w:r>
          <w:rPr>
            <w:rStyle w:val="NormalTok"/>
          </w:rPr>
          <w:t>;</w:t>
        </w:r>
        <w:r>
          <w:br/>
        </w:r>
        <w:r>
          <w:rPr>
            <w:rStyle w:val="NormalTok"/>
          </w:rPr>
          <w:t xml:space="preserve">  {</w:t>
        </w:r>
        <w:r>
          <w:br/>
        </w:r>
        <w:r>
          <w:rPr>
            <w:rStyle w:val="NormalTok"/>
          </w:rPr>
          <w:t xml:space="preserve">    </w:t>
        </w:r>
        <w:r>
          <w:rPr>
            <w:rStyle w:val="DataTypeTok"/>
          </w:rPr>
          <w:t>vector</w:t>
        </w:r>
        <w:r>
          <w:rPr>
            <w:rStyle w:val="NormalTok"/>
          </w:rPr>
          <w:t>[</w:t>
        </w:r>
        <w:r>
          <w:rPr>
            <w:rStyle w:val="DecValTok"/>
          </w:rPr>
          <w:t>3</w:t>
        </w:r>
        <w:r>
          <w:rPr>
            <w:rStyle w:val="NormalTok"/>
          </w:rPr>
          <w:t xml:space="preserve">] </w:t>
        </w:r>
        <w:proofErr w:type="spellStart"/>
        <w:r>
          <w:rPr>
            <w:rStyle w:val="NormalTok"/>
          </w:rPr>
          <w:t>Sigma_S_diag</w:t>
        </w:r>
        <w:proofErr w:type="spellEnd"/>
        <w:r>
          <w:rPr>
            <w:rStyle w:val="NormalTok"/>
          </w:rPr>
          <w:t xml:space="preserve"> = diagonal(</w:t>
        </w:r>
        <w:proofErr w:type="spellStart"/>
        <w:r>
          <w:rPr>
            <w:rStyle w:val="NormalTok"/>
          </w:rPr>
          <w:t>Sigma_S</w:t>
        </w:r>
        <w:proofErr w:type="spellEnd"/>
        <w:r>
          <w:rPr>
            <w:rStyle w:val="NormalTok"/>
          </w:rPr>
          <w:t>);</w:t>
        </w:r>
        <w:r>
          <w:br/>
        </w:r>
        <w:r>
          <w:rPr>
            <w:rStyle w:val="NormalTok"/>
          </w:rPr>
          <w:t xml:space="preserve">    </w:t>
        </w:r>
        <w:r>
          <w:rPr>
            <w:rStyle w:val="ControlFlowTok"/>
          </w:rPr>
          <w:t>for</w:t>
        </w:r>
        <w:r>
          <w:rPr>
            <w:rStyle w:val="NormalTok"/>
          </w:rPr>
          <w:t xml:space="preserve"> (</w:t>
        </w:r>
        <w:proofErr w:type="spellStart"/>
        <w:r>
          <w:rPr>
            <w:rStyle w:val="NormalTok"/>
          </w:rPr>
          <w:t>i</w:t>
        </w:r>
        <w:proofErr w:type="spellEnd"/>
        <w:r>
          <w:rPr>
            <w:rStyle w:val="NormalTok"/>
          </w:rPr>
          <w:t xml:space="preserve"> </w:t>
        </w:r>
        <w:r>
          <w:rPr>
            <w:rStyle w:val="ControlFlowTok"/>
          </w:rPr>
          <w:t>in</w:t>
        </w:r>
        <w:r>
          <w:rPr>
            <w:rStyle w:val="NormalTok"/>
          </w:rPr>
          <w:t xml:space="preserve"> </w:t>
        </w:r>
        <w:r>
          <w:rPr>
            <w:rStyle w:val="DecValTok"/>
          </w:rPr>
          <w:t>1</w:t>
        </w:r>
        <w:r>
          <w:rPr>
            <w:rStyle w:val="NormalTok"/>
          </w:rPr>
          <w:t>:N) {</w:t>
        </w:r>
        <w:r>
          <w:br/>
        </w:r>
        <w:r>
          <w:rPr>
            <w:rStyle w:val="NormalTok"/>
          </w:rPr>
          <w:t xml:space="preserve">      </w:t>
        </w:r>
        <w:proofErr w:type="spellStart"/>
        <w:r>
          <w:rPr>
            <w:rStyle w:val="DataTypeTok"/>
          </w:rPr>
          <w:t>row_vector</w:t>
        </w:r>
        <w:proofErr w:type="spellEnd"/>
        <w:r>
          <w:rPr>
            <w:rStyle w:val="NormalTok"/>
          </w:rPr>
          <w:t>[</w:t>
        </w:r>
        <w:r>
          <w:rPr>
            <w:rStyle w:val="DecValTok"/>
          </w:rPr>
          <w:t>3</w:t>
        </w:r>
        <w:r>
          <w:rPr>
            <w:rStyle w:val="NormalTok"/>
          </w:rPr>
          <w:t>] num = square(</w:t>
        </w:r>
        <w:proofErr w:type="spellStart"/>
        <w:r>
          <w:rPr>
            <w:rStyle w:val="NormalTok"/>
          </w:rPr>
          <w:t>p_t</w:t>
        </w:r>
        <w:proofErr w:type="spellEnd"/>
        <w:r>
          <w:rPr>
            <w:rStyle w:val="NormalTok"/>
          </w:rPr>
          <w:t>[</w:t>
        </w:r>
        <w:proofErr w:type="spellStart"/>
        <w:r>
          <w:rPr>
            <w:rStyle w:val="NormalTok"/>
          </w:rPr>
          <w:t>i</w:t>
        </w:r>
        <w:proofErr w:type="spellEnd"/>
        <w:r>
          <w:rPr>
            <w:rStyle w:val="NormalTok"/>
          </w:rPr>
          <w:t xml:space="preserve">, :]) .* </w:t>
        </w:r>
        <w:proofErr w:type="spellStart"/>
        <w:r>
          <w:rPr>
            <w:rStyle w:val="NormalTok"/>
          </w:rPr>
          <w:t>Sigma_S_diag</w:t>
        </w:r>
        <w:proofErr w:type="spellEnd"/>
        <w:r>
          <w:rPr>
            <w:rStyle w:val="NormalTok"/>
          </w:rPr>
          <w:t>';</w:t>
        </w:r>
        <w:r>
          <w:br/>
        </w:r>
        <w:r>
          <w:rPr>
            <w:rStyle w:val="NormalTok"/>
          </w:rPr>
          <w:lastRenderedPageBreak/>
          <w:t xml:space="preserve">      </w:t>
        </w:r>
        <w:proofErr w:type="spellStart"/>
        <w:r>
          <w:rPr>
            <w:rStyle w:val="NormalTok"/>
          </w:rPr>
          <w:t>q_t</w:t>
        </w:r>
        <w:proofErr w:type="spellEnd"/>
        <w:r>
          <w:rPr>
            <w:rStyle w:val="NormalTok"/>
          </w:rPr>
          <w:t>[</w:t>
        </w:r>
        <w:proofErr w:type="spellStart"/>
        <w:r>
          <w:rPr>
            <w:rStyle w:val="NormalTok"/>
          </w:rPr>
          <w:t>i</w:t>
        </w:r>
        <w:proofErr w:type="spellEnd"/>
        <w:r>
          <w:rPr>
            <w:rStyle w:val="NormalTok"/>
          </w:rPr>
          <w:t>, :] = num / sum(num);</w:t>
        </w:r>
        <w:r>
          <w:br/>
        </w:r>
        <w:r>
          <w:rPr>
            <w:rStyle w:val="NormalTok"/>
          </w:rPr>
          <w:t xml:space="preserve">    }</w:t>
        </w:r>
        <w:r>
          <w:br/>
        </w:r>
        <w:r>
          <w:rPr>
            <w:rStyle w:val="NormalTok"/>
          </w:rPr>
          <w:t xml:space="preserve">  }</w:t>
        </w:r>
      </w:ins>
      <w:r>
        <w:br/>
      </w:r>
      <w:r>
        <w:rPr>
          <w:rStyle w:val="NormalTok"/>
        </w:rPr>
        <w:t>}</w:t>
      </w:r>
    </w:p>
    <w:p w14:paraId="6DAE1FC7" w14:textId="77777777" w:rsidR="009022C7" w:rsidRDefault="00000000">
      <w:pPr>
        <w:pStyle w:val="Ttulo2"/>
      </w:pPr>
      <w:bookmarkStart w:id="94" w:name="Xbe565b0f9d586b1a43b2f053a55384d539caa1e"/>
      <w:bookmarkEnd w:id="33"/>
      <w:r>
        <w:t>S1.2: Prior Justification and Sensitivity Analysis</w:t>
      </w:r>
    </w:p>
    <w:p w14:paraId="4C061379" w14:textId="77777777" w:rsidR="009022C7" w:rsidRDefault="00000000">
      <w:pPr>
        <w:pStyle w:val="Ttulo3"/>
      </w:pPr>
      <w:bookmarkStart w:id="95" w:name="s1.2.1-prior-predictive-checks"/>
      <w:r>
        <w:t>S1.2.1: Prior Predictive Checks</w:t>
      </w:r>
    </w:p>
    <w:p w14:paraId="2025DE4D" w14:textId="77777777" w:rsidR="009022C7" w:rsidRDefault="00000000">
      <w:pPr>
        <w:pStyle w:val="FirstParagraph"/>
      </w:pPr>
      <w:r>
        <w:t>To ensure our chosen priors were reasonable and did not unduly influence the posterior, we conducted prior predictive checks. We generated 20,000 datasets directly from the prior distributions (i.e., without conditioning on the data). Supplementary Figure S1 shows that the chosen priors generate a wide range of physiologically plausible (and implausible) response curves, confirming that the model is flexible and that the subsequent posterior is primarily driven by the data, not the priors.</w:t>
      </w:r>
    </w:p>
    <w:p w14:paraId="50CEDEE6" w14:textId="77777777" w:rsidR="009A2C1E" w:rsidRDefault="00FD3C27">
      <w:pPr>
        <w:pStyle w:val="Textoindependiente"/>
        <w:rPr>
          <w:del w:id="96" w:author="Matías Castillo-Aguilar" w:date="2026-08-10T02:45:00Z"/>
        </w:rPr>
      </w:pPr>
      <w:del w:id="97" w:author="Matías Castillo-Aguilar" w:date="2026-08-10T02:45:00Z">
        <w:r>
          <w:rPr>
            <w:noProof/>
          </w:rPr>
          <w:lastRenderedPageBreak/>
          <w:drawing>
            <wp:inline distT="0" distB="0" distL="0" distR="0" wp14:anchorId="2B49FE24" wp14:editId="50A763B9">
              <wp:extent cx="5612130" cy="5612130"/>
              <wp:effectExtent l="0" t="0" r="0" b="0"/>
              <wp:docPr id="2034017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17750" name="Imagen 203401775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67CE058A" w14:textId="77777777" w:rsidR="009022C7" w:rsidRDefault="00000000">
      <w:pPr>
        <w:pStyle w:val="Textoindependiente"/>
        <w:rPr>
          <w:ins w:id="98" w:author="Matías Castillo-Aguilar" w:date="2026-08-10T02:45:00Z"/>
        </w:rPr>
      </w:pPr>
      <w:ins w:id="99" w:author="Matías Castillo-Aguilar" w:date="2026-08-10T02:45:00Z">
        <w:r>
          <w:rPr>
            <w:noProof/>
          </w:rPr>
          <w:drawing>
            <wp:inline distT="0" distB="0" distL="0" distR="0">
              <wp:extent cx="5600700" cy="5600700"/>
              <wp:effectExtent l="0" t="0" r="0" b="0"/>
              <wp:docPr id="24" name="Imagen 2"/>
              <wp:cNvGraphicFramePr/>
              <a:graphic xmlns:a="http://schemas.openxmlformats.org/drawingml/2006/main">
                <a:graphicData uri="http://schemas.openxmlformats.org/drawingml/2006/picture">
                  <pic:pic xmlns:pic="http://schemas.openxmlformats.org/drawingml/2006/picture">
                    <pic:nvPicPr>
                      <pic:cNvPr id="25" name="Picture" descr="figures/fig-ppcheck.pdf"/>
                      <pic:cNvPicPr>
                        <a:picLocks noChangeAspect="1" noChangeArrowheads="1"/>
                      </pic:cNvPicPr>
                    </pic:nvPicPr>
                    <pic:blipFill>
                      <a:blip r:embed="rId7"/>
                      <a:stretch>
                        <a:fillRect/>
                      </a:stretch>
                    </pic:blipFill>
                    <pic:spPr bwMode="auto">
                      <a:xfrm>
                        <a:off x="0" y="0"/>
                        <a:ext cx="5600700" cy="5600700"/>
                      </a:xfrm>
                      <a:prstGeom prst="rect">
                        <a:avLst/>
                      </a:prstGeom>
                      <a:noFill/>
                      <a:ln w="9525">
                        <a:noFill/>
                        <a:headEnd/>
                        <a:tailEnd/>
                      </a:ln>
                    </pic:spPr>
                  </pic:pic>
                </a:graphicData>
              </a:graphic>
            </wp:inline>
          </w:drawing>
        </w:r>
      </w:ins>
    </w:p>
    <w:p w14:paraId="65B7699B" w14:textId="77777777" w:rsidR="009022C7" w:rsidRDefault="00000000">
      <w:pPr>
        <w:pStyle w:val="Textoindependiente"/>
      </w:pPr>
      <w:r>
        <w:rPr>
          <w:b/>
          <w:bCs/>
        </w:rPr>
        <w:t>Supplementary Figure S1: Prior Predictive Checks.</w:t>
      </w:r>
      <w:r>
        <w:t xml:space="preserve"> (A) Simulated RRi signal incorporating deterministic and stochastic components (blue). (B-C) Time-domain reconstruction from prior distributions. (D) Spectral components separated by frequency band. Each line represents the median and the shaded areas represent the 95% highest density interval from 20,000 dataset generated from the prior distribution. The wide distribution of curves demonstrates that the priors are not restrictive.</w:t>
      </w:r>
    </w:p>
    <w:p w14:paraId="485B3D6B" w14:textId="77777777" w:rsidR="009022C7" w:rsidRDefault="00000000">
      <w:pPr>
        <w:pStyle w:val="Ttulo3"/>
      </w:pPr>
      <w:bookmarkStart w:id="100" w:name="s1.2.2-prior-sensitivity-analysis"/>
      <w:bookmarkEnd w:id="95"/>
      <w:r>
        <w:lastRenderedPageBreak/>
        <w:t>S1.2.2: Prior Sensitivity Analysis</w:t>
      </w:r>
    </w:p>
    <w:p w14:paraId="6F50111A" w14:textId="021DAF18" w:rsidR="009022C7" w:rsidRDefault="00000000">
      <w:pPr>
        <w:pStyle w:val="FirstParagraph"/>
      </w:pPr>
      <w:r>
        <w:t xml:space="preserve">To assess the robustness of our conclusions, we performed a sensitivity analysis by re-fitting the model on the empirical data using three different sets of priors: (1) the main manuscript’s </w:t>
      </w:r>
      <w:del w:id="101" w:author="Matías Castillo-Aguilar" w:date="2026-08-10T02:45:00Z">
        <w:r>
          <w:delText xml:space="preserve">weakly </w:delText>
        </w:r>
      </w:del>
      <w:r>
        <w:t xml:space="preserve">informative priors, (2) “flatter” priors with two times larger variance, and (3) “tighter”, more informative priors with half of original variance. Supplementary Figure S2 shows the posterior distribution for key parameters under each condition. The central conclusion of dissonant recovery (a credible difference between </w:t>
      </w:r>
      <m:oMath>
        <m:r>
          <w:del w:id="102" w:author="Matías Castillo-Aguilar" w:date="2026-08-10T02:45:00Z">
            <w:rPr>
              <w:rFonts w:ascii="Cambria Math" w:hAnsi="Cambria Math"/>
            </w:rPr>
            <m:t>c</m:t>
          </w:del>
        </m:r>
        <m:r>
          <w:del w:id="103" w:author="Matías Castillo-Aguilar" w:date="2026-08-10T02:45:00Z">
            <m:rPr>
              <m:sty m:val="p"/>
            </m:rPr>
            <w:rPr>
              <w:rFonts w:ascii="Cambria Math" w:hAnsi="Cambria Math"/>
            </w:rPr>
            <m:t>_</m:t>
          </w:del>
        </m:r>
        <m:r>
          <w:del w:id="104" w:author="Matías Castillo-Aguilar" w:date="2026-08-10T02:45:00Z">
            <w:rPr>
              <w:rFonts w:ascii="Cambria Math" w:hAnsi="Cambria Math"/>
            </w:rPr>
            <m:t>r</m:t>
          </w:del>
        </m:r>
        <m:sSub>
          <m:sSubPr>
            <m:ctrlPr>
              <w:ins w:id="105" w:author="Matías Castillo-Aguilar" w:date="2026-08-10T02:45:00Z">
                <w:rPr>
                  <w:rFonts w:ascii="Cambria Math" w:hAnsi="Cambria Math"/>
                </w:rPr>
              </w:ins>
            </m:ctrlPr>
          </m:sSubPr>
          <m:e>
            <m:r>
              <w:ins w:id="106" w:author="Matías Castillo-Aguilar" w:date="2026-08-10T02:45:00Z">
                <w:rPr>
                  <w:rFonts w:ascii="Cambria Math" w:hAnsi="Cambria Math"/>
                </w:rPr>
                <m:t>c</m:t>
              </w:ins>
            </m:r>
          </m:e>
          <m:sub>
            <m:r>
              <w:ins w:id="107" w:author="Matías Castillo-Aguilar" w:date="2026-08-10T02:45:00Z">
                <w:rPr>
                  <w:rFonts w:ascii="Cambria Math" w:hAnsi="Cambria Math"/>
                </w:rPr>
                <m:t>r</m:t>
              </w:ins>
            </m:r>
          </m:sub>
        </m:sSub>
      </m:oMath>
      <w:r>
        <w:t xml:space="preserve"> and </w:t>
      </w:r>
      <m:oMath>
        <m:r>
          <w:del w:id="108" w:author="Matías Castillo-Aguilar" w:date="2026-08-10T02:45:00Z">
            <w:rPr>
              <w:rFonts w:ascii="Cambria Math" w:hAnsi="Cambria Math"/>
            </w:rPr>
            <m:t>c</m:t>
          </w:del>
        </m:r>
        <m:r>
          <w:del w:id="109" w:author="Matías Castillo-Aguilar" w:date="2026-08-10T02:45:00Z">
            <m:rPr>
              <m:sty m:val="p"/>
            </m:rPr>
            <w:rPr>
              <w:rFonts w:ascii="Cambria Math" w:hAnsi="Cambria Math"/>
            </w:rPr>
            <m:t>_</m:t>
          </w:del>
        </m:r>
        <m:r>
          <w:del w:id="110" w:author="Matías Castillo-Aguilar" w:date="2026-08-10T02:45:00Z">
            <w:rPr>
              <w:rFonts w:ascii="Cambria Math" w:hAnsi="Cambria Math"/>
            </w:rPr>
            <m:t>s</m:t>
          </w:del>
        </m:r>
      </m:oMath>
      <w:del w:id="111" w:author="Matías Castillo-Aguilar" w:date="2026-08-10T02:45:00Z">
        <w:r>
          <w:delText>)</w:delText>
        </w:r>
      </w:del>
      <m:oMath>
        <m:sSub>
          <m:sSubPr>
            <m:ctrlPr>
              <w:ins w:id="112" w:author="Matías Castillo-Aguilar" w:date="2026-08-10T02:45:00Z">
                <w:rPr>
                  <w:rFonts w:ascii="Cambria Math" w:hAnsi="Cambria Math"/>
                </w:rPr>
              </w:ins>
            </m:ctrlPr>
          </m:sSubPr>
          <m:e>
            <m:r>
              <w:ins w:id="113" w:author="Matías Castillo-Aguilar" w:date="2026-08-10T02:45:00Z">
                <w:rPr>
                  <w:rFonts w:ascii="Cambria Math" w:hAnsi="Cambria Math"/>
                </w:rPr>
                <m:t>c</m:t>
              </w:ins>
            </m:r>
          </m:e>
          <m:sub>
            <m:r>
              <w:ins w:id="114" w:author="Matías Castillo-Aguilar" w:date="2026-08-10T02:45:00Z">
                <w:rPr>
                  <w:rFonts w:ascii="Cambria Math" w:hAnsi="Cambria Math"/>
                </w:rPr>
                <m:t>s</m:t>
              </w:ins>
            </m:r>
          </m:sub>
        </m:sSub>
      </m:oMath>
      <w:ins w:id="115" w:author="Matías Castillo-Aguilar" w:date="2026-08-10T02:45:00Z">
        <w:r>
          <w:t>)</w:t>
        </w:r>
      </w:ins>
      <w:r>
        <w:t xml:space="preserve"> remains unchanged across all specifications, with consistent overlapping credible intervals for all model parameters </w:t>
      </w:r>
      <w:del w:id="116" w:author="Matías Castillo-Aguilar" w:date="2026-08-10T02:45:00Z">
        <w:r>
          <w:delText>demonstrating the robustness of our primary finding. Moreover, the current priors ensure that model parameters are sufficiently identifiabile, whereas wider priors tend to induce multimodal posterior distributions, suggesting that the current prior choice is sufficient to ensure model convergence without biasing the parameter estimates</w:delText>
        </w:r>
      </w:del>
      <w:ins w:id="117" w:author="Matías Castillo-Aguilar" w:date="2026-08-10T02:45:00Z">
        <w:r>
          <w:t>supporting the robustness of our primary finding</w:t>
        </w:r>
      </w:ins>
      <w:r>
        <w:t>.</w:t>
      </w:r>
    </w:p>
    <w:p w14:paraId="47D2CF03" w14:textId="77777777" w:rsidR="009A2C1E" w:rsidRDefault="00FD3C27">
      <w:pPr>
        <w:pStyle w:val="Textoindependiente"/>
        <w:rPr>
          <w:del w:id="118" w:author="Matías Castillo-Aguilar" w:date="2026-08-10T02:45:00Z"/>
        </w:rPr>
      </w:pPr>
      <w:del w:id="119" w:author="Matías Castillo-Aguilar" w:date="2026-08-10T02:45:00Z">
        <w:r>
          <w:rPr>
            <w:noProof/>
          </w:rPr>
          <w:drawing>
            <wp:inline distT="0" distB="0" distL="0" distR="0" wp14:anchorId="7D5C6EC5" wp14:editId="5E1273C0">
              <wp:extent cx="5612130" cy="5612130"/>
              <wp:effectExtent l="0" t="0" r="0" b="0"/>
              <wp:docPr id="710943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43257" name="Imagen 71094325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6DAD0D7A" w14:textId="77777777" w:rsidR="009022C7" w:rsidRDefault="00000000">
      <w:pPr>
        <w:pStyle w:val="Textoindependiente"/>
        <w:rPr>
          <w:ins w:id="120" w:author="Matías Castillo-Aguilar" w:date="2026-08-10T02:45:00Z"/>
        </w:rPr>
      </w:pPr>
      <w:ins w:id="121" w:author="Matías Castillo-Aguilar" w:date="2026-08-10T02:45:00Z">
        <w:r>
          <w:t>We revise our interpretation of the remaining observation below. Under markedly wider priors, the posterior distributions for the timing and rate parameters (</w:t>
        </w:r>
      </w:ins>
      <m:oMath>
        <m:r>
          <w:ins w:id="122" w:author="Matías Castillo-Aguilar" w:date="2026-08-10T02:45:00Z">
            <w:rPr>
              <w:rFonts w:ascii="Cambria Math" w:hAnsi="Cambria Math"/>
            </w:rPr>
            <m:t>τ</m:t>
          </w:ins>
        </m:r>
      </m:oMath>
      <w:ins w:id="123" w:author="Matías Castillo-Aguilar" w:date="2026-08-10T02:45:00Z">
        <w:r>
          <w:t xml:space="preserve">, </w:t>
        </w:r>
      </w:ins>
      <m:oMath>
        <m:r>
          <w:ins w:id="124" w:author="Matías Castillo-Aguilar" w:date="2026-08-10T02:45:00Z">
            <w:rPr>
              <w:rFonts w:ascii="Cambria Math" w:hAnsi="Cambria Math"/>
            </w:rPr>
            <m:t>δ</m:t>
          </w:ins>
        </m:r>
      </m:oMath>
      <w:ins w:id="125" w:author="Matías Castillo-Aguilar" w:date="2026-08-10T02:45:00Z">
        <w:r>
          <w:t xml:space="preserve">, </w:t>
        </w:r>
      </w:ins>
      <m:oMath>
        <m:r>
          <w:ins w:id="126" w:author="Matías Castillo-Aguilar" w:date="2026-08-10T02:45:00Z">
            <w:rPr>
              <w:rFonts w:ascii="Cambria Math" w:hAnsi="Cambria Math"/>
            </w:rPr>
            <m:t>λ</m:t>
          </w:ins>
        </m:r>
      </m:oMath>
      <w:ins w:id="127" w:author="Matías Castillo-Aguilar" w:date="2026-08-10T02:45:00Z">
        <w:r>
          <w:t xml:space="preserve">, </w:t>
        </w:r>
      </w:ins>
      <m:oMath>
        <m:r>
          <w:ins w:id="128" w:author="Matías Castillo-Aguilar" w:date="2026-08-10T02:45:00Z">
            <w:rPr>
              <w:rFonts w:ascii="Cambria Math" w:hAnsi="Cambria Math"/>
            </w:rPr>
            <m:t>ϕ</m:t>
          </w:ins>
        </m:r>
      </m:oMath>
      <w:ins w:id="129" w:author="Matías Castillo-Aguilar" w:date="2026-08-10T02:45:00Z">
        <w:r>
          <w:t xml:space="preserve">) become multimodal. We do not interpret this as evidence that the informative priors used in the main analysis are unbiased; rather, it indicates weak </w:t>
        </w:r>
        <w:r>
          <w:rPr>
            <w:i/>
            <w:iCs/>
          </w:rPr>
          <w:t>practical</w:t>
        </w:r>
        <w:r>
          <w:t xml:space="preserve"> identifiability of the timing and rate parameters from a single, comparatively short recording under a vague prior, and is precisely the motivation for adopting informative, event-informed priors for this class of model (Section 4.2.1 of the main text) rather than a demonstration that our chosen priors introduce no bias of their own. To make this comparison quantitative rather than a purely visual “overlapping intervals” judgment, we additionally report, for each parameter and each pair of prior specifications: (</w:t>
        </w:r>
        <w:proofErr w:type="spellStart"/>
        <w:r>
          <w:t>i</w:t>
        </w:r>
        <w:proofErr w:type="spellEnd"/>
        <w:r>
          <w:t>) the shift in posterior median expressed in units of the original prior’s standard deviation, and (ii) a distributional overlap coefficient (the overlapping-area statistic between the two posterior densities). All priors, including those induced on the constrained and data-derived-scaled parameters by the transformations in Section 4.2 of the main text, are shown on their natural, interpretable scales in Supplementary Figure S2, rather than only on the unconstrained (logit/log) sampling scale. Quantitative indices of prior sensitivity analysis are shown in Table S1 comparing the model estimates on their original scale against wider (Table S1-A) and narrower priors (Table S1-B).</w:t>
        </w:r>
      </w:ins>
    </w:p>
    <w:p w14:paraId="22EAE50D" w14:textId="77777777" w:rsidR="009022C7" w:rsidRDefault="00000000">
      <w:pPr>
        <w:pStyle w:val="Textoindependiente"/>
        <w:rPr>
          <w:ins w:id="130" w:author="Matías Castillo-Aguilar" w:date="2026-08-10T02:45:00Z"/>
        </w:rPr>
      </w:pPr>
      <w:ins w:id="131" w:author="Matías Castillo-Aguilar" w:date="2026-08-10T02:45:00Z">
        <w:r>
          <w:rPr>
            <w:noProof/>
          </w:rPr>
          <w:lastRenderedPageBreak/>
          <w:drawing>
            <wp:inline distT="0" distB="0" distL="0" distR="0">
              <wp:extent cx="5600700" cy="5600700"/>
              <wp:effectExtent l="0" t="0" r="0" b="0"/>
              <wp:docPr id="28" name="Imagen 4"/>
              <wp:cNvGraphicFramePr/>
              <a:graphic xmlns:a="http://schemas.openxmlformats.org/drawingml/2006/main">
                <a:graphicData uri="http://schemas.openxmlformats.org/drawingml/2006/picture">
                  <pic:pic xmlns:pic="http://schemas.openxmlformats.org/drawingml/2006/picture">
                    <pic:nvPicPr>
                      <pic:cNvPr id="29" name="Picture" descr="figures/fig-prior-sensitivity.pdf"/>
                      <pic:cNvPicPr>
                        <a:picLocks noChangeAspect="1" noChangeArrowheads="1"/>
                      </pic:cNvPicPr>
                    </pic:nvPicPr>
                    <pic:blipFill>
                      <a:blip r:embed="rId9"/>
                      <a:stretch>
                        <a:fillRect/>
                      </a:stretch>
                    </pic:blipFill>
                    <pic:spPr bwMode="auto">
                      <a:xfrm>
                        <a:off x="0" y="0"/>
                        <a:ext cx="5600700" cy="5600700"/>
                      </a:xfrm>
                      <a:prstGeom prst="rect">
                        <a:avLst/>
                      </a:prstGeom>
                      <a:noFill/>
                      <a:ln w="9525">
                        <a:noFill/>
                        <a:headEnd/>
                        <a:tailEnd/>
                      </a:ln>
                    </pic:spPr>
                  </pic:pic>
                </a:graphicData>
              </a:graphic>
            </wp:inline>
          </w:drawing>
        </w:r>
      </w:ins>
    </w:p>
    <w:p w14:paraId="2861F492" w14:textId="7BB508C0" w:rsidR="009022C7" w:rsidRDefault="00000000">
      <w:pPr>
        <w:pStyle w:val="Textoindependiente"/>
      </w:pPr>
      <w:r>
        <w:rPr>
          <w:b/>
          <w:bCs/>
        </w:rPr>
        <w:t>Supplementary Figure S2: Prior Sensitivity Analysis.</w:t>
      </w:r>
      <w:r>
        <w:t xml:space="preserve"> Posterior distributions and 95% credible intervals for all model parameters under three different prior specifications</w:t>
      </w:r>
      <w:del w:id="132" w:author="Matías Castillo-Aguilar" w:date="2026-08-10T02:45:00Z">
        <w:r>
          <w:delText>.</w:delText>
        </w:r>
      </w:del>
      <w:ins w:id="133" w:author="Matías Castillo-Aguilar" w:date="2026-08-10T02:45:00Z">
        <w:r>
          <w:t>, shown on each parameter’s natural, interpretable scale.</w:t>
        </w:r>
      </w:ins>
      <w:r>
        <w:t xml:space="preserve"> The overlapping credible intervals </w:t>
      </w:r>
      <w:del w:id="134" w:author="Matías Castillo-Aguilar" w:date="2026-08-10T02:45:00Z">
        <w:r>
          <w:delText xml:space="preserve">provide compelling evidence of </w:delText>
        </w:r>
      </w:del>
      <w:ins w:id="135" w:author="Matías Castillo-Aguilar" w:date="2026-08-10T02:45:00Z">
        <w:r>
          <w:t xml:space="preserve">support the </w:t>
        </w:r>
      </w:ins>
      <w:r>
        <w:t xml:space="preserve">robustness </w:t>
      </w:r>
      <w:ins w:id="136" w:author="Matías Castillo-Aguilar" w:date="2026-08-10T02:45:00Z">
        <w:r>
          <w:t xml:space="preserve">of the primary finding; multimodality under the widest prior specification reflects weak practical identifiability under vague priors rather than bias </w:t>
        </w:r>
      </w:ins>
      <w:r>
        <w:t xml:space="preserve">in </w:t>
      </w:r>
      <w:del w:id="137" w:author="Matías Castillo-Aguilar" w:date="2026-08-10T02:45:00Z">
        <w:r>
          <w:delText>parameter estimation</w:delText>
        </w:r>
      </w:del>
      <w:ins w:id="138" w:author="Matías Castillo-Aguilar" w:date="2026-08-10T02:45:00Z">
        <w:r>
          <w:t>the adopted (informative) priors</w:t>
        </w:r>
      </w:ins>
      <w:r>
        <w:t>.</w:t>
      </w:r>
    </w:p>
    <w:p w14:paraId="50F05E81" w14:textId="77777777" w:rsidR="009022C7" w:rsidRDefault="00000000">
      <w:pPr>
        <w:pStyle w:val="Textoindependiente"/>
        <w:rPr>
          <w:ins w:id="139" w:author="Matías Castillo-Aguilar" w:date="2026-08-10T02:45:00Z"/>
        </w:rPr>
      </w:pPr>
      <w:ins w:id="140" w:author="Matías Castillo-Aguilar" w:date="2026-08-10T02:45:00Z">
        <w:r>
          <w:rPr>
            <w:b/>
            <w:bCs/>
          </w:rPr>
          <w:t>Supplementary Table S1-A: Prior Sensitivity Analysis.</w:t>
        </w:r>
        <w:r>
          <w:t xml:space="preserve"> Posterior distributions and 95% credible intervals for all model parameters comparing the estimates of the original model with default prior widths, minus the wide prior estimates, shown on each parameter’s </w:t>
        </w:r>
        <w:r>
          <w:lastRenderedPageBreak/>
          <w:t xml:space="preserve">natural, interpretable scale. The overlapping credible intervals support the robustness of the primary finding. pd: probability of direction, which reflects the probability mass above zero on the same direction of the estimate sign; </w:t>
        </w:r>
        <w:proofErr w:type="spellStart"/>
        <w:r>
          <w:t>ps</w:t>
        </w:r>
        <w:proofErr w:type="spellEnd"/>
        <w:r>
          <w:t>: probability of significance, which indicates the probability mass above 0.1 standard deviations of the parameter natural scale.</w:t>
        </w:r>
      </w:ins>
    </w:p>
    <w:tbl>
      <w:tblPr>
        <w:tblStyle w:val="Table"/>
        <w:tblW w:w="5000" w:type="pct"/>
        <w:tblLayout w:type="fixed"/>
        <w:tblLook w:val="0020" w:firstRow="1" w:lastRow="0" w:firstColumn="0" w:lastColumn="0" w:noHBand="0" w:noVBand="0"/>
      </w:tblPr>
      <w:tblGrid>
        <w:gridCol w:w="3157"/>
        <w:gridCol w:w="1137"/>
        <w:gridCol w:w="1515"/>
        <w:gridCol w:w="1515"/>
        <w:gridCol w:w="757"/>
        <w:gridCol w:w="757"/>
      </w:tblGrid>
      <w:tr w:rsidR="009022C7" w14:paraId="2D210440" w14:textId="77777777" w:rsidTr="009022C7">
        <w:trPr>
          <w:cnfStyle w:val="100000000000" w:firstRow="1" w:lastRow="0" w:firstColumn="0" w:lastColumn="0" w:oddVBand="0" w:evenVBand="0" w:oddHBand="0" w:evenHBand="0" w:firstRowFirstColumn="0" w:firstRowLastColumn="0" w:lastRowFirstColumn="0" w:lastRowLastColumn="0"/>
          <w:tblHeader/>
          <w:ins w:id="141" w:author="Matías Castillo-Aguilar" w:date="2026-08-10T02:45:00Z"/>
        </w:trPr>
        <w:tc>
          <w:tcPr>
            <w:tcW w:w="2828" w:type="dxa"/>
          </w:tcPr>
          <w:p w14:paraId="3066500F" w14:textId="77777777" w:rsidR="009022C7" w:rsidRDefault="00000000">
            <w:pPr>
              <w:pStyle w:val="Compact"/>
              <w:rPr>
                <w:ins w:id="142" w:author="Matías Castillo-Aguilar" w:date="2026-08-10T02:45:00Z"/>
              </w:rPr>
            </w:pPr>
            <w:ins w:id="143" w:author="Matías Castillo-Aguilar" w:date="2026-08-10T02:45:00Z">
              <w:r>
                <w:t>Parameter</w:t>
              </w:r>
            </w:ins>
          </w:p>
        </w:tc>
        <w:tc>
          <w:tcPr>
            <w:tcW w:w="1018" w:type="dxa"/>
          </w:tcPr>
          <w:p w14:paraId="601A1714" w14:textId="77777777" w:rsidR="009022C7" w:rsidRDefault="00000000">
            <w:pPr>
              <w:pStyle w:val="Compact"/>
              <w:rPr>
                <w:ins w:id="144" w:author="Matías Castillo-Aguilar" w:date="2026-08-10T02:45:00Z"/>
              </w:rPr>
            </w:pPr>
            <w:ins w:id="145" w:author="Matías Castillo-Aguilar" w:date="2026-08-10T02:45:00Z">
              <w:r>
                <w:t>Estimate</w:t>
              </w:r>
            </w:ins>
          </w:p>
        </w:tc>
        <w:tc>
          <w:tcPr>
            <w:tcW w:w="1357" w:type="dxa"/>
          </w:tcPr>
          <w:p w14:paraId="63F44CFB" w14:textId="77777777" w:rsidR="009022C7" w:rsidRDefault="00000000">
            <w:pPr>
              <w:pStyle w:val="Compact"/>
              <w:rPr>
                <w:ins w:id="146" w:author="Matías Castillo-Aguilar" w:date="2026-08-10T02:45:00Z"/>
              </w:rPr>
            </w:pPr>
            <w:ins w:id="147" w:author="Matías Castillo-Aguilar" w:date="2026-08-10T02:45:00Z">
              <w:r>
                <w:t>Lower bound</w:t>
              </w:r>
            </w:ins>
          </w:p>
        </w:tc>
        <w:tc>
          <w:tcPr>
            <w:tcW w:w="1357" w:type="dxa"/>
          </w:tcPr>
          <w:p w14:paraId="2E3A168C" w14:textId="77777777" w:rsidR="009022C7" w:rsidRDefault="00000000">
            <w:pPr>
              <w:pStyle w:val="Compact"/>
              <w:rPr>
                <w:ins w:id="148" w:author="Matías Castillo-Aguilar" w:date="2026-08-10T02:45:00Z"/>
              </w:rPr>
            </w:pPr>
            <w:ins w:id="149" w:author="Matías Castillo-Aguilar" w:date="2026-08-10T02:45:00Z">
              <w:r>
                <w:t>Upper bound</w:t>
              </w:r>
            </w:ins>
          </w:p>
        </w:tc>
        <w:tc>
          <w:tcPr>
            <w:tcW w:w="678" w:type="dxa"/>
          </w:tcPr>
          <w:p w14:paraId="057FB8C7" w14:textId="77777777" w:rsidR="009022C7" w:rsidRDefault="00000000">
            <w:pPr>
              <w:pStyle w:val="Compact"/>
              <w:rPr>
                <w:ins w:id="150" w:author="Matías Castillo-Aguilar" w:date="2026-08-10T02:45:00Z"/>
              </w:rPr>
            </w:pPr>
            <w:ins w:id="151" w:author="Matías Castillo-Aguilar" w:date="2026-08-10T02:45:00Z">
              <w:r>
                <w:t>pd</w:t>
              </w:r>
            </w:ins>
          </w:p>
        </w:tc>
        <w:tc>
          <w:tcPr>
            <w:tcW w:w="678" w:type="dxa"/>
          </w:tcPr>
          <w:p w14:paraId="0FE05B73" w14:textId="77777777" w:rsidR="009022C7" w:rsidRDefault="00000000">
            <w:pPr>
              <w:pStyle w:val="Compact"/>
              <w:rPr>
                <w:ins w:id="152" w:author="Matías Castillo-Aguilar" w:date="2026-08-10T02:45:00Z"/>
              </w:rPr>
            </w:pPr>
            <w:proofErr w:type="spellStart"/>
            <w:ins w:id="153" w:author="Matías Castillo-Aguilar" w:date="2026-08-10T02:45:00Z">
              <w:r>
                <w:t>ps</w:t>
              </w:r>
              <w:proofErr w:type="spellEnd"/>
            </w:ins>
          </w:p>
        </w:tc>
      </w:tr>
      <w:tr w:rsidR="009022C7" w14:paraId="3A812196" w14:textId="77777777">
        <w:trPr>
          <w:cnfStyle w:val="000000100000" w:firstRow="0" w:lastRow="0" w:firstColumn="0" w:lastColumn="0" w:oddVBand="0" w:evenVBand="0" w:oddHBand="1" w:evenHBand="0" w:firstRowFirstColumn="0" w:firstRowLastColumn="0" w:lastRowFirstColumn="0" w:lastRowLastColumn="0"/>
          <w:ins w:id="154" w:author="Matías Castillo-Aguilar" w:date="2026-08-10T02:45:00Z"/>
        </w:trPr>
        <w:tc>
          <w:tcPr>
            <w:tcW w:w="2828" w:type="dxa"/>
          </w:tcPr>
          <w:p w14:paraId="66ACCAF0" w14:textId="77777777" w:rsidR="009022C7" w:rsidRDefault="00000000" w:rsidP="00AC00FC">
            <w:pPr>
              <w:pStyle w:val="Compact"/>
              <w:jc w:val="center"/>
              <w:rPr>
                <w:ins w:id="155" w:author="Matías Castillo-Aguilar" w:date="2026-08-10T02:45:00Z"/>
              </w:rPr>
            </w:pPr>
            <m:oMathPara>
              <m:oMath>
                <m:r>
                  <w:ins w:id="156" w:author="Matías Castillo-Aguilar" w:date="2026-08-10T02:45:00Z">
                    <w:rPr>
                      <w:rFonts w:ascii="Cambria Math" w:hAnsi="Cambria Math"/>
                    </w:rPr>
                    <m:t>λ</m:t>
                  </w:ins>
                </m:r>
              </m:oMath>
            </m:oMathPara>
          </w:p>
        </w:tc>
        <w:tc>
          <w:tcPr>
            <w:tcW w:w="1018" w:type="dxa"/>
          </w:tcPr>
          <w:p w14:paraId="0DF2422A" w14:textId="77777777" w:rsidR="009022C7" w:rsidRDefault="00000000">
            <w:pPr>
              <w:pStyle w:val="Compact"/>
              <w:rPr>
                <w:ins w:id="157" w:author="Matías Castillo-Aguilar" w:date="2026-08-10T02:45:00Z"/>
              </w:rPr>
            </w:pPr>
            <w:ins w:id="158" w:author="Matías Castillo-Aguilar" w:date="2026-08-10T02:45:00Z">
              <w:r>
                <w:t>-0.23</w:t>
              </w:r>
            </w:ins>
          </w:p>
        </w:tc>
        <w:tc>
          <w:tcPr>
            <w:tcW w:w="1357" w:type="dxa"/>
          </w:tcPr>
          <w:p w14:paraId="21E10B18" w14:textId="77777777" w:rsidR="009022C7" w:rsidRDefault="00000000">
            <w:pPr>
              <w:pStyle w:val="Compact"/>
              <w:rPr>
                <w:ins w:id="159" w:author="Matías Castillo-Aguilar" w:date="2026-08-10T02:45:00Z"/>
              </w:rPr>
            </w:pPr>
            <w:ins w:id="160" w:author="Matías Castillo-Aguilar" w:date="2026-08-10T02:45:00Z">
              <w:r>
                <w:t>-1.77</w:t>
              </w:r>
            </w:ins>
          </w:p>
        </w:tc>
        <w:tc>
          <w:tcPr>
            <w:tcW w:w="1357" w:type="dxa"/>
          </w:tcPr>
          <w:p w14:paraId="51735648" w14:textId="77777777" w:rsidR="009022C7" w:rsidRDefault="00000000">
            <w:pPr>
              <w:pStyle w:val="Compact"/>
              <w:rPr>
                <w:ins w:id="161" w:author="Matías Castillo-Aguilar" w:date="2026-08-10T02:45:00Z"/>
              </w:rPr>
            </w:pPr>
            <w:ins w:id="162" w:author="Matías Castillo-Aguilar" w:date="2026-08-10T02:45:00Z">
              <w:r>
                <w:t>1.27</w:t>
              </w:r>
            </w:ins>
          </w:p>
        </w:tc>
        <w:tc>
          <w:tcPr>
            <w:tcW w:w="678" w:type="dxa"/>
          </w:tcPr>
          <w:p w14:paraId="50C1FBB2" w14:textId="77777777" w:rsidR="009022C7" w:rsidRDefault="00000000">
            <w:pPr>
              <w:pStyle w:val="Compact"/>
              <w:rPr>
                <w:ins w:id="163" w:author="Matías Castillo-Aguilar" w:date="2026-08-10T02:45:00Z"/>
              </w:rPr>
            </w:pPr>
            <w:ins w:id="164" w:author="Matías Castillo-Aguilar" w:date="2026-08-10T02:45:00Z">
              <w:r>
                <w:t>61.59</w:t>
              </w:r>
            </w:ins>
          </w:p>
        </w:tc>
        <w:tc>
          <w:tcPr>
            <w:tcW w:w="678" w:type="dxa"/>
          </w:tcPr>
          <w:p w14:paraId="3CE1B8F3" w14:textId="77777777" w:rsidR="009022C7" w:rsidRDefault="00000000">
            <w:pPr>
              <w:pStyle w:val="Compact"/>
              <w:rPr>
                <w:ins w:id="165" w:author="Matías Castillo-Aguilar" w:date="2026-08-10T02:45:00Z"/>
              </w:rPr>
            </w:pPr>
            <w:ins w:id="166" w:author="Matías Castillo-Aguilar" w:date="2026-08-10T02:45:00Z">
              <w:r>
                <w:t>57.70</w:t>
              </w:r>
            </w:ins>
          </w:p>
        </w:tc>
      </w:tr>
      <w:tr w:rsidR="009022C7" w14:paraId="42AD0D41" w14:textId="77777777">
        <w:trPr>
          <w:ins w:id="167" w:author="Matías Castillo-Aguilar" w:date="2026-08-10T02:45:00Z"/>
        </w:trPr>
        <w:tc>
          <w:tcPr>
            <w:tcW w:w="2828" w:type="dxa"/>
          </w:tcPr>
          <w:p w14:paraId="06F25322" w14:textId="77777777" w:rsidR="009022C7" w:rsidRDefault="00000000" w:rsidP="00AC00FC">
            <w:pPr>
              <w:pStyle w:val="Compact"/>
              <w:jc w:val="center"/>
              <w:rPr>
                <w:ins w:id="168" w:author="Matías Castillo-Aguilar" w:date="2026-08-10T02:45:00Z"/>
              </w:rPr>
            </w:pPr>
            <m:oMathPara>
              <m:oMath>
                <m:r>
                  <w:ins w:id="169" w:author="Matías Castillo-Aguilar" w:date="2026-08-10T02:45:00Z">
                    <w:rPr>
                      <w:rFonts w:ascii="Cambria Math" w:hAnsi="Cambria Math"/>
                    </w:rPr>
                    <m:t>ϕ</m:t>
                  </w:ins>
                </m:r>
              </m:oMath>
            </m:oMathPara>
          </w:p>
        </w:tc>
        <w:tc>
          <w:tcPr>
            <w:tcW w:w="1018" w:type="dxa"/>
          </w:tcPr>
          <w:p w14:paraId="196BF873" w14:textId="77777777" w:rsidR="009022C7" w:rsidRDefault="00000000">
            <w:pPr>
              <w:pStyle w:val="Compact"/>
              <w:rPr>
                <w:ins w:id="170" w:author="Matías Castillo-Aguilar" w:date="2026-08-10T02:45:00Z"/>
              </w:rPr>
            </w:pPr>
            <w:ins w:id="171" w:author="Matías Castillo-Aguilar" w:date="2026-08-10T02:45:00Z">
              <w:r>
                <w:t>-4.56</w:t>
              </w:r>
            </w:ins>
          </w:p>
        </w:tc>
        <w:tc>
          <w:tcPr>
            <w:tcW w:w="1357" w:type="dxa"/>
          </w:tcPr>
          <w:p w14:paraId="5E2716FD" w14:textId="77777777" w:rsidR="009022C7" w:rsidRDefault="00000000">
            <w:pPr>
              <w:pStyle w:val="Compact"/>
              <w:rPr>
                <w:ins w:id="172" w:author="Matías Castillo-Aguilar" w:date="2026-08-10T02:45:00Z"/>
              </w:rPr>
            </w:pPr>
            <w:ins w:id="173" w:author="Matías Castillo-Aguilar" w:date="2026-08-10T02:45:00Z">
              <w:r>
                <w:t>-22.44</w:t>
              </w:r>
            </w:ins>
          </w:p>
        </w:tc>
        <w:tc>
          <w:tcPr>
            <w:tcW w:w="1357" w:type="dxa"/>
          </w:tcPr>
          <w:p w14:paraId="1CA9BF21" w14:textId="77777777" w:rsidR="009022C7" w:rsidRDefault="00000000">
            <w:pPr>
              <w:pStyle w:val="Compact"/>
              <w:rPr>
                <w:ins w:id="174" w:author="Matías Castillo-Aguilar" w:date="2026-08-10T02:45:00Z"/>
              </w:rPr>
            </w:pPr>
            <w:ins w:id="175" w:author="Matías Castillo-Aguilar" w:date="2026-08-10T02:45:00Z">
              <w:r>
                <w:t>1.68</w:t>
              </w:r>
            </w:ins>
          </w:p>
        </w:tc>
        <w:tc>
          <w:tcPr>
            <w:tcW w:w="678" w:type="dxa"/>
          </w:tcPr>
          <w:p w14:paraId="371618F3" w14:textId="77777777" w:rsidR="009022C7" w:rsidRDefault="00000000">
            <w:pPr>
              <w:pStyle w:val="Compact"/>
              <w:rPr>
                <w:ins w:id="176" w:author="Matías Castillo-Aguilar" w:date="2026-08-10T02:45:00Z"/>
              </w:rPr>
            </w:pPr>
            <w:ins w:id="177" w:author="Matías Castillo-Aguilar" w:date="2026-08-10T02:45:00Z">
              <w:r>
                <w:t>94.88</w:t>
              </w:r>
            </w:ins>
          </w:p>
        </w:tc>
        <w:tc>
          <w:tcPr>
            <w:tcW w:w="678" w:type="dxa"/>
          </w:tcPr>
          <w:p w14:paraId="65C7F273" w14:textId="77777777" w:rsidR="009022C7" w:rsidRDefault="00000000">
            <w:pPr>
              <w:pStyle w:val="Compact"/>
              <w:rPr>
                <w:ins w:id="178" w:author="Matías Castillo-Aguilar" w:date="2026-08-10T02:45:00Z"/>
              </w:rPr>
            </w:pPr>
            <w:ins w:id="179" w:author="Matías Castillo-Aguilar" w:date="2026-08-10T02:45:00Z">
              <w:r>
                <w:t>90.76</w:t>
              </w:r>
            </w:ins>
          </w:p>
        </w:tc>
      </w:tr>
      <w:tr w:rsidR="009022C7" w14:paraId="2F27D773" w14:textId="77777777">
        <w:trPr>
          <w:cnfStyle w:val="000000100000" w:firstRow="0" w:lastRow="0" w:firstColumn="0" w:lastColumn="0" w:oddVBand="0" w:evenVBand="0" w:oddHBand="1" w:evenHBand="0" w:firstRowFirstColumn="0" w:firstRowLastColumn="0" w:lastRowFirstColumn="0" w:lastRowLastColumn="0"/>
          <w:ins w:id="180" w:author="Matías Castillo-Aguilar" w:date="2026-08-10T02:45:00Z"/>
        </w:trPr>
        <w:tc>
          <w:tcPr>
            <w:tcW w:w="2828" w:type="dxa"/>
          </w:tcPr>
          <w:p w14:paraId="03E24A89" w14:textId="77777777" w:rsidR="009022C7" w:rsidRDefault="00000000" w:rsidP="00AC00FC">
            <w:pPr>
              <w:pStyle w:val="Compact"/>
              <w:jc w:val="center"/>
              <w:rPr>
                <w:ins w:id="181" w:author="Matías Castillo-Aguilar" w:date="2026-08-10T02:45:00Z"/>
              </w:rPr>
            </w:pPr>
            <m:oMathPara>
              <m:oMath>
                <m:r>
                  <w:ins w:id="182" w:author="Matías Castillo-Aguilar" w:date="2026-08-10T02:45:00Z">
                    <w:rPr>
                      <w:rFonts w:ascii="Cambria Math" w:hAnsi="Cambria Math"/>
                    </w:rPr>
                    <m:t>τ</m:t>
                  </w:ins>
                </m:r>
              </m:oMath>
            </m:oMathPara>
          </w:p>
        </w:tc>
        <w:tc>
          <w:tcPr>
            <w:tcW w:w="1018" w:type="dxa"/>
          </w:tcPr>
          <w:p w14:paraId="1B522E08" w14:textId="77777777" w:rsidR="009022C7" w:rsidRDefault="00000000">
            <w:pPr>
              <w:pStyle w:val="Compact"/>
              <w:rPr>
                <w:ins w:id="183" w:author="Matías Castillo-Aguilar" w:date="2026-08-10T02:45:00Z"/>
              </w:rPr>
            </w:pPr>
            <w:ins w:id="184" w:author="Matías Castillo-Aguilar" w:date="2026-08-10T02:45:00Z">
              <w:r>
                <w:t>-0.04</w:t>
              </w:r>
            </w:ins>
          </w:p>
        </w:tc>
        <w:tc>
          <w:tcPr>
            <w:tcW w:w="1357" w:type="dxa"/>
          </w:tcPr>
          <w:p w14:paraId="3ABCAE97" w14:textId="77777777" w:rsidR="009022C7" w:rsidRDefault="00000000">
            <w:pPr>
              <w:pStyle w:val="Compact"/>
              <w:rPr>
                <w:ins w:id="185" w:author="Matías Castillo-Aguilar" w:date="2026-08-10T02:45:00Z"/>
              </w:rPr>
            </w:pPr>
            <w:ins w:id="186" w:author="Matías Castillo-Aguilar" w:date="2026-08-10T02:45:00Z">
              <w:r>
                <w:t>-0.22</w:t>
              </w:r>
            </w:ins>
          </w:p>
        </w:tc>
        <w:tc>
          <w:tcPr>
            <w:tcW w:w="1357" w:type="dxa"/>
          </w:tcPr>
          <w:p w14:paraId="7382ADD8" w14:textId="77777777" w:rsidR="009022C7" w:rsidRDefault="00000000">
            <w:pPr>
              <w:pStyle w:val="Compact"/>
              <w:rPr>
                <w:ins w:id="187" w:author="Matías Castillo-Aguilar" w:date="2026-08-10T02:45:00Z"/>
              </w:rPr>
            </w:pPr>
            <w:ins w:id="188" w:author="Matías Castillo-Aguilar" w:date="2026-08-10T02:45:00Z">
              <w:r>
                <w:t>0.09</w:t>
              </w:r>
            </w:ins>
          </w:p>
        </w:tc>
        <w:tc>
          <w:tcPr>
            <w:tcW w:w="678" w:type="dxa"/>
          </w:tcPr>
          <w:p w14:paraId="7754333F" w14:textId="77777777" w:rsidR="009022C7" w:rsidRDefault="00000000">
            <w:pPr>
              <w:pStyle w:val="Compact"/>
              <w:rPr>
                <w:ins w:id="189" w:author="Matías Castillo-Aguilar" w:date="2026-08-10T02:45:00Z"/>
              </w:rPr>
            </w:pPr>
            <w:ins w:id="190" w:author="Matías Castillo-Aguilar" w:date="2026-08-10T02:45:00Z">
              <w:r>
                <w:t>72.78</w:t>
              </w:r>
            </w:ins>
          </w:p>
        </w:tc>
        <w:tc>
          <w:tcPr>
            <w:tcW w:w="678" w:type="dxa"/>
          </w:tcPr>
          <w:p w14:paraId="743EFAC9" w14:textId="77777777" w:rsidR="009022C7" w:rsidRDefault="00000000">
            <w:pPr>
              <w:pStyle w:val="Compact"/>
              <w:rPr>
                <w:ins w:id="191" w:author="Matías Castillo-Aguilar" w:date="2026-08-10T02:45:00Z"/>
              </w:rPr>
            </w:pPr>
            <w:ins w:id="192" w:author="Matías Castillo-Aguilar" w:date="2026-08-10T02:45:00Z">
              <w:r>
                <w:t>68.72</w:t>
              </w:r>
            </w:ins>
          </w:p>
        </w:tc>
      </w:tr>
      <w:tr w:rsidR="009022C7" w14:paraId="672BF0B0" w14:textId="77777777">
        <w:trPr>
          <w:ins w:id="193" w:author="Matías Castillo-Aguilar" w:date="2026-08-10T02:45:00Z"/>
        </w:trPr>
        <w:tc>
          <w:tcPr>
            <w:tcW w:w="2828" w:type="dxa"/>
          </w:tcPr>
          <w:p w14:paraId="268115F2" w14:textId="77777777" w:rsidR="009022C7" w:rsidRDefault="00000000" w:rsidP="00AC00FC">
            <w:pPr>
              <w:pStyle w:val="Compact"/>
              <w:jc w:val="center"/>
              <w:rPr>
                <w:ins w:id="194" w:author="Matías Castillo-Aguilar" w:date="2026-08-10T02:45:00Z"/>
              </w:rPr>
            </w:pPr>
            <m:oMathPara>
              <m:oMath>
                <m:r>
                  <w:ins w:id="195" w:author="Matías Castillo-Aguilar" w:date="2026-08-10T02:45:00Z">
                    <w:rPr>
                      <w:rFonts w:ascii="Cambria Math" w:hAnsi="Cambria Math"/>
                    </w:rPr>
                    <m:t>δ</m:t>
                  </w:ins>
                </m:r>
              </m:oMath>
            </m:oMathPara>
          </w:p>
        </w:tc>
        <w:tc>
          <w:tcPr>
            <w:tcW w:w="1018" w:type="dxa"/>
          </w:tcPr>
          <w:p w14:paraId="41339D1C" w14:textId="77777777" w:rsidR="009022C7" w:rsidRDefault="00000000">
            <w:pPr>
              <w:pStyle w:val="Compact"/>
              <w:rPr>
                <w:ins w:id="196" w:author="Matías Castillo-Aguilar" w:date="2026-08-10T02:45:00Z"/>
              </w:rPr>
            </w:pPr>
            <w:ins w:id="197" w:author="Matías Castillo-Aguilar" w:date="2026-08-10T02:45:00Z">
              <w:r>
                <w:t>0.12</w:t>
              </w:r>
            </w:ins>
          </w:p>
        </w:tc>
        <w:tc>
          <w:tcPr>
            <w:tcW w:w="1357" w:type="dxa"/>
          </w:tcPr>
          <w:p w14:paraId="741F1DD9" w14:textId="77777777" w:rsidR="009022C7" w:rsidRDefault="00000000">
            <w:pPr>
              <w:pStyle w:val="Compact"/>
              <w:rPr>
                <w:ins w:id="198" w:author="Matías Castillo-Aguilar" w:date="2026-08-10T02:45:00Z"/>
              </w:rPr>
            </w:pPr>
            <w:ins w:id="199" w:author="Matías Castillo-Aguilar" w:date="2026-08-10T02:45:00Z">
              <w:r>
                <w:t>-0.07</w:t>
              </w:r>
            </w:ins>
          </w:p>
        </w:tc>
        <w:tc>
          <w:tcPr>
            <w:tcW w:w="1357" w:type="dxa"/>
          </w:tcPr>
          <w:p w14:paraId="68C91680" w14:textId="77777777" w:rsidR="009022C7" w:rsidRDefault="00000000">
            <w:pPr>
              <w:pStyle w:val="Compact"/>
              <w:rPr>
                <w:ins w:id="200" w:author="Matías Castillo-Aguilar" w:date="2026-08-10T02:45:00Z"/>
              </w:rPr>
            </w:pPr>
            <w:ins w:id="201" w:author="Matías Castillo-Aguilar" w:date="2026-08-10T02:45:00Z">
              <w:r>
                <w:t>0.40</w:t>
              </w:r>
            </w:ins>
          </w:p>
        </w:tc>
        <w:tc>
          <w:tcPr>
            <w:tcW w:w="678" w:type="dxa"/>
          </w:tcPr>
          <w:p w14:paraId="05711255" w14:textId="77777777" w:rsidR="009022C7" w:rsidRDefault="00000000">
            <w:pPr>
              <w:pStyle w:val="Compact"/>
              <w:rPr>
                <w:ins w:id="202" w:author="Matías Castillo-Aguilar" w:date="2026-08-10T02:45:00Z"/>
              </w:rPr>
            </w:pPr>
            <w:ins w:id="203" w:author="Matías Castillo-Aguilar" w:date="2026-08-10T02:45:00Z">
              <w:r>
                <w:t>89.13</w:t>
              </w:r>
            </w:ins>
          </w:p>
        </w:tc>
        <w:tc>
          <w:tcPr>
            <w:tcW w:w="678" w:type="dxa"/>
          </w:tcPr>
          <w:p w14:paraId="5DD8F495" w14:textId="77777777" w:rsidR="009022C7" w:rsidRDefault="00000000">
            <w:pPr>
              <w:pStyle w:val="Compact"/>
              <w:rPr>
                <w:ins w:id="204" w:author="Matías Castillo-Aguilar" w:date="2026-08-10T02:45:00Z"/>
              </w:rPr>
            </w:pPr>
            <w:ins w:id="205" w:author="Matías Castillo-Aguilar" w:date="2026-08-10T02:45:00Z">
              <w:r>
                <w:t>86.06</w:t>
              </w:r>
            </w:ins>
          </w:p>
        </w:tc>
      </w:tr>
      <w:tr w:rsidR="009022C7" w14:paraId="416EE139" w14:textId="77777777">
        <w:trPr>
          <w:cnfStyle w:val="000000100000" w:firstRow="0" w:lastRow="0" w:firstColumn="0" w:lastColumn="0" w:oddVBand="0" w:evenVBand="0" w:oddHBand="1" w:evenHBand="0" w:firstRowFirstColumn="0" w:firstRowLastColumn="0" w:lastRowFirstColumn="0" w:lastRowLastColumn="0"/>
          <w:ins w:id="206" w:author="Matías Castillo-Aguilar" w:date="2026-08-10T02:45:00Z"/>
        </w:trPr>
        <w:tc>
          <w:tcPr>
            <w:tcW w:w="2828" w:type="dxa"/>
          </w:tcPr>
          <w:p w14:paraId="1BBD73BF" w14:textId="77777777" w:rsidR="009022C7" w:rsidRDefault="00000000" w:rsidP="00AC00FC">
            <w:pPr>
              <w:pStyle w:val="Compact"/>
              <w:jc w:val="center"/>
              <w:rPr>
                <w:ins w:id="207" w:author="Matías Castillo-Aguilar" w:date="2026-08-10T02:45:00Z"/>
              </w:rPr>
            </w:pPr>
            <m:oMathPara>
              <m:oMath>
                <m:sSub>
                  <m:sSubPr>
                    <m:ctrlPr>
                      <w:ins w:id="208" w:author="Matías Castillo-Aguilar" w:date="2026-08-10T02:45:00Z">
                        <w:rPr>
                          <w:rFonts w:ascii="Cambria Math" w:hAnsi="Cambria Math"/>
                        </w:rPr>
                      </w:ins>
                    </m:ctrlPr>
                  </m:sSubPr>
                  <m:e>
                    <m:r>
                      <w:ins w:id="209" w:author="Matías Castillo-Aguilar" w:date="2026-08-10T02:45:00Z">
                        <w:rPr>
                          <w:rFonts w:ascii="Cambria Math" w:hAnsi="Cambria Math"/>
                        </w:rPr>
                        <m:t>α</m:t>
                      </w:ins>
                    </m:r>
                  </m:e>
                  <m:sub>
                    <m:r>
                      <w:ins w:id="210" w:author="Matías Castillo-Aguilar" w:date="2026-08-10T02:45:00Z">
                        <w:rPr>
                          <w:rFonts w:ascii="Cambria Math" w:hAnsi="Cambria Math"/>
                        </w:rPr>
                        <m:t>r</m:t>
                      </w:ins>
                    </m:r>
                  </m:sub>
                </m:sSub>
              </m:oMath>
            </m:oMathPara>
          </w:p>
        </w:tc>
        <w:tc>
          <w:tcPr>
            <w:tcW w:w="1018" w:type="dxa"/>
          </w:tcPr>
          <w:p w14:paraId="4E0E17C4" w14:textId="77777777" w:rsidR="009022C7" w:rsidRDefault="00000000">
            <w:pPr>
              <w:pStyle w:val="Compact"/>
              <w:rPr>
                <w:ins w:id="211" w:author="Matías Castillo-Aguilar" w:date="2026-08-10T02:45:00Z"/>
              </w:rPr>
            </w:pPr>
            <w:ins w:id="212" w:author="Matías Castillo-Aguilar" w:date="2026-08-10T02:45:00Z">
              <w:r>
                <w:t>1.14</w:t>
              </w:r>
            </w:ins>
          </w:p>
        </w:tc>
        <w:tc>
          <w:tcPr>
            <w:tcW w:w="1357" w:type="dxa"/>
          </w:tcPr>
          <w:p w14:paraId="0DB28895" w14:textId="77777777" w:rsidR="009022C7" w:rsidRDefault="00000000">
            <w:pPr>
              <w:pStyle w:val="Compact"/>
              <w:rPr>
                <w:ins w:id="213" w:author="Matías Castillo-Aguilar" w:date="2026-08-10T02:45:00Z"/>
              </w:rPr>
            </w:pPr>
            <w:ins w:id="214" w:author="Matías Castillo-Aguilar" w:date="2026-08-10T02:45:00Z">
              <w:r>
                <w:t>-11.80</w:t>
              </w:r>
            </w:ins>
          </w:p>
        </w:tc>
        <w:tc>
          <w:tcPr>
            <w:tcW w:w="1357" w:type="dxa"/>
          </w:tcPr>
          <w:p w14:paraId="152E6F75" w14:textId="77777777" w:rsidR="009022C7" w:rsidRDefault="00000000">
            <w:pPr>
              <w:pStyle w:val="Compact"/>
              <w:rPr>
                <w:ins w:id="215" w:author="Matías Castillo-Aguilar" w:date="2026-08-10T02:45:00Z"/>
              </w:rPr>
            </w:pPr>
            <w:ins w:id="216" w:author="Matías Castillo-Aguilar" w:date="2026-08-10T02:45:00Z">
              <w:r>
                <w:t>14.67</w:t>
              </w:r>
            </w:ins>
          </w:p>
        </w:tc>
        <w:tc>
          <w:tcPr>
            <w:tcW w:w="678" w:type="dxa"/>
          </w:tcPr>
          <w:p w14:paraId="31769F3E" w14:textId="77777777" w:rsidR="009022C7" w:rsidRDefault="00000000">
            <w:pPr>
              <w:pStyle w:val="Compact"/>
              <w:rPr>
                <w:ins w:id="217" w:author="Matías Castillo-Aguilar" w:date="2026-08-10T02:45:00Z"/>
              </w:rPr>
            </w:pPr>
            <w:ins w:id="218" w:author="Matías Castillo-Aguilar" w:date="2026-08-10T02:45:00Z">
              <w:r>
                <w:t>56.51</w:t>
              </w:r>
            </w:ins>
          </w:p>
        </w:tc>
        <w:tc>
          <w:tcPr>
            <w:tcW w:w="678" w:type="dxa"/>
          </w:tcPr>
          <w:p w14:paraId="2EC7C8CB" w14:textId="77777777" w:rsidR="009022C7" w:rsidRDefault="00000000">
            <w:pPr>
              <w:pStyle w:val="Compact"/>
              <w:rPr>
                <w:ins w:id="219" w:author="Matías Castillo-Aguilar" w:date="2026-08-10T02:45:00Z"/>
              </w:rPr>
            </w:pPr>
            <w:ins w:id="220" w:author="Matías Castillo-Aguilar" w:date="2026-08-10T02:45:00Z">
              <w:r>
                <w:t>52.50</w:t>
              </w:r>
            </w:ins>
          </w:p>
        </w:tc>
      </w:tr>
      <w:tr w:rsidR="009022C7" w14:paraId="64FE0C5A" w14:textId="77777777">
        <w:trPr>
          <w:ins w:id="221" w:author="Matías Castillo-Aguilar" w:date="2026-08-10T02:45:00Z"/>
        </w:trPr>
        <w:tc>
          <w:tcPr>
            <w:tcW w:w="2828" w:type="dxa"/>
          </w:tcPr>
          <w:p w14:paraId="55C31A80" w14:textId="77777777" w:rsidR="009022C7" w:rsidRDefault="00000000" w:rsidP="00AC00FC">
            <w:pPr>
              <w:pStyle w:val="Compact"/>
              <w:jc w:val="center"/>
              <w:rPr>
                <w:ins w:id="222" w:author="Matías Castillo-Aguilar" w:date="2026-08-10T02:45:00Z"/>
              </w:rPr>
            </w:pPr>
            <m:oMathPara>
              <m:oMath>
                <m:sSub>
                  <m:sSubPr>
                    <m:ctrlPr>
                      <w:ins w:id="223" w:author="Matías Castillo-Aguilar" w:date="2026-08-10T02:45:00Z">
                        <w:rPr>
                          <w:rFonts w:ascii="Cambria Math" w:hAnsi="Cambria Math"/>
                        </w:rPr>
                      </w:ins>
                    </m:ctrlPr>
                  </m:sSubPr>
                  <m:e>
                    <m:r>
                      <w:ins w:id="224" w:author="Matías Castillo-Aguilar" w:date="2026-08-10T02:45:00Z">
                        <w:rPr>
                          <w:rFonts w:ascii="Cambria Math" w:hAnsi="Cambria Math"/>
                        </w:rPr>
                        <m:t>β</m:t>
                      </w:ins>
                    </m:r>
                  </m:e>
                  <m:sub>
                    <m:r>
                      <w:ins w:id="225" w:author="Matías Castillo-Aguilar" w:date="2026-08-10T02:45:00Z">
                        <w:rPr>
                          <w:rFonts w:ascii="Cambria Math" w:hAnsi="Cambria Math"/>
                        </w:rPr>
                        <m:t>r</m:t>
                      </w:ins>
                    </m:r>
                  </m:sub>
                </m:sSub>
              </m:oMath>
            </m:oMathPara>
          </w:p>
        </w:tc>
        <w:tc>
          <w:tcPr>
            <w:tcW w:w="1018" w:type="dxa"/>
          </w:tcPr>
          <w:p w14:paraId="38DC95B0" w14:textId="77777777" w:rsidR="009022C7" w:rsidRDefault="00000000">
            <w:pPr>
              <w:pStyle w:val="Compact"/>
              <w:rPr>
                <w:ins w:id="226" w:author="Matías Castillo-Aguilar" w:date="2026-08-10T02:45:00Z"/>
              </w:rPr>
            </w:pPr>
            <w:ins w:id="227" w:author="Matías Castillo-Aguilar" w:date="2026-08-10T02:45:00Z">
              <w:r>
                <w:t>1.92</w:t>
              </w:r>
            </w:ins>
          </w:p>
        </w:tc>
        <w:tc>
          <w:tcPr>
            <w:tcW w:w="1357" w:type="dxa"/>
          </w:tcPr>
          <w:p w14:paraId="01675E14" w14:textId="77777777" w:rsidR="009022C7" w:rsidRDefault="00000000">
            <w:pPr>
              <w:pStyle w:val="Compact"/>
              <w:rPr>
                <w:ins w:id="228" w:author="Matías Castillo-Aguilar" w:date="2026-08-10T02:45:00Z"/>
              </w:rPr>
            </w:pPr>
            <w:ins w:id="229" w:author="Matías Castillo-Aguilar" w:date="2026-08-10T02:45:00Z">
              <w:r>
                <w:t>-13.83</w:t>
              </w:r>
            </w:ins>
          </w:p>
        </w:tc>
        <w:tc>
          <w:tcPr>
            <w:tcW w:w="1357" w:type="dxa"/>
          </w:tcPr>
          <w:p w14:paraId="7590D046" w14:textId="77777777" w:rsidR="009022C7" w:rsidRDefault="00000000">
            <w:pPr>
              <w:pStyle w:val="Compact"/>
              <w:rPr>
                <w:ins w:id="230" w:author="Matías Castillo-Aguilar" w:date="2026-08-10T02:45:00Z"/>
              </w:rPr>
            </w:pPr>
            <w:ins w:id="231" w:author="Matías Castillo-Aguilar" w:date="2026-08-10T02:45:00Z">
              <w:r>
                <w:t>17.29</w:t>
              </w:r>
            </w:ins>
          </w:p>
        </w:tc>
        <w:tc>
          <w:tcPr>
            <w:tcW w:w="678" w:type="dxa"/>
          </w:tcPr>
          <w:p w14:paraId="4F92F14F" w14:textId="77777777" w:rsidR="009022C7" w:rsidRDefault="00000000">
            <w:pPr>
              <w:pStyle w:val="Compact"/>
              <w:rPr>
                <w:ins w:id="232" w:author="Matías Castillo-Aguilar" w:date="2026-08-10T02:45:00Z"/>
              </w:rPr>
            </w:pPr>
            <w:ins w:id="233" w:author="Matías Castillo-Aguilar" w:date="2026-08-10T02:45:00Z">
              <w:r>
                <w:t>59.66</w:t>
              </w:r>
            </w:ins>
          </w:p>
        </w:tc>
        <w:tc>
          <w:tcPr>
            <w:tcW w:w="678" w:type="dxa"/>
          </w:tcPr>
          <w:p w14:paraId="53404E06" w14:textId="77777777" w:rsidR="009022C7" w:rsidRDefault="00000000">
            <w:pPr>
              <w:pStyle w:val="Compact"/>
              <w:rPr>
                <w:ins w:id="234" w:author="Matías Castillo-Aguilar" w:date="2026-08-10T02:45:00Z"/>
              </w:rPr>
            </w:pPr>
            <w:ins w:id="235" w:author="Matías Castillo-Aguilar" w:date="2026-08-10T02:45:00Z">
              <w:r>
                <w:t>55.84</w:t>
              </w:r>
            </w:ins>
          </w:p>
        </w:tc>
      </w:tr>
      <w:tr w:rsidR="009022C7" w14:paraId="426F7AD3" w14:textId="77777777">
        <w:trPr>
          <w:cnfStyle w:val="000000100000" w:firstRow="0" w:lastRow="0" w:firstColumn="0" w:lastColumn="0" w:oddVBand="0" w:evenVBand="0" w:oddHBand="1" w:evenHBand="0" w:firstRowFirstColumn="0" w:firstRowLastColumn="0" w:lastRowFirstColumn="0" w:lastRowLastColumn="0"/>
          <w:ins w:id="236" w:author="Matías Castillo-Aguilar" w:date="2026-08-10T02:45:00Z"/>
        </w:trPr>
        <w:tc>
          <w:tcPr>
            <w:tcW w:w="2828" w:type="dxa"/>
          </w:tcPr>
          <w:p w14:paraId="012CC02D" w14:textId="77777777" w:rsidR="009022C7" w:rsidRDefault="00000000" w:rsidP="00AC00FC">
            <w:pPr>
              <w:pStyle w:val="Compact"/>
              <w:jc w:val="center"/>
              <w:rPr>
                <w:ins w:id="237" w:author="Matías Castillo-Aguilar" w:date="2026-08-10T02:45:00Z"/>
              </w:rPr>
            </w:pPr>
            <m:oMathPara>
              <m:oMath>
                <m:sSub>
                  <m:sSubPr>
                    <m:ctrlPr>
                      <w:ins w:id="238" w:author="Matías Castillo-Aguilar" w:date="2026-08-10T02:45:00Z">
                        <w:rPr>
                          <w:rFonts w:ascii="Cambria Math" w:hAnsi="Cambria Math"/>
                        </w:rPr>
                      </w:ins>
                    </m:ctrlPr>
                  </m:sSubPr>
                  <m:e>
                    <m:r>
                      <w:ins w:id="239" w:author="Matías Castillo-Aguilar" w:date="2026-08-10T02:45:00Z">
                        <w:rPr>
                          <w:rFonts w:ascii="Cambria Math" w:hAnsi="Cambria Math"/>
                        </w:rPr>
                        <m:t>c</m:t>
                      </w:ins>
                    </m:r>
                  </m:e>
                  <m:sub>
                    <m:r>
                      <w:ins w:id="240" w:author="Matías Castillo-Aguilar" w:date="2026-08-10T02:45:00Z">
                        <w:rPr>
                          <w:rFonts w:ascii="Cambria Math" w:hAnsi="Cambria Math"/>
                        </w:rPr>
                        <m:t>r</m:t>
                      </w:ins>
                    </m:r>
                  </m:sub>
                </m:sSub>
              </m:oMath>
            </m:oMathPara>
          </w:p>
        </w:tc>
        <w:tc>
          <w:tcPr>
            <w:tcW w:w="1018" w:type="dxa"/>
          </w:tcPr>
          <w:p w14:paraId="2CD52BE8" w14:textId="77777777" w:rsidR="009022C7" w:rsidRDefault="00000000">
            <w:pPr>
              <w:pStyle w:val="Compact"/>
              <w:rPr>
                <w:ins w:id="241" w:author="Matías Castillo-Aguilar" w:date="2026-08-10T02:45:00Z"/>
              </w:rPr>
            </w:pPr>
            <w:ins w:id="242" w:author="Matías Castillo-Aguilar" w:date="2026-08-10T02:45:00Z">
              <w:r>
                <w:t>-0.01</w:t>
              </w:r>
            </w:ins>
          </w:p>
        </w:tc>
        <w:tc>
          <w:tcPr>
            <w:tcW w:w="1357" w:type="dxa"/>
          </w:tcPr>
          <w:p w14:paraId="0902278C" w14:textId="77777777" w:rsidR="009022C7" w:rsidRDefault="00000000">
            <w:pPr>
              <w:pStyle w:val="Compact"/>
              <w:rPr>
                <w:ins w:id="243" w:author="Matías Castillo-Aguilar" w:date="2026-08-10T02:45:00Z"/>
              </w:rPr>
            </w:pPr>
            <w:ins w:id="244" w:author="Matías Castillo-Aguilar" w:date="2026-08-10T02:45:00Z">
              <w:r>
                <w:t>-0.09</w:t>
              </w:r>
            </w:ins>
          </w:p>
        </w:tc>
        <w:tc>
          <w:tcPr>
            <w:tcW w:w="1357" w:type="dxa"/>
          </w:tcPr>
          <w:p w14:paraId="32B3D0AF" w14:textId="77777777" w:rsidR="009022C7" w:rsidRDefault="00000000">
            <w:pPr>
              <w:pStyle w:val="Compact"/>
              <w:rPr>
                <w:ins w:id="245" w:author="Matías Castillo-Aguilar" w:date="2026-08-10T02:45:00Z"/>
              </w:rPr>
            </w:pPr>
            <w:ins w:id="246" w:author="Matías Castillo-Aguilar" w:date="2026-08-10T02:45:00Z">
              <w:r>
                <w:t>0.05</w:t>
              </w:r>
            </w:ins>
          </w:p>
        </w:tc>
        <w:tc>
          <w:tcPr>
            <w:tcW w:w="678" w:type="dxa"/>
          </w:tcPr>
          <w:p w14:paraId="375988DA" w14:textId="77777777" w:rsidR="009022C7" w:rsidRDefault="00000000">
            <w:pPr>
              <w:pStyle w:val="Compact"/>
              <w:rPr>
                <w:ins w:id="247" w:author="Matías Castillo-Aguilar" w:date="2026-08-10T02:45:00Z"/>
              </w:rPr>
            </w:pPr>
            <w:ins w:id="248" w:author="Matías Castillo-Aguilar" w:date="2026-08-10T02:45:00Z">
              <w:r>
                <w:t>62.51</w:t>
              </w:r>
            </w:ins>
          </w:p>
        </w:tc>
        <w:tc>
          <w:tcPr>
            <w:tcW w:w="678" w:type="dxa"/>
          </w:tcPr>
          <w:p w14:paraId="00E3E908" w14:textId="77777777" w:rsidR="009022C7" w:rsidRDefault="00000000">
            <w:pPr>
              <w:pStyle w:val="Compact"/>
              <w:rPr>
                <w:ins w:id="249" w:author="Matías Castillo-Aguilar" w:date="2026-08-10T02:45:00Z"/>
              </w:rPr>
            </w:pPr>
            <w:ins w:id="250" w:author="Matías Castillo-Aguilar" w:date="2026-08-10T02:45:00Z">
              <w:r>
                <w:t>58.63</w:t>
              </w:r>
            </w:ins>
          </w:p>
        </w:tc>
      </w:tr>
      <w:tr w:rsidR="009022C7" w14:paraId="14AF8F21" w14:textId="77777777">
        <w:trPr>
          <w:ins w:id="251" w:author="Matías Castillo-Aguilar" w:date="2026-08-10T02:45:00Z"/>
        </w:trPr>
        <w:tc>
          <w:tcPr>
            <w:tcW w:w="2828" w:type="dxa"/>
          </w:tcPr>
          <w:p w14:paraId="49C7BCDB" w14:textId="77777777" w:rsidR="009022C7" w:rsidRDefault="00000000" w:rsidP="00AC00FC">
            <w:pPr>
              <w:pStyle w:val="Compact"/>
              <w:jc w:val="center"/>
              <w:rPr>
                <w:ins w:id="252" w:author="Matías Castillo-Aguilar" w:date="2026-08-10T02:45:00Z"/>
              </w:rPr>
            </w:pPr>
            <m:oMathPara>
              <m:oMath>
                <m:sSub>
                  <m:sSubPr>
                    <m:ctrlPr>
                      <w:ins w:id="253" w:author="Matías Castillo-Aguilar" w:date="2026-08-10T02:45:00Z">
                        <w:rPr>
                          <w:rFonts w:ascii="Cambria Math" w:hAnsi="Cambria Math"/>
                        </w:rPr>
                      </w:ins>
                    </m:ctrlPr>
                  </m:sSubPr>
                  <m:e>
                    <m:r>
                      <w:ins w:id="254" w:author="Matías Castillo-Aguilar" w:date="2026-08-10T02:45:00Z">
                        <w:rPr>
                          <w:rFonts w:ascii="Cambria Math" w:hAnsi="Cambria Math"/>
                        </w:rPr>
                        <m:t>α</m:t>
                      </w:ins>
                    </m:r>
                  </m:e>
                  <m:sub>
                    <m:r>
                      <w:ins w:id="255" w:author="Matías Castillo-Aguilar" w:date="2026-08-10T02:45:00Z">
                        <w:rPr>
                          <w:rFonts w:ascii="Cambria Math" w:hAnsi="Cambria Math"/>
                        </w:rPr>
                        <m:t>s</m:t>
                      </w:ins>
                    </m:r>
                  </m:sub>
                </m:sSub>
              </m:oMath>
            </m:oMathPara>
          </w:p>
        </w:tc>
        <w:tc>
          <w:tcPr>
            <w:tcW w:w="1018" w:type="dxa"/>
          </w:tcPr>
          <w:p w14:paraId="0EA4F873" w14:textId="77777777" w:rsidR="009022C7" w:rsidRDefault="00000000">
            <w:pPr>
              <w:pStyle w:val="Compact"/>
              <w:rPr>
                <w:ins w:id="256" w:author="Matías Castillo-Aguilar" w:date="2026-08-10T02:45:00Z"/>
              </w:rPr>
            </w:pPr>
            <w:ins w:id="257" w:author="Matías Castillo-Aguilar" w:date="2026-08-10T02:45:00Z">
              <w:r>
                <w:t>1.75</w:t>
              </w:r>
            </w:ins>
          </w:p>
        </w:tc>
        <w:tc>
          <w:tcPr>
            <w:tcW w:w="1357" w:type="dxa"/>
          </w:tcPr>
          <w:p w14:paraId="69DC13EA" w14:textId="77777777" w:rsidR="009022C7" w:rsidRDefault="00000000">
            <w:pPr>
              <w:pStyle w:val="Compact"/>
              <w:rPr>
                <w:ins w:id="258" w:author="Matías Castillo-Aguilar" w:date="2026-08-10T02:45:00Z"/>
              </w:rPr>
            </w:pPr>
            <w:ins w:id="259" w:author="Matías Castillo-Aguilar" w:date="2026-08-10T02:45:00Z">
              <w:r>
                <w:t>-30.12</w:t>
              </w:r>
            </w:ins>
          </w:p>
        </w:tc>
        <w:tc>
          <w:tcPr>
            <w:tcW w:w="1357" w:type="dxa"/>
          </w:tcPr>
          <w:p w14:paraId="3AF4E46E" w14:textId="77777777" w:rsidR="009022C7" w:rsidRDefault="00000000">
            <w:pPr>
              <w:pStyle w:val="Compact"/>
              <w:rPr>
                <w:ins w:id="260" w:author="Matías Castillo-Aguilar" w:date="2026-08-10T02:45:00Z"/>
              </w:rPr>
            </w:pPr>
            <w:ins w:id="261" w:author="Matías Castillo-Aguilar" w:date="2026-08-10T02:45:00Z">
              <w:r>
                <w:t>52.17</w:t>
              </w:r>
            </w:ins>
          </w:p>
        </w:tc>
        <w:tc>
          <w:tcPr>
            <w:tcW w:w="678" w:type="dxa"/>
          </w:tcPr>
          <w:p w14:paraId="5FEC236E" w14:textId="77777777" w:rsidR="009022C7" w:rsidRDefault="00000000">
            <w:pPr>
              <w:pStyle w:val="Compact"/>
              <w:rPr>
                <w:ins w:id="262" w:author="Matías Castillo-Aguilar" w:date="2026-08-10T02:45:00Z"/>
              </w:rPr>
            </w:pPr>
            <w:ins w:id="263" w:author="Matías Castillo-Aguilar" w:date="2026-08-10T02:45:00Z">
              <w:r>
                <w:t>53.01</w:t>
              </w:r>
            </w:ins>
          </w:p>
        </w:tc>
        <w:tc>
          <w:tcPr>
            <w:tcW w:w="678" w:type="dxa"/>
          </w:tcPr>
          <w:p w14:paraId="01181A24" w14:textId="77777777" w:rsidR="009022C7" w:rsidRDefault="00000000">
            <w:pPr>
              <w:pStyle w:val="Compact"/>
              <w:rPr>
                <w:ins w:id="264" w:author="Matías Castillo-Aguilar" w:date="2026-08-10T02:45:00Z"/>
              </w:rPr>
            </w:pPr>
            <w:ins w:id="265" w:author="Matías Castillo-Aguilar" w:date="2026-08-10T02:45:00Z">
              <w:r>
                <w:t>49.16</w:t>
              </w:r>
            </w:ins>
          </w:p>
        </w:tc>
      </w:tr>
      <w:tr w:rsidR="009022C7" w14:paraId="09271F71" w14:textId="77777777">
        <w:trPr>
          <w:cnfStyle w:val="000000100000" w:firstRow="0" w:lastRow="0" w:firstColumn="0" w:lastColumn="0" w:oddVBand="0" w:evenVBand="0" w:oddHBand="1" w:evenHBand="0" w:firstRowFirstColumn="0" w:firstRowLastColumn="0" w:lastRowFirstColumn="0" w:lastRowLastColumn="0"/>
          <w:ins w:id="266" w:author="Matías Castillo-Aguilar" w:date="2026-08-10T02:45:00Z"/>
        </w:trPr>
        <w:tc>
          <w:tcPr>
            <w:tcW w:w="2828" w:type="dxa"/>
          </w:tcPr>
          <w:p w14:paraId="2E12935F" w14:textId="77777777" w:rsidR="009022C7" w:rsidRDefault="00000000" w:rsidP="00AC00FC">
            <w:pPr>
              <w:pStyle w:val="Compact"/>
              <w:jc w:val="center"/>
              <w:rPr>
                <w:ins w:id="267" w:author="Matías Castillo-Aguilar" w:date="2026-08-10T02:45:00Z"/>
              </w:rPr>
            </w:pPr>
            <m:oMathPara>
              <m:oMath>
                <m:sSub>
                  <m:sSubPr>
                    <m:ctrlPr>
                      <w:ins w:id="268" w:author="Matías Castillo-Aguilar" w:date="2026-08-10T02:45:00Z">
                        <w:rPr>
                          <w:rFonts w:ascii="Cambria Math" w:hAnsi="Cambria Math"/>
                        </w:rPr>
                      </w:ins>
                    </m:ctrlPr>
                  </m:sSubPr>
                  <m:e>
                    <m:r>
                      <w:ins w:id="269" w:author="Matías Castillo-Aguilar" w:date="2026-08-10T02:45:00Z">
                        <w:rPr>
                          <w:rFonts w:ascii="Cambria Math" w:hAnsi="Cambria Math"/>
                        </w:rPr>
                        <m:t>β</m:t>
                      </w:ins>
                    </m:r>
                  </m:e>
                  <m:sub>
                    <m:r>
                      <w:ins w:id="270" w:author="Matías Castillo-Aguilar" w:date="2026-08-10T02:45:00Z">
                        <w:rPr>
                          <w:rFonts w:ascii="Cambria Math" w:hAnsi="Cambria Math"/>
                        </w:rPr>
                        <m:t>s</m:t>
                      </w:ins>
                    </m:r>
                  </m:sub>
                </m:sSub>
              </m:oMath>
            </m:oMathPara>
          </w:p>
        </w:tc>
        <w:tc>
          <w:tcPr>
            <w:tcW w:w="1018" w:type="dxa"/>
          </w:tcPr>
          <w:p w14:paraId="19AC7333" w14:textId="77777777" w:rsidR="009022C7" w:rsidRDefault="00000000">
            <w:pPr>
              <w:pStyle w:val="Compact"/>
              <w:rPr>
                <w:ins w:id="271" w:author="Matías Castillo-Aguilar" w:date="2026-08-10T02:45:00Z"/>
              </w:rPr>
            </w:pPr>
            <w:ins w:id="272" w:author="Matías Castillo-Aguilar" w:date="2026-08-10T02:45:00Z">
              <w:r>
                <w:t>-2.18</w:t>
              </w:r>
            </w:ins>
          </w:p>
        </w:tc>
        <w:tc>
          <w:tcPr>
            <w:tcW w:w="1357" w:type="dxa"/>
          </w:tcPr>
          <w:p w14:paraId="07CC38E5" w14:textId="77777777" w:rsidR="009022C7" w:rsidRDefault="00000000">
            <w:pPr>
              <w:pStyle w:val="Compact"/>
              <w:rPr>
                <w:ins w:id="273" w:author="Matías Castillo-Aguilar" w:date="2026-08-10T02:45:00Z"/>
              </w:rPr>
            </w:pPr>
            <w:ins w:id="274" w:author="Matías Castillo-Aguilar" w:date="2026-08-10T02:45:00Z">
              <w:r>
                <w:t>-47.86</w:t>
              </w:r>
            </w:ins>
          </w:p>
        </w:tc>
        <w:tc>
          <w:tcPr>
            <w:tcW w:w="1357" w:type="dxa"/>
          </w:tcPr>
          <w:p w14:paraId="40AF5E5A" w14:textId="77777777" w:rsidR="009022C7" w:rsidRDefault="00000000">
            <w:pPr>
              <w:pStyle w:val="Compact"/>
              <w:rPr>
                <w:ins w:id="275" w:author="Matías Castillo-Aguilar" w:date="2026-08-10T02:45:00Z"/>
              </w:rPr>
            </w:pPr>
            <w:ins w:id="276" w:author="Matías Castillo-Aguilar" w:date="2026-08-10T02:45:00Z">
              <w:r>
                <w:t>29.10</w:t>
              </w:r>
            </w:ins>
          </w:p>
        </w:tc>
        <w:tc>
          <w:tcPr>
            <w:tcW w:w="678" w:type="dxa"/>
          </w:tcPr>
          <w:p w14:paraId="22C38AE3" w14:textId="77777777" w:rsidR="009022C7" w:rsidRDefault="00000000">
            <w:pPr>
              <w:pStyle w:val="Compact"/>
              <w:rPr>
                <w:ins w:id="277" w:author="Matías Castillo-Aguilar" w:date="2026-08-10T02:45:00Z"/>
              </w:rPr>
            </w:pPr>
            <w:ins w:id="278" w:author="Matías Castillo-Aguilar" w:date="2026-08-10T02:45:00Z">
              <w:r>
                <w:t>54.19</w:t>
              </w:r>
            </w:ins>
          </w:p>
        </w:tc>
        <w:tc>
          <w:tcPr>
            <w:tcW w:w="678" w:type="dxa"/>
          </w:tcPr>
          <w:p w14:paraId="42B3DCB7" w14:textId="77777777" w:rsidR="009022C7" w:rsidRDefault="00000000">
            <w:pPr>
              <w:pStyle w:val="Compact"/>
              <w:rPr>
                <w:ins w:id="279" w:author="Matías Castillo-Aguilar" w:date="2026-08-10T02:45:00Z"/>
              </w:rPr>
            </w:pPr>
            <w:ins w:id="280" w:author="Matías Castillo-Aguilar" w:date="2026-08-10T02:45:00Z">
              <w:r>
                <w:t>50.07</w:t>
              </w:r>
            </w:ins>
          </w:p>
        </w:tc>
      </w:tr>
      <w:tr w:rsidR="009022C7" w14:paraId="1A462341" w14:textId="77777777">
        <w:trPr>
          <w:ins w:id="281" w:author="Matías Castillo-Aguilar" w:date="2026-08-10T02:45:00Z"/>
        </w:trPr>
        <w:tc>
          <w:tcPr>
            <w:tcW w:w="2828" w:type="dxa"/>
          </w:tcPr>
          <w:p w14:paraId="3CEDE60D" w14:textId="77777777" w:rsidR="009022C7" w:rsidRDefault="00000000" w:rsidP="00AC00FC">
            <w:pPr>
              <w:pStyle w:val="Compact"/>
              <w:jc w:val="center"/>
              <w:rPr>
                <w:ins w:id="282" w:author="Matías Castillo-Aguilar" w:date="2026-08-10T02:45:00Z"/>
              </w:rPr>
            </w:pPr>
            <m:oMathPara>
              <m:oMath>
                <m:sSub>
                  <m:sSubPr>
                    <m:ctrlPr>
                      <w:ins w:id="283" w:author="Matías Castillo-Aguilar" w:date="2026-08-10T02:45:00Z">
                        <w:rPr>
                          <w:rFonts w:ascii="Cambria Math" w:hAnsi="Cambria Math"/>
                        </w:rPr>
                      </w:ins>
                    </m:ctrlPr>
                  </m:sSubPr>
                  <m:e>
                    <m:r>
                      <w:ins w:id="284" w:author="Matías Castillo-Aguilar" w:date="2026-08-10T02:45:00Z">
                        <w:rPr>
                          <w:rFonts w:ascii="Cambria Math" w:hAnsi="Cambria Math"/>
                        </w:rPr>
                        <m:t>c</m:t>
                      </w:ins>
                    </m:r>
                  </m:e>
                  <m:sub>
                    <m:r>
                      <w:ins w:id="285" w:author="Matías Castillo-Aguilar" w:date="2026-08-10T02:45:00Z">
                        <w:rPr>
                          <w:rFonts w:ascii="Cambria Math" w:hAnsi="Cambria Math"/>
                        </w:rPr>
                        <m:t>s</m:t>
                      </w:ins>
                    </m:r>
                  </m:sub>
                </m:sSub>
              </m:oMath>
            </m:oMathPara>
          </w:p>
        </w:tc>
        <w:tc>
          <w:tcPr>
            <w:tcW w:w="1018" w:type="dxa"/>
          </w:tcPr>
          <w:p w14:paraId="0D9F5CD0" w14:textId="77777777" w:rsidR="009022C7" w:rsidRDefault="00000000">
            <w:pPr>
              <w:pStyle w:val="Compact"/>
              <w:rPr>
                <w:ins w:id="286" w:author="Matías Castillo-Aguilar" w:date="2026-08-10T02:45:00Z"/>
              </w:rPr>
            </w:pPr>
            <w:ins w:id="287" w:author="Matías Castillo-Aguilar" w:date="2026-08-10T02:45:00Z">
              <w:r>
                <w:t>-0.01</w:t>
              </w:r>
            </w:ins>
          </w:p>
        </w:tc>
        <w:tc>
          <w:tcPr>
            <w:tcW w:w="1357" w:type="dxa"/>
          </w:tcPr>
          <w:p w14:paraId="35B8541B" w14:textId="77777777" w:rsidR="009022C7" w:rsidRDefault="00000000">
            <w:pPr>
              <w:pStyle w:val="Compact"/>
              <w:rPr>
                <w:ins w:id="288" w:author="Matías Castillo-Aguilar" w:date="2026-08-10T02:45:00Z"/>
              </w:rPr>
            </w:pPr>
            <w:ins w:id="289" w:author="Matías Castillo-Aguilar" w:date="2026-08-10T02:45:00Z">
              <w:r>
                <w:t>-0.39</w:t>
              </w:r>
            </w:ins>
          </w:p>
        </w:tc>
        <w:tc>
          <w:tcPr>
            <w:tcW w:w="1357" w:type="dxa"/>
          </w:tcPr>
          <w:p w14:paraId="7B7F60A7" w14:textId="77777777" w:rsidR="009022C7" w:rsidRDefault="00000000">
            <w:pPr>
              <w:pStyle w:val="Compact"/>
              <w:rPr>
                <w:ins w:id="290" w:author="Matías Castillo-Aguilar" w:date="2026-08-10T02:45:00Z"/>
              </w:rPr>
            </w:pPr>
            <w:ins w:id="291" w:author="Matías Castillo-Aguilar" w:date="2026-08-10T02:45:00Z">
              <w:r>
                <w:t>0.18</w:t>
              </w:r>
            </w:ins>
          </w:p>
        </w:tc>
        <w:tc>
          <w:tcPr>
            <w:tcW w:w="678" w:type="dxa"/>
          </w:tcPr>
          <w:p w14:paraId="60ABE67E" w14:textId="77777777" w:rsidR="009022C7" w:rsidRDefault="00000000">
            <w:pPr>
              <w:pStyle w:val="Compact"/>
              <w:rPr>
                <w:ins w:id="292" w:author="Matías Castillo-Aguilar" w:date="2026-08-10T02:45:00Z"/>
              </w:rPr>
            </w:pPr>
            <w:ins w:id="293" w:author="Matías Castillo-Aguilar" w:date="2026-08-10T02:45:00Z">
              <w:r>
                <w:t>54.72</w:t>
              </w:r>
            </w:ins>
          </w:p>
        </w:tc>
        <w:tc>
          <w:tcPr>
            <w:tcW w:w="678" w:type="dxa"/>
          </w:tcPr>
          <w:p w14:paraId="3DB66B7B" w14:textId="77777777" w:rsidR="009022C7" w:rsidRDefault="00000000">
            <w:pPr>
              <w:pStyle w:val="Compact"/>
              <w:rPr>
                <w:ins w:id="294" w:author="Matías Castillo-Aguilar" w:date="2026-08-10T02:45:00Z"/>
              </w:rPr>
            </w:pPr>
            <w:ins w:id="295" w:author="Matías Castillo-Aguilar" w:date="2026-08-10T02:45:00Z">
              <w:r>
                <w:t>49.15</w:t>
              </w:r>
            </w:ins>
          </w:p>
        </w:tc>
      </w:tr>
      <w:tr w:rsidR="009022C7" w14:paraId="2A6644C8" w14:textId="77777777">
        <w:trPr>
          <w:cnfStyle w:val="000000100000" w:firstRow="0" w:lastRow="0" w:firstColumn="0" w:lastColumn="0" w:oddVBand="0" w:evenVBand="0" w:oddHBand="1" w:evenHBand="0" w:firstRowFirstColumn="0" w:firstRowLastColumn="0" w:lastRowFirstColumn="0" w:lastRowLastColumn="0"/>
          <w:ins w:id="296" w:author="Matías Castillo-Aguilar" w:date="2026-08-10T02:45:00Z"/>
        </w:trPr>
        <w:tc>
          <w:tcPr>
            <w:tcW w:w="2828" w:type="dxa"/>
          </w:tcPr>
          <w:p w14:paraId="0FC338BA" w14:textId="77777777" w:rsidR="009022C7" w:rsidRDefault="00000000" w:rsidP="00AC00FC">
            <w:pPr>
              <w:pStyle w:val="Compact"/>
              <w:jc w:val="center"/>
              <w:rPr>
                <w:ins w:id="297" w:author="Matías Castillo-Aguilar" w:date="2026-08-10T02:45:00Z"/>
              </w:rPr>
            </w:pPr>
            <m:oMathPara>
              <m:oMath>
                <m:sSub>
                  <m:sSubPr>
                    <m:ctrlPr>
                      <w:ins w:id="298" w:author="Matías Castillo-Aguilar" w:date="2026-08-10T02:45:00Z">
                        <w:rPr>
                          <w:rFonts w:ascii="Cambria Math" w:hAnsi="Cambria Math"/>
                        </w:rPr>
                      </w:ins>
                    </m:ctrlPr>
                  </m:sSubPr>
                  <m:e>
                    <m:r>
                      <w:ins w:id="299" w:author="Matías Castillo-Aguilar" w:date="2026-08-10T02:45:00Z">
                        <w:rPr>
                          <w:rFonts w:ascii="Cambria Math" w:hAnsi="Cambria Math"/>
                        </w:rPr>
                        <m:t>c</m:t>
                      </w:ins>
                    </m:r>
                  </m:e>
                  <m:sub>
                    <m:r>
                      <w:ins w:id="300" w:author="Matías Castillo-Aguilar" w:date="2026-08-10T02:45:00Z">
                        <w:rPr>
                          <w:rFonts w:ascii="Cambria Math" w:hAnsi="Cambria Math"/>
                        </w:rPr>
                        <m:t>c</m:t>
                      </w:ins>
                    </m:r>
                  </m:sub>
                </m:sSub>
              </m:oMath>
            </m:oMathPara>
          </w:p>
        </w:tc>
        <w:tc>
          <w:tcPr>
            <w:tcW w:w="1018" w:type="dxa"/>
          </w:tcPr>
          <w:p w14:paraId="4F63EF51" w14:textId="77777777" w:rsidR="009022C7" w:rsidRDefault="00000000">
            <w:pPr>
              <w:pStyle w:val="Compact"/>
              <w:rPr>
                <w:ins w:id="301" w:author="Matías Castillo-Aguilar" w:date="2026-08-10T02:45:00Z"/>
              </w:rPr>
            </w:pPr>
            <w:ins w:id="302" w:author="Matías Castillo-Aguilar" w:date="2026-08-10T02:45:00Z">
              <w:r>
                <w:t>0.00</w:t>
              </w:r>
            </w:ins>
          </w:p>
        </w:tc>
        <w:tc>
          <w:tcPr>
            <w:tcW w:w="1357" w:type="dxa"/>
          </w:tcPr>
          <w:p w14:paraId="47E0D5A9" w14:textId="77777777" w:rsidR="009022C7" w:rsidRDefault="00000000">
            <w:pPr>
              <w:pStyle w:val="Compact"/>
              <w:rPr>
                <w:ins w:id="303" w:author="Matías Castillo-Aguilar" w:date="2026-08-10T02:45:00Z"/>
              </w:rPr>
            </w:pPr>
            <w:ins w:id="304" w:author="Matías Castillo-Aguilar" w:date="2026-08-10T02:45:00Z">
              <w:r>
                <w:t>-0.06</w:t>
              </w:r>
            </w:ins>
          </w:p>
        </w:tc>
        <w:tc>
          <w:tcPr>
            <w:tcW w:w="1357" w:type="dxa"/>
          </w:tcPr>
          <w:p w14:paraId="17718911" w14:textId="77777777" w:rsidR="009022C7" w:rsidRDefault="00000000">
            <w:pPr>
              <w:pStyle w:val="Compact"/>
              <w:rPr>
                <w:ins w:id="305" w:author="Matías Castillo-Aguilar" w:date="2026-08-10T02:45:00Z"/>
              </w:rPr>
            </w:pPr>
            <w:ins w:id="306" w:author="Matías Castillo-Aguilar" w:date="2026-08-10T02:45:00Z">
              <w:r>
                <w:t>1.00</w:t>
              </w:r>
            </w:ins>
          </w:p>
        </w:tc>
        <w:tc>
          <w:tcPr>
            <w:tcW w:w="678" w:type="dxa"/>
          </w:tcPr>
          <w:p w14:paraId="79A40E64" w14:textId="77777777" w:rsidR="009022C7" w:rsidRDefault="00000000">
            <w:pPr>
              <w:pStyle w:val="Compact"/>
              <w:rPr>
                <w:ins w:id="307" w:author="Matías Castillo-Aguilar" w:date="2026-08-10T02:45:00Z"/>
              </w:rPr>
            </w:pPr>
            <w:ins w:id="308" w:author="Matías Castillo-Aguilar" w:date="2026-08-10T02:45:00Z">
              <w:r>
                <w:t>58.14</w:t>
              </w:r>
            </w:ins>
          </w:p>
        </w:tc>
        <w:tc>
          <w:tcPr>
            <w:tcW w:w="678" w:type="dxa"/>
          </w:tcPr>
          <w:p w14:paraId="25C8FB88" w14:textId="77777777" w:rsidR="009022C7" w:rsidRDefault="00000000">
            <w:pPr>
              <w:pStyle w:val="Compact"/>
              <w:rPr>
                <w:ins w:id="309" w:author="Matías Castillo-Aguilar" w:date="2026-08-10T02:45:00Z"/>
              </w:rPr>
            </w:pPr>
            <w:ins w:id="310" w:author="Matías Castillo-Aguilar" w:date="2026-08-10T02:45:00Z">
              <w:r>
                <w:t>10.20</w:t>
              </w:r>
            </w:ins>
          </w:p>
        </w:tc>
      </w:tr>
      <w:tr w:rsidR="009022C7" w14:paraId="0B029807" w14:textId="77777777">
        <w:trPr>
          <w:ins w:id="311" w:author="Matías Castillo-Aguilar" w:date="2026-08-10T02:45:00Z"/>
        </w:trPr>
        <w:tc>
          <w:tcPr>
            <w:tcW w:w="2828" w:type="dxa"/>
          </w:tcPr>
          <w:p w14:paraId="30698539" w14:textId="77777777" w:rsidR="009022C7" w:rsidRDefault="00000000" w:rsidP="00AC00FC">
            <w:pPr>
              <w:pStyle w:val="Compact"/>
              <w:jc w:val="center"/>
              <w:rPr>
                <w:ins w:id="312" w:author="Matías Castillo-Aguilar" w:date="2026-08-10T02:45:00Z"/>
              </w:rPr>
            </w:pPr>
            <m:oMathPara>
              <m:oMath>
                <m:r>
                  <w:ins w:id="313" w:author="Matías Castillo-Aguilar" w:date="2026-08-10T02:45:00Z">
                    <w:rPr>
                      <w:rFonts w:ascii="Cambria Math" w:hAnsi="Cambria Math"/>
                    </w:rPr>
                    <m:t>w</m:t>
                  </w:ins>
                </m:r>
              </m:oMath>
            </m:oMathPara>
          </w:p>
        </w:tc>
        <w:tc>
          <w:tcPr>
            <w:tcW w:w="1018" w:type="dxa"/>
          </w:tcPr>
          <w:p w14:paraId="5B28AA01" w14:textId="77777777" w:rsidR="009022C7" w:rsidRDefault="00000000">
            <w:pPr>
              <w:pStyle w:val="Compact"/>
              <w:rPr>
                <w:ins w:id="314" w:author="Matías Castillo-Aguilar" w:date="2026-08-10T02:45:00Z"/>
              </w:rPr>
            </w:pPr>
            <w:ins w:id="315" w:author="Matías Castillo-Aguilar" w:date="2026-08-10T02:45:00Z">
              <w:r>
                <w:t>0.00</w:t>
              </w:r>
            </w:ins>
          </w:p>
        </w:tc>
        <w:tc>
          <w:tcPr>
            <w:tcW w:w="1357" w:type="dxa"/>
          </w:tcPr>
          <w:p w14:paraId="420EE173" w14:textId="77777777" w:rsidR="009022C7" w:rsidRDefault="00000000">
            <w:pPr>
              <w:pStyle w:val="Compact"/>
              <w:rPr>
                <w:ins w:id="316" w:author="Matías Castillo-Aguilar" w:date="2026-08-10T02:45:00Z"/>
              </w:rPr>
            </w:pPr>
            <w:ins w:id="317" w:author="Matías Castillo-Aguilar" w:date="2026-08-10T02:45:00Z">
              <w:r>
                <w:t>-0.04</w:t>
              </w:r>
            </w:ins>
          </w:p>
        </w:tc>
        <w:tc>
          <w:tcPr>
            <w:tcW w:w="1357" w:type="dxa"/>
          </w:tcPr>
          <w:p w14:paraId="4FEBC0A2" w14:textId="77777777" w:rsidR="009022C7" w:rsidRDefault="00000000">
            <w:pPr>
              <w:pStyle w:val="Compact"/>
              <w:rPr>
                <w:ins w:id="318" w:author="Matías Castillo-Aguilar" w:date="2026-08-10T02:45:00Z"/>
              </w:rPr>
            </w:pPr>
            <w:ins w:id="319" w:author="Matías Castillo-Aguilar" w:date="2026-08-10T02:45:00Z">
              <w:r>
                <w:t>0.07</w:t>
              </w:r>
            </w:ins>
          </w:p>
        </w:tc>
        <w:tc>
          <w:tcPr>
            <w:tcW w:w="678" w:type="dxa"/>
          </w:tcPr>
          <w:p w14:paraId="2249E81C" w14:textId="77777777" w:rsidR="009022C7" w:rsidRDefault="00000000">
            <w:pPr>
              <w:pStyle w:val="Compact"/>
              <w:rPr>
                <w:ins w:id="320" w:author="Matías Castillo-Aguilar" w:date="2026-08-10T02:45:00Z"/>
              </w:rPr>
            </w:pPr>
            <w:ins w:id="321" w:author="Matías Castillo-Aguilar" w:date="2026-08-10T02:45:00Z">
              <w:r>
                <w:t>51.38</w:t>
              </w:r>
            </w:ins>
          </w:p>
        </w:tc>
        <w:tc>
          <w:tcPr>
            <w:tcW w:w="678" w:type="dxa"/>
          </w:tcPr>
          <w:p w14:paraId="085A4B2C" w14:textId="77777777" w:rsidR="009022C7" w:rsidRDefault="00000000">
            <w:pPr>
              <w:pStyle w:val="Compact"/>
              <w:rPr>
                <w:ins w:id="322" w:author="Matías Castillo-Aguilar" w:date="2026-08-10T02:45:00Z"/>
              </w:rPr>
            </w:pPr>
            <w:ins w:id="323" w:author="Matías Castillo-Aguilar" w:date="2026-08-10T02:45:00Z">
              <w:r>
                <w:t>46.84</w:t>
              </w:r>
            </w:ins>
          </w:p>
        </w:tc>
      </w:tr>
      <w:tr w:rsidR="009022C7" w14:paraId="4D88F4D9" w14:textId="77777777">
        <w:trPr>
          <w:cnfStyle w:val="000000100000" w:firstRow="0" w:lastRow="0" w:firstColumn="0" w:lastColumn="0" w:oddVBand="0" w:evenVBand="0" w:oddHBand="1" w:evenHBand="0" w:firstRowFirstColumn="0" w:firstRowLastColumn="0" w:lastRowFirstColumn="0" w:lastRowLastColumn="0"/>
          <w:ins w:id="324" w:author="Matías Castillo-Aguilar" w:date="2026-08-10T02:45:00Z"/>
        </w:trPr>
        <w:tc>
          <w:tcPr>
            <w:tcW w:w="2828" w:type="dxa"/>
          </w:tcPr>
          <w:p w14:paraId="7D8EEB21" w14:textId="77777777" w:rsidR="009022C7" w:rsidRDefault="00000000" w:rsidP="00AC00FC">
            <w:pPr>
              <w:pStyle w:val="Compact"/>
              <w:jc w:val="center"/>
              <w:rPr>
                <w:ins w:id="325" w:author="Matías Castillo-Aguilar" w:date="2026-08-10T02:45:00Z"/>
              </w:rPr>
            </w:pPr>
            <m:oMath>
              <m:sSub>
                <m:sSubPr>
                  <m:ctrlPr>
                    <w:ins w:id="326" w:author="Matías Castillo-Aguilar" w:date="2026-08-10T02:45:00Z">
                      <w:rPr>
                        <w:rFonts w:ascii="Cambria Math" w:hAnsi="Cambria Math"/>
                      </w:rPr>
                    </w:ins>
                  </m:ctrlPr>
                </m:sSubPr>
                <m:e>
                  <m:acc>
                    <m:accPr>
                      <m:chr m:val="⃗"/>
                      <m:ctrlPr>
                        <w:ins w:id="327" w:author="Matías Castillo-Aguilar" w:date="2026-08-10T02:45:00Z">
                          <w:rPr>
                            <w:rFonts w:ascii="Cambria Math" w:hAnsi="Cambria Math"/>
                          </w:rPr>
                        </w:ins>
                      </m:ctrlPr>
                    </m:accPr>
                    <m:e>
                      <m:r>
                        <w:ins w:id="328" w:author="Matías Castillo-Aguilar" w:date="2026-08-10T02:45:00Z">
                          <w:rPr>
                            <w:rFonts w:ascii="Cambria Math" w:hAnsi="Cambria Math"/>
                          </w:rPr>
                          <m:t>π</m:t>
                        </w:ins>
                      </m:r>
                    </m:e>
                  </m:acc>
                </m:e>
                <m:sub>
                  <m:r>
                    <w:ins w:id="329" w:author="Matías Castillo-Aguilar" w:date="2026-08-10T02:45:00Z">
                      <w:rPr>
                        <w:rFonts w:ascii="Cambria Math" w:hAnsi="Cambria Math"/>
                      </w:rPr>
                      <m:t>base</m:t>
                    </w:ins>
                  </m:r>
                </m:sub>
              </m:sSub>
            </m:oMath>
            <w:ins w:id="330" w:author="Matías Castillo-Aguilar" w:date="2026-08-10T02:45:00Z">
              <w:r>
                <w:t xml:space="preserve"> [VLF]</w:t>
              </w:r>
            </w:ins>
          </w:p>
        </w:tc>
        <w:tc>
          <w:tcPr>
            <w:tcW w:w="1018" w:type="dxa"/>
          </w:tcPr>
          <w:p w14:paraId="6EDF3FBB" w14:textId="77777777" w:rsidR="009022C7" w:rsidRDefault="00000000">
            <w:pPr>
              <w:pStyle w:val="Compact"/>
              <w:rPr>
                <w:ins w:id="331" w:author="Matías Castillo-Aguilar" w:date="2026-08-10T02:45:00Z"/>
              </w:rPr>
            </w:pPr>
            <w:ins w:id="332" w:author="Matías Castillo-Aguilar" w:date="2026-08-10T02:45:00Z">
              <w:r>
                <w:t>0.01</w:t>
              </w:r>
            </w:ins>
          </w:p>
        </w:tc>
        <w:tc>
          <w:tcPr>
            <w:tcW w:w="1357" w:type="dxa"/>
          </w:tcPr>
          <w:p w14:paraId="059CD4C2" w14:textId="77777777" w:rsidR="009022C7" w:rsidRDefault="00000000">
            <w:pPr>
              <w:pStyle w:val="Compact"/>
              <w:rPr>
                <w:ins w:id="333" w:author="Matías Castillo-Aguilar" w:date="2026-08-10T02:45:00Z"/>
              </w:rPr>
            </w:pPr>
            <w:ins w:id="334" w:author="Matías Castillo-Aguilar" w:date="2026-08-10T02:45:00Z">
              <w:r>
                <w:t>-0.11</w:t>
              </w:r>
            </w:ins>
          </w:p>
        </w:tc>
        <w:tc>
          <w:tcPr>
            <w:tcW w:w="1357" w:type="dxa"/>
          </w:tcPr>
          <w:p w14:paraId="6C9AD8A3" w14:textId="77777777" w:rsidR="009022C7" w:rsidRDefault="00000000">
            <w:pPr>
              <w:pStyle w:val="Compact"/>
              <w:rPr>
                <w:ins w:id="335" w:author="Matías Castillo-Aguilar" w:date="2026-08-10T02:45:00Z"/>
              </w:rPr>
            </w:pPr>
            <w:ins w:id="336" w:author="Matías Castillo-Aguilar" w:date="2026-08-10T02:45:00Z">
              <w:r>
                <w:t>0.31</w:t>
              </w:r>
            </w:ins>
          </w:p>
        </w:tc>
        <w:tc>
          <w:tcPr>
            <w:tcW w:w="678" w:type="dxa"/>
          </w:tcPr>
          <w:p w14:paraId="0B75CDF8" w14:textId="77777777" w:rsidR="009022C7" w:rsidRDefault="00000000">
            <w:pPr>
              <w:pStyle w:val="Compact"/>
              <w:rPr>
                <w:ins w:id="337" w:author="Matías Castillo-Aguilar" w:date="2026-08-10T02:45:00Z"/>
              </w:rPr>
            </w:pPr>
            <w:ins w:id="338" w:author="Matías Castillo-Aguilar" w:date="2026-08-10T02:45:00Z">
              <w:r>
                <w:t>57.12</w:t>
              </w:r>
            </w:ins>
          </w:p>
        </w:tc>
        <w:tc>
          <w:tcPr>
            <w:tcW w:w="678" w:type="dxa"/>
          </w:tcPr>
          <w:p w14:paraId="416B542C" w14:textId="77777777" w:rsidR="009022C7" w:rsidRDefault="00000000">
            <w:pPr>
              <w:pStyle w:val="Compact"/>
              <w:rPr>
                <w:ins w:id="339" w:author="Matías Castillo-Aguilar" w:date="2026-08-10T02:45:00Z"/>
              </w:rPr>
            </w:pPr>
            <w:ins w:id="340" w:author="Matías Castillo-Aguilar" w:date="2026-08-10T02:45:00Z">
              <w:r>
                <w:t>50.36</w:t>
              </w:r>
            </w:ins>
          </w:p>
        </w:tc>
      </w:tr>
      <w:tr w:rsidR="009022C7" w14:paraId="5EBCACB6" w14:textId="77777777">
        <w:trPr>
          <w:ins w:id="341" w:author="Matías Castillo-Aguilar" w:date="2026-08-10T02:45:00Z"/>
        </w:trPr>
        <w:tc>
          <w:tcPr>
            <w:tcW w:w="2828" w:type="dxa"/>
          </w:tcPr>
          <w:p w14:paraId="1A261302" w14:textId="77777777" w:rsidR="009022C7" w:rsidRDefault="00000000" w:rsidP="00AC00FC">
            <w:pPr>
              <w:pStyle w:val="Compact"/>
              <w:jc w:val="center"/>
              <w:rPr>
                <w:ins w:id="342" w:author="Matías Castillo-Aguilar" w:date="2026-08-10T02:45:00Z"/>
              </w:rPr>
            </w:pPr>
            <m:oMath>
              <m:sSub>
                <m:sSubPr>
                  <m:ctrlPr>
                    <w:ins w:id="343" w:author="Matías Castillo-Aguilar" w:date="2026-08-10T02:45:00Z">
                      <w:rPr>
                        <w:rFonts w:ascii="Cambria Math" w:hAnsi="Cambria Math"/>
                      </w:rPr>
                    </w:ins>
                  </m:ctrlPr>
                </m:sSubPr>
                <m:e>
                  <m:acc>
                    <m:accPr>
                      <m:chr m:val="⃗"/>
                      <m:ctrlPr>
                        <w:ins w:id="344" w:author="Matías Castillo-Aguilar" w:date="2026-08-10T02:45:00Z">
                          <w:rPr>
                            <w:rFonts w:ascii="Cambria Math" w:hAnsi="Cambria Math"/>
                          </w:rPr>
                        </w:ins>
                      </m:ctrlPr>
                    </m:accPr>
                    <m:e>
                      <m:r>
                        <w:ins w:id="345" w:author="Matías Castillo-Aguilar" w:date="2026-08-10T02:45:00Z">
                          <w:rPr>
                            <w:rFonts w:ascii="Cambria Math" w:hAnsi="Cambria Math"/>
                          </w:rPr>
                          <m:t>π</m:t>
                        </w:ins>
                      </m:r>
                    </m:e>
                  </m:acc>
                </m:e>
                <m:sub>
                  <m:r>
                    <w:ins w:id="346" w:author="Matías Castillo-Aguilar" w:date="2026-08-10T02:45:00Z">
                      <w:rPr>
                        <w:rFonts w:ascii="Cambria Math" w:hAnsi="Cambria Math"/>
                      </w:rPr>
                      <m:t>base</m:t>
                    </w:ins>
                  </m:r>
                </m:sub>
              </m:sSub>
            </m:oMath>
            <w:ins w:id="347" w:author="Matías Castillo-Aguilar" w:date="2026-08-10T02:45:00Z">
              <w:r>
                <w:t xml:space="preserve"> [LF]</w:t>
              </w:r>
            </w:ins>
          </w:p>
        </w:tc>
        <w:tc>
          <w:tcPr>
            <w:tcW w:w="1018" w:type="dxa"/>
          </w:tcPr>
          <w:p w14:paraId="41B3F5F7" w14:textId="77777777" w:rsidR="009022C7" w:rsidRDefault="00000000">
            <w:pPr>
              <w:pStyle w:val="Compact"/>
              <w:rPr>
                <w:ins w:id="348" w:author="Matías Castillo-Aguilar" w:date="2026-08-10T02:45:00Z"/>
              </w:rPr>
            </w:pPr>
            <w:ins w:id="349" w:author="Matías Castillo-Aguilar" w:date="2026-08-10T02:45:00Z">
              <w:r>
                <w:t>-0.01</w:t>
              </w:r>
            </w:ins>
          </w:p>
        </w:tc>
        <w:tc>
          <w:tcPr>
            <w:tcW w:w="1357" w:type="dxa"/>
          </w:tcPr>
          <w:p w14:paraId="2FEFCE16" w14:textId="77777777" w:rsidR="009022C7" w:rsidRDefault="00000000">
            <w:pPr>
              <w:pStyle w:val="Compact"/>
              <w:rPr>
                <w:ins w:id="350" w:author="Matías Castillo-Aguilar" w:date="2026-08-10T02:45:00Z"/>
              </w:rPr>
            </w:pPr>
            <w:ins w:id="351" w:author="Matías Castillo-Aguilar" w:date="2026-08-10T02:45:00Z">
              <w:r>
                <w:t>-0.22</w:t>
              </w:r>
            </w:ins>
          </w:p>
        </w:tc>
        <w:tc>
          <w:tcPr>
            <w:tcW w:w="1357" w:type="dxa"/>
          </w:tcPr>
          <w:p w14:paraId="1DC1F52A" w14:textId="77777777" w:rsidR="009022C7" w:rsidRDefault="00000000">
            <w:pPr>
              <w:pStyle w:val="Compact"/>
              <w:rPr>
                <w:ins w:id="352" w:author="Matías Castillo-Aguilar" w:date="2026-08-10T02:45:00Z"/>
              </w:rPr>
            </w:pPr>
            <w:ins w:id="353" w:author="Matías Castillo-Aguilar" w:date="2026-08-10T02:45:00Z">
              <w:r>
                <w:t>0.06</w:t>
              </w:r>
            </w:ins>
          </w:p>
        </w:tc>
        <w:tc>
          <w:tcPr>
            <w:tcW w:w="678" w:type="dxa"/>
          </w:tcPr>
          <w:p w14:paraId="34E71790" w14:textId="77777777" w:rsidR="009022C7" w:rsidRDefault="00000000">
            <w:pPr>
              <w:pStyle w:val="Compact"/>
              <w:rPr>
                <w:ins w:id="354" w:author="Matías Castillo-Aguilar" w:date="2026-08-10T02:45:00Z"/>
              </w:rPr>
            </w:pPr>
            <w:ins w:id="355" w:author="Matías Castillo-Aguilar" w:date="2026-08-10T02:45:00Z">
              <w:r>
                <w:t>60.75</w:t>
              </w:r>
            </w:ins>
          </w:p>
        </w:tc>
        <w:tc>
          <w:tcPr>
            <w:tcW w:w="678" w:type="dxa"/>
          </w:tcPr>
          <w:p w14:paraId="207FB7D8" w14:textId="77777777" w:rsidR="009022C7" w:rsidRDefault="00000000">
            <w:pPr>
              <w:pStyle w:val="Compact"/>
              <w:rPr>
                <w:ins w:id="356" w:author="Matías Castillo-Aguilar" w:date="2026-08-10T02:45:00Z"/>
              </w:rPr>
            </w:pPr>
            <w:ins w:id="357" w:author="Matías Castillo-Aguilar" w:date="2026-08-10T02:45:00Z">
              <w:r>
                <w:t>51.99</w:t>
              </w:r>
            </w:ins>
          </w:p>
        </w:tc>
      </w:tr>
      <w:tr w:rsidR="009022C7" w14:paraId="4A233C8B" w14:textId="77777777">
        <w:trPr>
          <w:cnfStyle w:val="000000100000" w:firstRow="0" w:lastRow="0" w:firstColumn="0" w:lastColumn="0" w:oddVBand="0" w:evenVBand="0" w:oddHBand="1" w:evenHBand="0" w:firstRowFirstColumn="0" w:firstRowLastColumn="0" w:lastRowFirstColumn="0" w:lastRowLastColumn="0"/>
          <w:ins w:id="358" w:author="Matías Castillo-Aguilar" w:date="2026-08-10T02:45:00Z"/>
        </w:trPr>
        <w:tc>
          <w:tcPr>
            <w:tcW w:w="2828" w:type="dxa"/>
          </w:tcPr>
          <w:p w14:paraId="073ABAC1" w14:textId="77777777" w:rsidR="009022C7" w:rsidRDefault="00000000" w:rsidP="00AC00FC">
            <w:pPr>
              <w:pStyle w:val="Compact"/>
              <w:jc w:val="center"/>
              <w:rPr>
                <w:ins w:id="359" w:author="Matías Castillo-Aguilar" w:date="2026-08-10T02:45:00Z"/>
              </w:rPr>
            </w:pPr>
            <m:oMath>
              <m:sSub>
                <m:sSubPr>
                  <m:ctrlPr>
                    <w:ins w:id="360" w:author="Matías Castillo-Aguilar" w:date="2026-08-10T02:45:00Z">
                      <w:rPr>
                        <w:rFonts w:ascii="Cambria Math" w:hAnsi="Cambria Math"/>
                      </w:rPr>
                    </w:ins>
                  </m:ctrlPr>
                </m:sSubPr>
                <m:e>
                  <m:acc>
                    <m:accPr>
                      <m:chr m:val="⃗"/>
                      <m:ctrlPr>
                        <w:ins w:id="361" w:author="Matías Castillo-Aguilar" w:date="2026-08-10T02:45:00Z">
                          <w:rPr>
                            <w:rFonts w:ascii="Cambria Math" w:hAnsi="Cambria Math"/>
                          </w:rPr>
                        </w:ins>
                      </m:ctrlPr>
                    </m:accPr>
                    <m:e>
                      <m:r>
                        <w:ins w:id="362" w:author="Matías Castillo-Aguilar" w:date="2026-08-10T02:45:00Z">
                          <w:rPr>
                            <w:rFonts w:ascii="Cambria Math" w:hAnsi="Cambria Math"/>
                          </w:rPr>
                          <m:t>π</m:t>
                        </w:ins>
                      </m:r>
                    </m:e>
                  </m:acc>
                </m:e>
                <m:sub>
                  <m:r>
                    <w:ins w:id="363" w:author="Matías Castillo-Aguilar" w:date="2026-08-10T02:45:00Z">
                      <w:rPr>
                        <w:rFonts w:ascii="Cambria Math" w:hAnsi="Cambria Math"/>
                      </w:rPr>
                      <m:t>base</m:t>
                    </w:ins>
                  </m:r>
                </m:sub>
              </m:sSub>
            </m:oMath>
            <w:ins w:id="364" w:author="Matías Castillo-Aguilar" w:date="2026-08-10T02:45:00Z">
              <w:r>
                <w:t xml:space="preserve"> [HF]</w:t>
              </w:r>
            </w:ins>
          </w:p>
        </w:tc>
        <w:tc>
          <w:tcPr>
            <w:tcW w:w="1018" w:type="dxa"/>
          </w:tcPr>
          <w:p w14:paraId="731B4285" w14:textId="77777777" w:rsidR="009022C7" w:rsidRDefault="00000000">
            <w:pPr>
              <w:pStyle w:val="Compact"/>
              <w:rPr>
                <w:ins w:id="365" w:author="Matías Castillo-Aguilar" w:date="2026-08-10T02:45:00Z"/>
              </w:rPr>
            </w:pPr>
            <w:ins w:id="366" w:author="Matías Castillo-Aguilar" w:date="2026-08-10T02:45:00Z">
              <w:r>
                <w:t>0.00</w:t>
              </w:r>
            </w:ins>
          </w:p>
        </w:tc>
        <w:tc>
          <w:tcPr>
            <w:tcW w:w="1357" w:type="dxa"/>
          </w:tcPr>
          <w:p w14:paraId="77D3E24C" w14:textId="77777777" w:rsidR="009022C7" w:rsidRDefault="00000000">
            <w:pPr>
              <w:pStyle w:val="Compact"/>
              <w:rPr>
                <w:ins w:id="367" w:author="Matías Castillo-Aguilar" w:date="2026-08-10T02:45:00Z"/>
              </w:rPr>
            </w:pPr>
            <w:ins w:id="368" w:author="Matías Castillo-Aguilar" w:date="2026-08-10T02:45:00Z">
              <w:r>
                <w:t>-0.11</w:t>
              </w:r>
            </w:ins>
          </w:p>
        </w:tc>
        <w:tc>
          <w:tcPr>
            <w:tcW w:w="1357" w:type="dxa"/>
          </w:tcPr>
          <w:p w14:paraId="169D72BA" w14:textId="77777777" w:rsidR="009022C7" w:rsidRDefault="00000000">
            <w:pPr>
              <w:pStyle w:val="Compact"/>
              <w:rPr>
                <w:ins w:id="369" w:author="Matías Castillo-Aguilar" w:date="2026-08-10T02:45:00Z"/>
              </w:rPr>
            </w:pPr>
            <w:ins w:id="370" w:author="Matías Castillo-Aguilar" w:date="2026-08-10T02:45:00Z">
              <w:r>
                <w:t>0.07</w:t>
              </w:r>
            </w:ins>
          </w:p>
        </w:tc>
        <w:tc>
          <w:tcPr>
            <w:tcW w:w="678" w:type="dxa"/>
          </w:tcPr>
          <w:p w14:paraId="3146F973" w14:textId="77777777" w:rsidR="009022C7" w:rsidRDefault="00000000">
            <w:pPr>
              <w:pStyle w:val="Compact"/>
              <w:rPr>
                <w:ins w:id="371" w:author="Matías Castillo-Aguilar" w:date="2026-08-10T02:45:00Z"/>
              </w:rPr>
            </w:pPr>
            <w:ins w:id="372" w:author="Matías Castillo-Aguilar" w:date="2026-08-10T02:45:00Z">
              <w:r>
                <w:t>54.80</w:t>
              </w:r>
            </w:ins>
          </w:p>
        </w:tc>
        <w:tc>
          <w:tcPr>
            <w:tcW w:w="678" w:type="dxa"/>
          </w:tcPr>
          <w:p w14:paraId="0ADC8D3E" w14:textId="77777777" w:rsidR="009022C7" w:rsidRDefault="00000000">
            <w:pPr>
              <w:pStyle w:val="Compact"/>
              <w:rPr>
                <w:ins w:id="373" w:author="Matías Castillo-Aguilar" w:date="2026-08-10T02:45:00Z"/>
              </w:rPr>
            </w:pPr>
            <w:ins w:id="374" w:author="Matías Castillo-Aguilar" w:date="2026-08-10T02:45:00Z">
              <w:r>
                <w:t>49.98</w:t>
              </w:r>
            </w:ins>
          </w:p>
        </w:tc>
      </w:tr>
      <w:tr w:rsidR="009022C7" w14:paraId="05ED4D20" w14:textId="77777777">
        <w:trPr>
          <w:ins w:id="375" w:author="Matías Castillo-Aguilar" w:date="2026-08-10T02:45:00Z"/>
        </w:trPr>
        <w:tc>
          <w:tcPr>
            <w:tcW w:w="2828" w:type="dxa"/>
          </w:tcPr>
          <w:p w14:paraId="44D6831A" w14:textId="77777777" w:rsidR="009022C7" w:rsidRDefault="00000000" w:rsidP="00AC00FC">
            <w:pPr>
              <w:pStyle w:val="Compact"/>
              <w:jc w:val="center"/>
              <w:rPr>
                <w:ins w:id="376" w:author="Matías Castillo-Aguilar" w:date="2026-08-10T02:45:00Z"/>
              </w:rPr>
            </w:pPr>
            <m:oMath>
              <m:sSub>
                <m:sSubPr>
                  <m:ctrlPr>
                    <w:ins w:id="377" w:author="Matías Castillo-Aguilar" w:date="2026-08-10T02:45:00Z">
                      <w:rPr>
                        <w:rFonts w:ascii="Cambria Math" w:hAnsi="Cambria Math"/>
                      </w:rPr>
                    </w:ins>
                  </m:ctrlPr>
                </m:sSubPr>
                <m:e>
                  <m:acc>
                    <m:accPr>
                      <m:chr m:val="⃗"/>
                      <m:ctrlPr>
                        <w:ins w:id="378" w:author="Matías Castillo-Aguilar" w:date="2026-08-10T02:45:00Z">
                          <w:rPr>
                            <w:rFonts w:ascii="Cambria Math" w:hAnsi="Cambria Math"/>
                          </w:rPr>
                        </w:ins>
                      </m:ctrlPr>
                    </m:accPr>
                    <m:e>
                      <m:r>
                        <w:ins w:id="379" w:author="Matías Castillo-Aguilar" w:date="2026-08-10T02:45:00Z">
                          <w:rPr>
                            <w:rFonts w:ascii="Cambria Math" w:hAnsi="Cambria Math"/>
                          </w:rPr>
                          <m:t>π</m:t>
                        </w:ins>
                      </m:r>
                    </m:e>
                  </m:acc>
                </m:e>
                <m:sub>
                  <m:r>
                    <w:ins w:id="380" w:author="Matías Castillo-Aguilar" w:date="2026-08-10T02:45:00Z">
                      <w:rPr>
                        <w:rFonts w:ascii="Cambria Math" w:hAnsi="Cambria Math"/>
                      </w:rPr>
                      <m:t>pert</m:t>
                    </w:ins>
                  </m:r>
                </m:sub>
              </m:sSub>
            </m:oMath>
            <w:ins w:id="381" w:author="Matías Castillo-Aguilar" w:date="2026-08-10T02:45:00Z">
              <w:r>
                <w:t xml:space="preserve"> [VLF]</w:t>
              </w:r>
            </w:ins>
          </w:p>
        </w:tc>
        <w:tc>
          <w:tcPr>
            <w:tcW w:w="1018" w:type="dxa"/>
          </w:tcPr>
          <w:p w14:paraId="747057C8" w14:textId="77777777" w:rsidR="009022C7" w:rsidRDefault="00000000">
            <w:pPr>
              <w:pStyle w:val="Compact"/>
              <w:rPr>
                <w:ins w:id="382" w:author="Matías Castillo-Aguilar" w:date="2026-08-10T02:45:00Z"/>
              </w:rPr>
            </w:pPr>
            <w:ins w:id="383" w:author="Matías Castillo-Aguilar" w:date="2026-08-10T02:45:00Z">
              <w:r>
                <w:t>-0.06</w:t>
              </w:r>
            </w:ins>
          </w:p>
        </w:tc>
        <w:tc>
          <w:tcPr>
            <w:tcW w:w="1357" w:type="dxa"/>
          </w:tcPr>
          <w:p w14:paraId="14E47D9C" w14:textId="77777777" w:rsidR="009022C7" w:rsidRDefault="00000000">
            <w:pPr>
              <w:pStyle w:val="Compact"/>
              <w:rPr>
                <w:ins w:id="384" w:author="Matías Castillo-Aguilar" w:date="2026-08-10T02:45:00Z"/>
              </w:rPr>
            </w:pPr>
            <w:ins w:id="385" w:author="Matías Castillo-Aguilar" w:date="2026-08-10T02:45:00Z">
              <w:r>
                <w:t>-0.27</w:t>
              </w:r>
            </w:ins>
          </w:p>
        </w:tc>
        <w:tc>
          <w:tcPr>
            <w:tcW w:w="1357" w:type="dxa"/>
          </w:tcPr>
          <w:p w14:paraId="1CB37728" w14:textId="77777777" w:rsidR="009022C7" w:rsidRDefault="00000000">
            <w:pPr>
              <w:pStyle w:val="Compact"/>
              <w:rPr>
                <w:ins w:id="386" w:author="Matías Castillo-Aguilar" w:date="2026-08-10T02:45:00Z"/>
              </w:rPr>
            </w:pPr>
            <w:ins w:id="387" w:author="Matías Castillo-Aguilar" w:date="2026-08-10T02:45:00Z">
              <w:r>
                <w:t>0.13</w:t>
              </w:r>
            </w:ins>
          </w:p>
        </w:tc>
        <w:tc>
          <w:tcPr>
            <w:tcW w:w="678" w:type="dxa"/>
          </w:tcPr>
          <w:p w14:paraId="2BEEF6D3" w14:textId="77777777" w:rsidR="009022C7" w:rsidRDefault="00000000">
            <w:pPr>
              <w:pStyle w:val="Compact"/>
              <w:rPr>
                <w:ins w:id="388" w:author="Matías Castillo-Aguilar" w:date="2026-08-10T02:45:00Z"/>
              </w:rPr>
            </w:pPr>
            <w:ins w:id="389" w:author="Matías Castillo-Aguilar" w:date="2026-08-10T02:45:00Z">
              <w:r>
                <w:t>71.99</w:t>
              </w:r>
            </w:ins>
          </w:p>
        </w:tc>
        <w:tc>
          <w:tcPr>
            <w:tcW w:w="678" w:type="dxa"/>
          </w:tcPr>
          <w:p w14:paraId="097FC676" w14:textId="77777777" w:rsidR="009022C7" w:rsidRDefault="00000000">
            <w:pPr>
              <w:pStyle w:val="Compact"/>
              <w:rPr>
                <w:ins w:id="390" w:author="Matías Castillo-Aguilar" w:date="2026-08-10T02:45:00Z"/>
              </w:rPr>
            </w:pPr>
            <w:ins w:id="391" w:author="Matías Castillo-Aguilar" w:date="2026-08-10T02:45:00Z">
              <w:r>
                <w:t>68.34</w:t>
              </w:r>
            </w:ins>
          </w:p>
        </w:tc>
      </w:tr>
      <w:tr w:rsidR="009022C7" w14:paraId="47D28FAB" w14:textId="77777777">
        <w:trPr>
          <w:cnfStyle w:val="000000100000" w:firstRow="0" w:lastRow="0" w:firstColumn="0" w:lastColumn="0" w:oddVBand="0" w:evenVBand="0" w:oddHBand="1" w:evenHBand="0" w:firstRowFirstColumn="0" w:firstRowLastColumn="0" w:lastRowFirstColumn="0" w:lastRowLastColumn="0"/>
          <w:ins w:id="392" w:author="Matías Castillo-Aguilar" w:date="2026-08-10T02:45:00Z"/>
        </w:trPr>
        <w:tc>
          <w:tcPr>
            <w:tcW w:w="2828" w:type="dxa"/>
          </w:tcPr>
          <w:p w14:paraId="7BB47733" w14:textId="77777777" w:rsidR="009022C7" w:rsidRDefault="00000000" w:rsidP="00AC00FC">
            <w:pPr>
              <w:pStyle w:val="Compact"/>
              <w:jc w:val="center"/>
              <w:rPr>
                <w:ins w:id="393" w:author="Matías Castillo-Aguilar" w:date="2026-08-10T02:45:00Z"/>
              </w:rPr>
            </w:pPr>
            <m:oMath>
              <m:sSub>
                <m:sSubPr>
                  <m:ctrlPr>
                    <w:ins w:id="394" w:author="Matías Castillo-Aguilar" w:date="2026-08-10T02:45:00Z">
                      <w:rPr>
                        <w:rFonts w:ascii="Cambria Math" w:hAnsi="Cambria Math"/>
                      </w:rPr>
                    </w:ins>
                  </m:ctrlPr>
                </m:sSubPr>
                <m:e>
                  <m:acc>
                    <m:accPr>
                      <m:chr m:val="⃗"/>
                      <m:ctrlPr>
                        <w:ins w:id="395" w:author="Matías Castillo-Aguilar" w:date="2026-08-10T02:45:00Z">
                          <w:rPr>
                            <w:rFonts w:ascii="Cambria Math" w:hAnsi="Cambria Math"/>
                          </w:rPr>
                        </w:ins>
                      </m:ctrlPr>
                    </m:accPr>
                    <m:e>
                      <m:r>
                        <w:ins w:id="396" w:author="Matías Castillo-Aguilar" w:date="2026-08-10T02:45:00Z">
                          <w:rPr>
                            <w:rFonts w:ascii="Cambria Math" w:hAnsi="Cambria Math"/>
                          </w:rPr>
                          <m:t>π</m:t>
                        </w:ins>
                      </m:r>
                    </m:e>
                  </m:acc>
                </m:e>
                <m:sub>
                  <m:r>
                    <w:ins w:id="397" w:author="Matías Castillo-Aguilar" w:date="2026-08-10T02:45:00Z">
                      <w:rPr>
                        <w:rFonts w:ascii="Cambria Math" w:hAnsi="Cambria Math"/>
                      </w:rPr>
                      <m:t>pert</m:t>
                    </w:ins>
                  </m:r>
                </m:sub>
              </m:sSub>
            </m:oMath>
            <w:ins w:id="398" w:author="Matías Castillo-Aguilar" w:date="2026-08-10T02:45:00Z">
              <w:r>
                <w:t xml:space="preserve"> [LF]</w:t>
              </w:r>
            </w:ins>
          </w:p>
        </w:tc>
        <w:tc>
          <w:tcPr>
            <w:tcW w:w="1018" w:type="dxa"/>
          </w:tcPr>
          <w:p w14:paraId="554DD0AB" w14:textId="77777777" w:rsidR="009022C7" w:rsidRDefault="00000000">
            <w:pPr>
              <w:pStyle w:val="Compact"/>
              <w:rPr>
                <w:ins w:id="399" w:author="Matías Castillo-Aguilar" w:date="2026-08-10T02:45:00Z"/>
              </w:rPr>
            </w:pPr>
            <w:ins w:id="400" w:author="Matías Castillo-Aguilar" w:date="2026-08-10T02:45:00Z">
              <w:r>
                <w:t>0.05</w:t>
              </w:r>
            </w:ins>
          </w:p>
        </w:tc>
        <w:tc>
          <w:tcPr>
            <w:tcW w:w="1357" w:type="dxa"/>
          </w:tcPr>
          <w:p w14:paraId="254B14C0" w14:textId="77777777" w:rsidR="009022C7" w:rsidRDefault="00000000">
            <w:pPr>
              <w:pStyle w:val="Compact"/>
              <w:rPr>
                <w:ins w:id="401" w:author="Matías Castillo-Aguilar" w:date="2026-08-10T02:45:00Z"/>
              </w:rPr>
            </w:pPr>
            <w:ins w:id="402" w:author="Matías Castillo-Aguilar" w:date="2026-08-10T02:45:00Z">
              <w:r>
                <w:t>-0.13</w:t>
              </w:r>
            </w:ins>
          </w:p>
        </w:tc>
        <w:tc>
          <w:tcPr>
            <w:tcW w:w="1357" w:type="dxa"/>
          </w:tcPr>
          <w:p w14:paraId="4C67E16A" w14:textId="77777777" w:rsidR="009022C7" w:rsidRDefault="00000000">
            <w:pPr>
              <w:pStyle w:val="Compact"/>
              <w:rPr>
                <w:ins w:id="403" w:author="Matías Castillo-Aguilar" w:date="2026-08-10T02:45:00Z"/>
              </w:rPr>
            </w:pPr>
            <w:ins w:id="404" w:author="Matías Castillo-Aguilar" w:date="2026-08-10T02:45:00Z">
              <w:r>
                <w:t>0.26</w:t>
              </w:r>
            </w:ins>
          </w:p>
        </w:tc>
        <w:tc>
          <w:tcPr>
            <w:tcW w:w="678" w:type="dxa"/>
          </w:tcPr>
          <w:p w14:paraId="483F8D47" w14:textId="77777777" w:rsidR="009022C7" w:rsidRDefault="00000000">
            <w:pPr>
              <w:pStyle w:val="Compact"/>
              <w:rPr>
                <w:ins w:id="405" w:author="Matías Castillo-Aguilar" w:date="2026-08-10T02:45:00Z"/>
              </w:rPr>
            </w:pPr>
            <w:ins w:id="406" w:author="Matías Castillo-Aguilar" w:date="2026-08-10T02:45:00Z">
              <w:r>
                <w:t>68.28</w:t>
              </w:r>
            </w:ins>
          </w:p>
        </w:tc>
        <w:tc>
          <w:tcPr>
            <w:tcW w:w="678" w:type="dxa"/>
          </w:tcPr>
          <w:p w14:paraId="491BBA9A" w14:textId="77777777" w:rsidR="009022C7" w:rsidRDefault="00000000">
            <w:pPr>
              <w:pStyle w:val="Compact"/>
              <w:rPr>
                <w:ins w:id="407" w:author="Matías Castillo-Aguilar" w:date="2026-08-10T02:45:00Z"/>
              </w:rPr>
            </w:pPr>
            <w:ins w:id="408" w:author="Matías Castillo-Aguilar" w:date="2026-08-10T02:45:00Z">
              <w:r>
                <w:t>64.60</w:t>
              </w:r>
            </w:ins>
          </w:p>
        </w:tc>
      </w:tr>
      <w:tr w:rsidR="009022C7" w14:paraId="78BFBAF5" w14:textId="77777777">
        <w:trPr>
          <w:ins w:id="409" w:author="Matías Castillo-Aguilar" w:date="2026-08-10T02:45:00Z"/>
        </w:trPr>
        <w:tc>
          <w:tcPr>
            <w:tcW w:w="2828" w:type="dxa"/>
          </w:tcPr>
          <w:p w14:paraId="73DE7845" w14:textId="77777777" w:rsidR="009022C7" w:rsidRDefault="00000000" w:rsidP="00AC00FC">
            <w:pPr>
              <w:pStyle w:val="Compact"/>
              <w:jc w:val="center"/>
              <w:rPr>
                <w:ins w:id="410" w:author="Matías Castillo-Aguilar" w:date="2026-08-10T02:45:00Z"/>
              </w:rPr>
            </w:pPr>
            <m:oMath>
              <m:sSub>
                <m:sSubPr>
                  <m:ctrlPr>
                    <w:ins w:id="411" w:author="Matías Castillo-Aguilar" w:date="2026-08-10T02:45:00Z">
                      <w:rPr>
                        <w:rFonts w:ascii="Cambria Math" w:hAnsi="Cambria Math"/>
                      </w:rPr>
                    </w:ins>
                  </m:ctrlPr>
                </m:sSubPr>
                <m:e>
                  <m:acc>
                    <m:accPr>
                      <m:chr m:val="⃗"/>
                      <m:ctrlPr>
                        <w:ins w:id="412" w:author="Matías Castillo-Aguilar" w:date="2026-08-10T02:45:00Z">
                          <w:rPr>
                            <w:rFonts w:ascii="Cambria Math" w:hAnsi="Cambria Math"/>
                          </w:rPr>
                        </w:ins>
                      </m:ctrlPr>
                    </m:accPr>
                    <m:e>
                      <m:r>
                        <w:ins w:id="413" w:author="Matías Castillo-Aguilar" w:date="2026-08-10T02:45:00Z">
                          <w:rPr>
                            <w:rFonts w:ascii="Cambria Math" w:hAnsi="Cambria Math"/>
                          </w:rPr>
                          <m:t>π</m:t>
                        </w:ins>
                      </m:r>
                    </m:e>
                  </m:acc>
                </m:e>
                <m:sub>
                  <m:r>
                    <w:ins w:id="414" w:author="Matías Castillo-Aguilar" w:date="2026-08-10T02:45:00Z">
                      <w:rPr>
                        <w:rFonts w:ascii="Cambria Math" w:hAnsi="Cambria Math"/>
                      </w:rPr>
                      <m:t>pert</m:t>
                    </w:ins>
                  </m:r>
                </m:sub>
              </m:sSub>
            </m:oMath>
            <w:ins w:id="415" w:author="Matías Castillo-Aguilar" w:date="2026-08-10T02:45:00Z">
              <w:r>
                <w:t xml:space="preserve"> [HF]</w:t>
              </w:r>
            </w:ins>
          </w:p>
        </w:tc>
        <w:tc>
          <w:tcPr>
            <w:tcW w:w="1018" w:type="dxa"/>
          </w:tcPr>
          <w:p w14:paraId="38B8F783" w14:textId="77777777" w:rsidR="009022C7" w:rsidRDefault="00000000">
            <w:pPr>
              <w:pStyle w:val="Compact"/>
              <w:rPr>
                <w:ins w:id="416" w:author="Matías Castillo-Aguilar" w:date="2026-08-10T02:45:00Z"/>
              </w:rPr>
            </w:pPr>
            <w:ins w:id="417" w:author="Matías Castillo-Aguilar" w:date="2026-08-10T02:45:00Z">
              <w:r>
                <w:t>0.01</w:t>
              </w:r>
            </w:ins>
          </w:p>
        </w:tc>
        <w:tc>
          <w:tcPr>
            <w:tcW w:w="1357" w:type="dxa"/>
          </w:tcPr>
          <w:p w14:paraId="2AFC2D97" w14:textId="77777777" w:rsidR="009022C7" w:rsidRDefault="00000000">
            <w:pPr>
              <w:pStyle w:val="Compact"/>
              <w:rPr>
                <w:ins w:id="418" w:author="Matías Castillo-Aguilar" w:date="2026-08-10T02:45:00Z"/>
              </w:rPr>
            </w:pPr>
            <w:ins w:id="419" w:author="Matías Castillo-Aguilar" w:date="2026-08-10T02:45:00Z">
              <w:r>
                <w:t>-0.01</w:t>
              </w:r>
            </w:ins>
          </w:p>
        </w:tc>
        <w:tc>
          <w:tcPr>
            <w:tcW w:w="1357" w:type="dxa"/>
          </w:tcPr>
          <w:p w14:paraId="276DBAE5" w14:textId="77777777" w:rsidR="009022C7" w:rsidRDefault="00000000">
            <w:pPr>
              <w:pStyle w:val="Compact"/>
              <w:rPr>
                <w:ins w:id="420" w:author="Matías Castillo-Aguilar" w:date="2026-08-10T02:45:00Z"/>
              </w:rPr>
            </w:pPr>
            <w:ins w:id="421" w:author="Matías Castillo-Aguilar" w:date="2026-08-10T02:45:00Z">
              <w:r>
                <w:t>0.04</w:t>
              </w:r>
            </w:ins>
          </w:p>
        </w:tc>
        <w:tc>
          <w:tcPr>
            <w:tcW w:w="678" w:type="dxa"/>
          </w:tcPr>
          <w:p w14:paraId="37A7B025" w14:textId="77777777" w:rsidR="009022C7" w:rsidRDefault="00000000">
            <w:pPr>
              <w:pStyle w:val="Compact"/>
              <w:rPr>
                <w:ins w:id="422" w:author="Matías Castillo-Aguilar" w:date="2026-08-10T02:45:00Z"/>
              </w:rPr>
            </w:pPr>
            <w:ins w:id="423" w:author="Matías Castillo-Aguilar" w:date="2026-08-10T02:45:00Z">
              <w:r>
                <w:t>85.32</w:t>
              </w:r>
            </w:ins>
          </w:p>
        </w:tc>
        <w:tc>
          <w:tcPr>
            <w:tcW w:w="678" w:type="dxa"/>
          </w:tcPr>
          <w:p w14:paraId="371D43D3" w14:textId="77777777" w:rsidR="009022C7" w:rsidRDefault="00000000">
            <w:pPr>
              <w:pStyle w:val="Compact"/>
              <w:rPr>
                <w:ins w:id="424" w:author="Matías Castillo-Aguilar" w:date="2026-08-10T02:45:00Z"/>
              </w:rPr>
            </w:pPr>
            <w:ins w:id="425" w:author="Matías Castillo-Aguilar" w:date="2026-08-10T02:45:00Z">
              <w:r>
                <w:t>82.49</w:t>
              </w:r>
            </w:ins>
          </w:p>
        </w:tc>
      </w:tr>
    </w:tbl>
    <w:p w14:paraId="6E7449E1" w14:textId="77777777" w:rsidR="009022C7" w:rsidRDefault="00000000">
      <w:pPr>
        <w:pStyle w:val="Textoindependiente"/>
        <w:rPr>
          <w:ins w:id="426" w:author="Matías Castillo-Aguilar" w:date="2026-08-10T02:45:00Z"/>
        </w:rPr>
      </w:pPr>
      <w:ins w:id="427" w:author="Matías Castillo-Aguilar" w:date="2026-08-10T02:45:00Z">
        <w:r>
          <w:rPr>
            <w:b/>
            <w:bCs/>
          </w:rPr>
          <w:t>Supplementary Table S1-B: Prior Sensitivity Analysis.</w:t>
        </w:r>
        <w:r>
          <w:t xml:space="preserve"> Posterior distributions and 95% credible intervals for all model parameters comparing the estimates of the original model with default prior widths, minus the narrow prior estimates, shown on each parameter’s natural, interpretable scale. The overlapping credible intervals support the robustness of the primary finding. pd: probability of direction, which reflects the probability mass above zero on the same direction of the estimate sign; </w:t>
        </w:r>
        <w:proofErr w:type="spellStart"/>
        <w:r>
          <w:t>ps</w:t>
        </w:r>
        <w:proofErr w:type="spellEnd"/>
        <w:r>
          <w:t>: probability of significance, which indicates the probability mass above 0.1 standard deviations of the parameter natural scale.</w:t>
        </w:r>
      </w:ins>
    </w:p>
    <w:tbl>
      <w:tblPr>
        <w:tblStyle w:val="Table"/>
        <w:tblW w:w="5000" w:type="pct"/>
        <w:tblLayout w:type="fixed"/>
        <w:tblLook w:val="0020" w:firstRow="1" w:lastRow="0" w:firstColumn="0" w:lastColumn="0" w:noHBand="0" w:noVBand="0"/>
      </w:tblPr>
      <w:tblGrid>
        <w:gridCol w:w="3157"/>
        <w:gridCol w:w="1137"/>
        <w:gridCol w:w="1515"/>
        <w:gridCol w:w="1515"/>
        <w:gridCol w:w="757"/>
        <w:gridCol w:w="757"/>
      </w:tblGrid>
      <w:tr w:rsidR="009022C7" w14:paraId="5977C848" w14:textId="77777777" w:rsidTr="009022C7">
        <w:trPr>
          <w:cnfStyle w:val="100000000000" w:firstRow="1" w:lastRow="0" w:firstColumn="0" w:lastColumn="0" w:oddVBand="0" w:evenVBand="0" w:oddHBand="0" w:evenHBand="0" w:firstRowFirstColumn="0" w:firstRowLastColumn="0" w:lastRowFirstColumn="0" w:lastRowLastColumn="0"/>
          <w:tblHeader/>
          <w:ins w:id="428" w:author="Matías Castillo-Aguilar" w:date="2026-08-10T02:45:00Z"/>
        </w:trPr>
        <w:tc>
          <w:tcPr>
            <w:tcW w:w="2828" w:type="dxa"/>
          </w:tcPr>
          <w:p w14:paraId="7E4326C2" w14:textId="77777777" w:rsidR="009022C7" w:rsidRDefault="00000000">
            <w:pPr>
              <w:pStyle w:val="Compact"/>
              <w:rPr>
                <w:ins w:id="429" w:author="Matías Castillo-Aguilar" w:date="2026-08-10T02:45:00Z"/>
              </w:rPr>
            </w:pPr>
            <w:ins w:id="430" w:author="Matías Castillo-Aguilar" w:date="2026-08-10T02:45:00Z">
              <w:r>
                <w:t>Parameter</w:t>
              </w:r>
            </w:ins>
          </w:p>
        </w:tc>
        <w:tc>
          <w:tcPr>
            <w:tcW w:w="1018" w:type="dxa"/>
          </w:tcPr>
          <w:p w14:paraId="7132E193" w14:textId="77777777" w:rsidR="009022C7" w:rsidRDefault="00000000">
            <w:pPr>
              <w:pStyle w:val="Compact"/>
              <w:rPr>
                <w:ins w:id="431" w:author="Matías Castillo-Aguilar" w:date="2026-08-10T02:45:00Z"/>
              </w:rPr>
            </w:pPr>
            <w:ins w:id="432" w:author="Matías Castillo-Aguilar" w:date="2026-08-10T02:45:00Z">
              <w:r>
                <w:t>Estimate</w:t>
              </w:r>
            </w:ins>
          </w:p>
        </w:tc>
        <w:tc>
          <w:tcPr>
            <w:tcW w:w="1357" w:type="dxa"/>
          </w:tcPr>
          <w:p w14:paraId="4804C368" w14:textId="77777777" w:rsidR="009022C7" w:rsidRDefault="00000000">
            <w:pPr>
              <w:pStyle w:val="Compact"/>
              <w:rPr>
                <w:ins w:id="433" w:author="Matías Castillo-Aguilar" w:date="2026-08-10T02:45:00Z"/>
              </w:rPr>
            </w:pPr>
            <w:ins w:id="434" w:author="Matías Castillo-Aguilar" w:date="2026-08-10T02:45:00Z">
              <w:r>
                <w:t>Lower bound</w:t>
              </w:r>
            </w:ins>
          </w:p>
        </w:tc>
        <w:tc>
          <w:tcPr>
            <w:tcW w:w="1357" w:type="dxa"/>
          </w:tcPr>
          <w:p w14:paraId="79C9421F" w14:textId="77777777" w:rsidR="009022C7" w:rsidRDefault="00000000">
            <w:pPr>
              <w:pStyle w:val="Compact"/>
              <w:rPr>
                <w:ins w:id="435" w:author="Matías Castillo-Aguilar" w:date="2026-08-10T02:45:00Z"/>
              </w:rPr>
            </w:pPr>
            <w:ins w:id="436" w:author="Matías Castillo-Aguilar" w:date="2026-08-10T02:45:00Z">
              <w:r>
                <w:t>Upper bound</w:t>
              </w:r>
            </w:ins>
          </w:p>
        </w:tc>
        <w:tc>
          <w:tcPr>
            <w:tcW w:w="678" w:type="dxa"/>
          </w:tcPr>
          <w:p w14:paraId="38FA9B32" w14:textId="77777777" w:rsidR="009022C7" w:rsidRDefault="00000000">
            <w:pPr>
              <w:pStyle w:val="Compact"/>
              <w:rPr>
                <w:ins w:id="437" w:author="Matías Castillo-Aguilar" w:date="2026-08-10T02:45:00Z"/>
              </w:rPr>
            </w:pPr>
            <w:ins w:id="438" w:author="Matías Castillo-Aguilar" w:date="2026-08-10T02:45:00Z">
              <w:r>
                <w:t>pd</w:t>
              </w:r>
            </w:ins>
          </w:p>
        </w:tc>
        <w:tc>
          <w:tcPr>
            <w:tcW w:w="678" w:type="dxa"/>
          </w:tcPr>
          <w:p w14:paraId="0120916E" w14:textId="77777777" w:rsidR="009022C7" w:rsidRDefault="00000000">
            <w:pPr>
              <w:pStyle w:val="Compact"/>
              <w:rPr>
                <w:ins w:id="439" w:author="Matías Castillo-Aguilar" w:date="2026-08-10T02:45:00Z"/>
              </w:rPr>
            </w:pPr>
            <w:proofErr w:type="spellStart"/>
            <w:ins w:id="440" w:author="Matías Castillo-Aguilar" w:date="2026-08-10T02:45:00Z">
              <w:r>
                <w:t>ps</w:t>
              </w:r>
              <w:proofErr w:type="spellEnd"/>
            </w:ins>
          </w:p>
        </w:tc>
      </w:tr>
      <w:tr w:rsidR="009022C7" w14:paraId="3B711AF7" w14:textId="77777777">
        <w:trPr>
          <w:cnfStyle w:val="000000100000" w:firstRow="0" w:lastRow="0" w:firstColumn="0" w:lastColumn="0" w:oddVBand="0" w:evenVBand="0" w:oddHBand="1" w:evenHBand="0" w:firstRowFirstColumn="0" w:firstRowLastColumn="0" w:lastRowFirstColumn="0" w:lastRowLastColumn="0"/>
          <w:ins w:id="441" w:author="Matías Castillo-Aguilar" w:date="2026-08-10T02:45:00Z"/>
        </w:trPr>
        <w:tc>
          <w:tcPr>
            <w:tcW w:w="2828" w:type="dxa"/>
          </w:tcPr>
          <w:p w14:paraId="634B4926" w14:textId="77777777" w:rsidR="009022C7" w:rsidRDefault="00000000" w:rsidP="00AC00FC">
            <w:pPr>
              <w:pStyle w:val="Compact"/>
              <w:jc w:val="center"/>
              <w:rPr>
                <w:ins w:id="442" w:author="Matías Castillo-Aguilar" w:date="2026-08-10T02:45:00Z"/>
              </w:rPr>
            </w:pPr>
            <m:oMathPara>
              <m:oMath>
                <m:r>
                  <w:ins w:id="443" w:author="Matías Castillo-Aguilar" w:date="2026-08-10T02:45:00Z">
                    <w:rPr>
                      <w:rFonts w:ascii="Cambria Math" w:hAnsi="Cambria Math"/>
                    </w:rPr>
                    <m:t>λ</m:t>
                  </w:ins>
                </m:r>
              </m:oMath>
            </m:oMathPara>
          </w:p>
        </w:tc>
        <w:tc>
          <w:tcPr>
            <w:tcW w:w="1018" w:type="dxa"/>
          </w:tcPr>
          <w:p w14:paraId="5A4217B0" w14:textId="77777777" w:rsidR="009022C7" w:rsidRDefault="00000000">
            <w:pPr>
              <w:pStyle w:val="Compact"/>
              <w:rPr>
                <w:ins w:id="444" w:author="Matías Castillo-Aguilar" w:date="2026-08-10T02:45:00Z"/>
              </w:rPr>
            </w:pPr>
            <w:ins w:id="445" w:author="Matías Castillo-Aguilar" w:date="2026-08-10T02:45:00Z">
              <w:r>
                <w:t>0.59</w:t>
              </w:r>
            </w:ins>
          </w:p>
        </w:tc>
        <w:tc>
          <w:tcPr>
            <w:tcW w:w="1357" w:type="dxa"/>
          </w:tcPr>
          <w:p w14:paraId="34938F75" w14:textId="77777777" w:rsidR="009022C7" w:rsidRDefault="00000000">
            <w:pPr>
              <w:pStyle w:val="Compact"/>
              <w:rPr>
                <w:ins w:id="446" w:author="Matías Castillo-Aguilar" w:date="2026-08-10T02:45:00Z"/>
              </w:rPr>
            </w:pPr>
            <w:ins w:id="447" w:author="Matías Castillo-Aguilar" w:date="2026-08-10T02:45:00Z">
              <w:r>
                <w:t>-0.43</w:t>
              </w:r>
            </w:ins>
          </w:p>
        </w:tc>
        <w:tc>
          <w:tcPr>
            <w:tcW w:w="1357" w:type="dxa"/>
          </w:tcPr>
          <w:p w14:paraId="1BF35126" w14:textId="77777777" w:rsidR="009022C7" w:rsidRDefault="00000000">
            <w:pPr>
              <w:pStyle w:val="Compact"/>
              <w:rPr>
                <w:ins w:id="448" w:author="Matías Castillo-Aguilar" w:date="2026-08-10T02:45:00Z"/>
              </w:rPr>
            </w:pPr>
            <w:ins w:id="449" w:author="Matías Castillo-Aguilar" w:date="2026-08-10T02:45:00Z">
              <w:r>
                <w:t>1.68</w:t>
              </w:r>
            </w:ins>
          </w:p>
        </w:tc>
        <w:tc>
          <w:tcPr>
            <w:tcW w:w="678" w:type="dxa"/>
          </w:tcPr>
          <w:p w14:paraId="607CE9E2" w14:textId="77777777" w:rsidR="009022C7" w:rsidRDefault="00000000">
            <w:pPr>
              <w:pStyle w:val="Compact"/>
              <w:rPr>
                <w:ins w:id="450" w:author="Matías Castillo-Aguilar" w:date="2026-08-10T02:45:00Z"/>
              </w:rPr>
            </w:pPr>
            <w:ins w:id="451" w:author="Matías Castillo-Aguilar" w:date="2026-08-10T02:45:00Z">
              <w:r>
                <w:t>87.25</w:t>
              </w:r>
            </w:ins>
          </w:p>
        </w:tc>
        <w:tc>
          <w:tcPr>
            <w:tcW w:w="678" w:type="dxa"/>
          </w:tcPr>
          <w:p w14:paraId="33255D17" w14:textId="77777777" w:rsidR="009022C7" w:rsidRDefault="00000000">
            <w:pPr>
              <w:pStyle w:val="Compact"/>
              <w:rPr>
                <w:ins w:id="452" w:author="Matías Castillo-Aguilar" w:date="2026-08-10T02:45:00Z"/>
              </w:rPr>
            </w:pPr>
            <w:ins w:id="453" w:author="Matías Castillo-Aguilar" w:date="2026-08-10T02:45:00Z">
              <w:r>
                <w:t>85.00</w:t>
              </w:r>
            </w:ins>
          </w:p>
        </w:tc>
      </w:tr>
      <w:tr w:rsidR="009022C7" w14:paraId="5F065A87" w14:textId="77777777">
        <w:trPr>
          <w:ins w:id="454" w:author="Matías Castillo-Aguilar" w:date="2026-08-10T02:45:00Z"/>
        </w:trPr>
        <w:tc>
          <w:tcPr>
            <w:tcW w:w="2828" w:type="dxa"/>
          </w:tcPr>
          <w:p w14:paraId="7D2446E0" w14:textId="77777777" w:rsidR="009022C7" w:rsidRDefault="00000000" w:rsidP="00AC00FC">
            <w:pPr>
              <w:pStyle w:val="Compact"/>
              <w:jc w:val="center"/>
              <w:rPr>
                <w:ins w:id="455" w:author="Matías Castillo-Aguilar" w:date="2026-08-10T02:45:00Z"/>
              </w:rPr>
            </w:pPr>
            <m:oMathPara>
              <m:oMath>
                <m:r>
                  <w:ins w:id="456" w:author="Matías Castillo-Aguilar" w:date="2026-08-10T02:45:00Z">
                    <w:rPr>
                      <w:rFonts w:ascii="Cambria Math" w:hAnsi="Cambria Math"/>
                    </w:rPr>
                    <m:t>ϕ</m:t>
                  </w:ins>
                </m:r>
              </m:oMath>
            </m:oMathPara>
          </w:p>
        </w:tc>
        <w:tc>
          <w:tcPr>
            <w:tcW w:w="1018" w:type="dxa"/>
          </w:tcPr>
          <w:p w14:paraId="73BFF4B6" w14:textId="77777777" w:rsidR="009022C7" w:rsidRDefault="00000000">
            <w:pPr>
              <w:pStyle w:val="Compact"/>
              <w:rPr>
                <w:ins w:id="457" w:author="Matías Castillo-Aguilar" w:date="2026-08-10T02:45:00Z"/>
              </w:rPr>
            </w:pPr>
            <w:ins w:id="458" w:author="Matías Castillo-Aguilar" w:date="2026-08-10T02:45:00Z">
              <w:r>
                <w:t>1.97</w:t>
              </w:r>
            </w:ins>
          </w:p>
        </w:tc>
        <w:tc>
          <w:tcPr>
            <w:tcW w:w="1357" w:type="dxa"/>
          </w:tcPr>
          <w:p w14:paraId="261BD557" w14:textId="77777777" w:rsidR="009022C7" w:rsidRDefault="00000000">
            <w:pPr>
              <w:pStyle w:val="Compact"/>
              <w:rPr>
                <w:ins w:id="459" w:author="Matías Castillo-Aguilar" w:date="2026-08-10T02:45:00Z"/>
              </w:rPr>
            </w:pPr>
            <w:ins w:id="460" w:author="Matías Castillo-Aguilar" w:date="2026-08-10T02:45:00Z">
              <w:r>
                <w:t>-0.06</w:t>
              </w:r>
            </w:ins>
          </w:p>
        </w:tc>
        <w:tc>
          <w:tcPr>
            <w:tcW w:w="1357" w:type="dxa"/>
          </w:tcPr>
          <w:p w14:paraId="14D441C0" w14:textId="77777777" w:rsidR="009022C7" w:rsidRDefault="00000000">
            <w:pPr>
              <w:pStyle w:val="Compact"/>
              <w:rPr>
                <w:ins w:id="461" w:author="Matías Castillo-Aguilar" w:date="2026-08-10T02:45:00Z"/>
              </w:rPr>
            </w:pPr>
            <w:ins w:id="462" w:author="Matías Castillo-Aguilar" w:date="2026-08-10T02:45:00Z">
              <w:r>
                <w:t>4.33</w:t>
              </w:r>
            </w:ins>
          </w:p>
        </w:tc>
        <w:tc>
          <w:tcPr>
            <w:tcW w:w="678" w:type="dxa"/>
          </w:tcPr>
          <w:p w14:paraId="2DEB1FBE" w14:textId="77777777" w:rsidR="009022C7" w:rsidRDefault="00000000">
            <w:pPr>
              <w:pStyle w:val="Compact"/>
              <w:rPr>
                <w:ins w:id="463" w:author="Matías Castillo-Aguilar" w:date="2026-08-10T02:45:00Z"/>
              </w:rPr>
            </w:pPr>
            <w:ins w:id="464" w:author="Matías Castillo-Aguilar" w:date="2026-08-10T02:45:00Z">
              <w:r>
                <w:t>97.75</w:t>
              </w:r>
            </w:ins>
          </w:p>
        </w:tc>
        <w:tc>
          <w:tcPr>
            <w:tcW w:w="678" w:type="dxa"/>
          </w:tcPr>
          <w:p w14:paraId="302D9052" w14:textId="77777777" w:rsidR="009022C7" w:rsidRDefault="00000000">
            <w:pPr>
              <w:pStyle w:val="Compact"/>
              <w:rPr>
                <w:ins w:id="465" w:author="Matías Castillo-Aguilar" w:date="2026-08-10T02:45:00Z"/>
              </w:rPr>
            </w:pPr>
            <w:ins w:id="466" w:author="Matías Castillo-Aguilar" w:date="2026-08-10T02:45:00Z">
              <w:r>
                <w:t>96.91</w:t>
              </w:r>
            </w:ins>
          </w:p>
        </w:tc>
      </w:tr>
      <w:tr w:rsidR="009022C7" w14:paraId="0325EF3F" w14:textId="77777777">
        <w:trPr>
          <w:cnfStyle w:val="000000100000" w:firstRow="0" w:lastRow="0" w:firstColumn="0" w:lastColumn="0" w:oddVBand="0" w:evenVBand="0" w:oddHBand="1" w:evenHBand="0" w:firstRowFirstColumn="0" w:firstRowLastColumn="0" w:lastRowFirstColumn="0" w:lastRowLastColumn="0"/>
          <w:ins w:id="467" w:author="Matías Castillo-Aguilar" w:date="2026-08-10T02:45:00Z"/>
        </w:trPr>
        <w:tc>
          <w:tcPr>
            <w:tcW w:w="2828" w:type="dxa"/>
          </w:tcPr>
          <w:p w14:paraId="11CBC47D" w14:textId="77777777" w:rsidR="009022C7" w:rsidRDefault="00000000" w:rsidP="00AC00FC">
            <w:pPr>
              <w:pStyle w:val="Compact"/>
              <w:jc w:val="center"/>
              <w:rPr>
                <w:ins w:id="468" w:author="Matías Castillo-Aguilar" w:date="2026-08-10T02:45:00Z"/>
              </w:rPr>
            </w:pPr>
            <m:oMathPara>
              <m:oMath>
                <m:r>
                  <w:ins w:id="469" w:author="Matías Castillo-Aguilar" w:date="2026-08-10T02:45:00Z">
                    <w:rPr>
                      <w:rFonts w:ascii="Cambria Math" w:hAnsi="Cambria Math"/>
                    </w:rPr>
                    <m:t>τ</m:t>
                  </w:ins>
                </m:r>
              </m:oMath>
            </m:oMathPara>
          </w:p>
        </w:tc>
        <w:tc>
          <w:tcPr>
            <w:tcW w:w="1018" w:type="dxa"/>
          </w:tcPr>
          <w:p w14:paraId="513DA1E9" w14:textId="77777777" w:rsidR="009022C7" w:rsidRDefault="00000000">
            <w:pPr>
              <w:pStyle w:val="Compact"/>
              <w:rPr>
                <w:ins w:id="470" w:author="Matías Castillo-Aguilar" w:date="2026-08-10T02:45:00Z"/>
              </w:rPr>
            </w:pPr>
            <w:ins w:id="471" w:author="Matías Castillo-Aguilar" w:date="2026-08-10T02:45:00Z">
              <w:r>
                <w:t>0.02</w:t>
              </w:r>
            </w:ins>
          </w:p>
        </w:tc>
        <w:tc>
          <w:tcPr>
            <w:tcW w:w="1357" w:type="dxa"/>
          </w:tcPr>
          <w:p w14:paraId="447951D1" w14:textId="77777777" w:rsidR="009022C7" w:rsidRDefault="00000000">
            <w:pPr>
              <w:pStyle w:val="Compact"/>
              <w:rPr>
                <w:ins w:id="472" w:author="Matías Castillo-Aguilar" w:date="2026-08-10T02:45:00Z"/>
              </w:rPr>
            </w:pPr>
            <w:ins w:id="473" w:author="Matías Castillo-Aguilar" w:date="2026-08-10T02:45:00Z">
              <w:r>
                <w:t>-0.09</w:t>
              </w:r>
            </w:ins>
          </w:p>
        </w:tc>
        <w:tc>
          <w:tcPr>
            <w:tcW w:w="1357" w:type="dxa"/>
          </w:tcPr>
          <w:p w14:paraId="7D44A786" w14:textId="77777777" w:rsidR="009022C7" w:rsidRDefault="00000000">
            <w:pPr>
              <w:pStyle w:val="Compact"/>
              <w:rPr>
                <w:ins w:id="474" w:author="Matías Castillo-Aguilar" w:date="2026-08-10T02:45:00Z"/>
              </w:rPr>
            </w:pPr>
            <w:ins w:id="475" w:author="Matías Castillo-Aguilar" w:date="2026-08-10T02:45:00Z">
              <w:r>
                <w:t>0.15</w:t>
              </w:r>
            </w:ins>
          </w:p>
        </w:tc>
        <w:tc>
          <w:tcPr>
            <w:tcW w:w="678" w:type="dxa"/>
          </w:tcPr>
          <w:p w14:paraId="4DDBAF66" w14:textId="77777777" w:rsidR="009022C7" w:rsidRDefault="00000000">
            <w:pPr>
              <w:pStyle w:val="Compact"/>
              <w:rPr>
                <w:ins w:id="476" w:author="Matías Castillo-Aguilar" w:date="2026-08-10T02:45:00Z"/>
              </w:rPr>
            </w:pPr>
            <w:ins w:id="477" w:author="Matías Castillo-Aguilar" w:date="2026-08-10T02:45:00Z">
              <w:r>
                <w:t>65.00</w:t>
              </w:r>
            </w:ins>
          </w:p>
        </w:tc>
        <w:tc>
          <w:tcPr>
            <w:tcW w:w="678" w:type="dxa"/>
          </w:tcPr>
          <w:p w14:paraId="7FE4AF4C" w14:textId="77777777" w:rsidR="009022C7" w:rsidRDefault="00000000">
            <w:pPr>
              <w:pStyle w:val="Compact"/>
              <w:rPr>
                <w:ins w:id="478" w:author="Matías Castillo-Aguilar" w:date="2026-08-10T02:45:00Z"/>
              </w:rPr>
            </w:pPr>
            <w:ins w:id="479" w:author="Matías Castillo-Aguilar" w:date="2026-08-10T02:45:00Z">
              <w:r>
                <w:t>61.10</w:t>
              </w:r>
            </w:ins>
          </w:p>
        </w:tc>
      </w:tr>
      <w:tr w:rsidR="009022C7" w14:paraId="571429E6" w14:textId="77777777">
        <w:trPr>
          <w:ins w:id="480" w:author="Matías Castillo-Aguilar" w:date="2026-08-10T02:45:00Z"/>
        </w:trPr>
        <w:tc>
          <w:tcPr>
            <w:tcW w:w="2828" w:type="dxa"/>
          </w:tcPr>
          <w:p w14:paraId="61580872" w14:textId="77777777" w:rsidR="009022C7" w:rsidRDefault="00000000" w:rsidP="00AC00FC">
            <w:pPr>
              <w:pStyle w:val="Compact"/>
              <w:jc w:val="center"/>
              <w:rPr>
                <w:ins w:id="481" w:author="Matías Castillo-Aguilar" w:date="2026-08-10T02:45:00Z"/>
              </w:rPr>
            </w:pPr>
            <m:oMathPara>
              <m:oMath>
                <m:r>
                  <w:ins w:id="482" w:author="Matías Castillo-Aguilar" w:date="2026-08-10T02:45:00Z">
                    <w:rPr>
                      <w:rFonts w:ascii="Cambria Math" w:hAnsi="Cambria Math"/>
                    </w:rPr>
                    <m:t>δ</m:t>
                  </w:ins>
                </m:r>
              </m:oMath>
            </m:oMathPara>
          </w:p>
        </w:tc>
        <w:tc>
          <w:tcPr>
            <w:tcW w:w="1018" w:type="dxa"/>
          </w:tcPr>
          <w:p w14:paraId="0948DEFA" w14:textId="77777777" w:rsidR="009022C7" w:rsidRDefault="00000000">
            <w:pPr>
              <w:pStyle w:val="Compact"/>
              <w:rPr>
                <w:ins w:id="483" w:author="Matías Castillo-Aguilar" w:date="2026-08-10T02:45:00Z"/>
              </w:rPr>
            </w:pPr>
            <w:ins w:id="484" w:author="Matías Castillo-Aguilar" w:date="2026-08-10T02:45:00Z">
              <w:r>
                <w:t>-0.09</w:t>
              </w:r>
            </w:ins>
          </w:p>
        </w:tc>
        <w:tc>
          <w:tcPr>
            <w:tcW w:w="1357" w:type="dxa"/>
          </w:tcPr>
          <w:p w14:paraId="4B9ED3F8" w14:textId="77777777" w:rsidR="009022C7" w:rsidRDefault="00000000">
            <w:pPr>
              <w:pStyle w:val="Compact"/>
              <w:rPr>
                <w:ins w:id="485" w:author="Matías Castillo-Aguilar" w:date="2026-08-10T02:45:00Z"/>
              </w:rPr>
            </w:pPr>
            <w:ins w:id="486" w:author="Matías Castillo-Aguilar" w:date="2026-08-10T02:45:00Z">
              <w:r>
                <w:t>-0.24</w:t>
              </w:r>
            </w:ins>
          </w:p>
        </w:tc>
        <w:tc>
          <w:tcPr>
            <w:tcW w:w="1357" w:type="dxa"/>
          </w:tcPr>
          <w:p w14:paraId="27369EF2" w14:textId="77777777" w:rsidR="009022C7" w:rsidRDefault="00000000">
            <w:pPr>
              <w:pStyle w:val="Compact"/>
              <w:rPr>
                <w:ins w:id="487" w:author="Matías Castillo-Aguilar" w:date="2026-08-10T02:45:00Z"/>
              </w:rPr>
            </w:pPr>
            <w:ins w:id="488" w:author="Matías Castillo-Aguilar" w:date="2026-08-10T02:45:00Z">
              <w:r>
                <w:t>0.06</w:t>
              </w:r>
            </w:ins>
          </w:p>
        </w:tc>
        <w:tc>
          <w:tcPr>
            <w:tcW w:w="678" w:type="dxa"/>
          </w:tcPr>
          <w:p w14:paraId="757C792F" w14:textId="77777777" w:rsidR="009022C7" w:rsidRDefault="00000000">
            <w:pPr>
              <w:pStyle w:val="Compact"/>
              <w:rPr>
                <w:ins w:id="489" w:author="Matías Castillo-Aguilar" w:date="2026-08-10T02:45:00Z"/>
              </w:rPr>
            </w:pPr>
            <w:ins w:id="490" w:author="Matías Castillo-Aguilar" w:date="2026-08-10T02:45:00Z">
              <w:r>
                <w:t>88.40</w:t>
              </w:r>
            </w:ins>
          </w:p>
        </w:tc>
        <w:tc>
          <w:tcPr>
            <w:tcW w:w="678" w:type="dxa"/>
          </w:tcPr>
          <w:p w14:paraId="43420705" w14:textId="77777777" w:rsidR="009022C7" w:rsidRDefault="00000000">
            <w:pPr>
              <w:pStyle w:val="Compact"/>
              <w:rPr>
                <w:ins w:id="491" w:author="Matías Castillo-Aguilar" w:date="2026-08-10T02:45:00Z"/>
              </w:rPr>
            </w:pPr>
            <w:ins w:id="492" w:author="Matías Castillo-Aguilar" w:date="2026-08-10T02:45:00Z">
              <w:r>
                <w:t>86.44</w:t>
              </w:r>
            </w:ins>
          </w:p>
        </w:tc>
      </w:tr>
      <w:tr w:rsidR="009022C7" w14:paraId="78304FCD" w14:textId="77777777">
        <w:trPr>
          <w:cnfStyle w:val="000000100000" w:firstRow="0" w:lastRow="0" w:firstColumn="0" w:lastColumn="0" w:oddVBand="0" w:evenVBand="0" w:oddHBand="1" w:evenHBand="0" w:firstRowFirstColumn="0" w:firstRowLastColumn="0" w:lastRowFirstColumn="0" w:lastRowLastColumn="0"/>
          <w:ins w:id="493" w:author="Matías Castillo-Aguilar" w:date="2026-08-10T02:45:00Z"/>
        </w:trPr>
        <w:tc>
          <w:tcPr>
            <w:tcW w:w="2828" w:type="dxa"/>
          </w:tcPr>
          <w:p w14:paraId="3B9849A7" w14:textId="77777777" w:rsidR="009022C7" w:rsidRDefault="00000000" w:rsidP="00AC00FC">
            <w:pPr>
              <w:pStyle w:val="Compact"/>
              <w:jc w:val="center"/>
              <w:rPr>
                <w:ins w:id="494" w:author="Matías Castillo-Aguilar" w:date="2026-08-10T02:45:00Z"/>
              </w:rPr>
            </w:pPr>
            <m:oMathPara>
              <m:oMath>
                <m:sSub>
                  <m:sSubPr>
                    <m:ctrlPr>
                      <w:ins w:id="495" w:author="Matías Castillo-Aguilar" w:date="2026-08-10T02:45:00Z">
                        <w:rPr>
                          <w:rFonts w:ascii="Cambria Math" w:hAnsi="Cambria Math"/>
                        </w:rPr>
                      </w:ins>
                    </m:ctrlPr>
                  </m:sSubPr>
                  <m:e>
                    <m:r>
                      <w:ins w:id="496" w:author="Matías Castillo-Aguilar" w:date="2026-08-10T02:45:00Z">
                        <w:rPr>
                          <w:rFonts w:ascii="Cambria Math" w:hAnsi="Cambria Math"/>
                        </w:rPr>
                        <m:t>α</m:t>
                      </w:ins>
                    </m:r>
                  </m:e>
                  <m:sub>
                    <m:r>
                      <w:ins w:id="497" w:author="Matías Castillo-Aguilar" w:date="2026-08-10T02:45:00Z">
                        <w:rPr>
                          <w:rFonts w:ascii="Cambria Math" w:hAnsi="Cambria Math"/>
                        </w:rPr>
                        <m:t>r</m:t>
                      </w:ins>
                    </m:r>
                  </m:sub>
                </m:sSub>
              </m:oMath>
            </m:oMathPara>
          </w:p>
        </w:tc>
        <w:tc>
          <w:tcPr>
            <w:tcW w:w="1018" w:type="dxa"/>
          </w:tcPr>
          <w:p w14:paraId="5C4E5120" w14:textId="77777777" w:rsidR="009022C7" w:rsidRDefault="00000000">
            <w:pPr>
              <w:pStyle w:val="Compact"/>
              <w:rPr>
                <w:ins w:id="498" w:author="Matías Castillo-Aguilar" w:date="2026-08-10T02:45:00Z"/>
              </w:rPr>
            </w:pPr>
            <w:ins w:id="499" w:author="Matías Castillo-Aguilar" w:date="2026-08-10T02:45:00Z">
              <w:r>
                <w:t>0.74</w:t>
              </w:r>
            </w:ins>
          </w:p>
        </w:tc>
        <w:tc>
          <w:tcPr>
            <w:tcW w:w="1357" w:type="dxa"/>
          </w:tcPr>
          <w:p w14:paraId="438B2113" w14:textId="77777777" w:rsidR="009022C7" w:rsidRDefault="00000000">
            <w:pPr>
              <w:pStyle w:val="Compact"/>
              <w:rPr>
                <w:ins w:id="500" w:author="Matías Castillo-Aguilar" w:date="2026-08-10T02:45:00Z"/>
              </w:rPr>
            </w:pPr>
            <w:ins w:id="501" w:author="Matías Castillo-Aguilar" w:date="2026-08-10T02:45:00Z">
              <w:r>
                <w:t>-9.37</w:t>
              </w:r>
            </w:ins>
          </w:p>
        </w:tc>
        <w:tc>
          <w:tcPr>
            <w:tcW w:w="1357" w:type="dxa"/>
          </w:tcPr>
          <w:p w14:paraId="4B80B7AF" w14:textId="77777777" w:rsidR="009022C7" w:rsidRDefault="00000000">
            <w:pPr>
              <w:pStyle w:val="Compact"/>
              <w:rPr>
                <w:ins w:id="502" w:author="Matías Castillo-Aguilar" w:date="2026-08-10T02:45:00Z"/>
              </w:rPr>
            </w:pPr>
            <w:ins w:id="503" w:author="Matías Castillo-Aguilar" w:date="2026-08-10T02:45:00Z">
              <w:r>
                <w:t>11.63</w:t>
              </w:r>
            </w:ins>
          </w:p>
        </w:tc>
        <w:tc>
          <w:tcPr>
            <w:tcW w:w="678" w:type="dxa"/>
          </w:tcPr>
          <w:p w14:paraId="24138FFD" w14:textId="77777777" w:rsidR="009022C7" w:rsidRDefault="00000000">
            <w:pPr>
              <w:pStyle w:val="Compact"/>
              <w:rPr>
                <w:ins w:id="504" w:author="Matías Castillo-Aguilar" w:date="2026-08-10T02:45:00Z"/>
              </w:rPr>
            </w:pPr>
            <w:ins w:id="505" w:author="Matías Castillo-Aguilar" w:date="2026-08-10T02:45:00Z">
              <w:r>
                <w:t>55.51</w:t>
              </w:r>
            </w:ins>
          </w:p>
        </w:tc>
        <w:tc>
          <w:tcPr>
            <w:tcW w:w="678" w:type="dxa"/>
          </w:tcPr>
          <w:p w14:paraId="1D87A777" w14:textId="77777777" w:rsidR="009022C7" w:rsidRDefault="00000000">
            <w:pPr>
              <w:pStyle w:val="Compact"/>
              <w:rPr>
                <w:ins w:id="506" w:author="Matías Castillo-Aguilar" w:date="2026-08-10T02:45:00Z"/>
              </w:rPr>
            </w:pPr>
            <w:ins w:id="507" w:author="Matías Castillo-Aguilar" w:date="2026-08-10T02:45:00Z">
              <w:r>
                <w:t>51.58</w:t>
              </w:r>
            </w:ins>
          </w:p>
        </w:tc>
      </w:tr>
      <w:tr w:rsidR="009022C7" w14:paraId="33A2FEE6" w14:textId="77777777">
        <w:trPr>
          <w:ins w:id="508" w:author="Matías Castillo-Aguilar" w:date="2026-08-10T02:45:00Z"/>
        </w:trPr>
        <w:tc>
          <w:tcPr>
            <w:tcW w:w="2828" w:type="dxa"/>
          </w:tcPr>
          <w:p w14:paraId="707267ED" w14:textId="77777777" w:rsidR="009022C7" w:rsidRDefault="00000000" w:rsidP="00AC00FC">
            <w:pPr>
              <w:pStyle w:val="Compact"/>
              <w:jc w:val="center"/>
              <w:rPr>
                <w:ins w:id="509" w:author="Matías Castillo-Aguilar" w:date="2026-08-10T02:45:00Z"/>
              </w:rPr>
            </w:pPr>
            <m:oMathPara>
              <m:oMath>
                <m:sSub>
                  <m:sSubPr>
                    <m:ctrlPr>
                      <w:ins w:id="510" w:author="Matías Castillo-Aguilar" w:date="2026-08-10T02:45:00Z">
                        <w:rPr>
                          <w:rFonts w:ascii="Cambria Math" w:hAnsi="Cambria Math"/>
                        </w:rPr>
                      </w:ins>
                    </m:ctrlPr>
                  </m:sSubPr>
                  <m:e>
                    <m:r>
                      <w:ins w:id="511" w:author="Matías Castillo-Aguilar" w:date="2026-08-10T02:45:00Z">
                        <w:rPr>
                          <w:rFonts w:ascii="Cambria Math" w:hAnsi="Cambria Math"/>
                        </w:rPr>
                        <m:t>β</m:t>
                      </w:ins>
                    </m:r>
                  </m:e>
                  <m:sub>
                    <m:r>
                      <w:ins w:id="512" w:author="Matías Castillo-Aguilar" w:date="2026-08-10T02:45:00Z">
                        <w:rPr>
                          <w:rFonts w:ascii="Cambria Math" w:hAnsi="Cambria Math"/>
                        </w:rPr>
                        <m:t>r</m:t>
                      </w:ins>
                    </m:r>
                  </m:sub>
                </m:sSub>
              </m:oMath>
            </m:oMathPara>
          </w:p>
        </w:tc>
        <w:tc>
          <w:tcPr>
            <w:tcW w:w="1018" w:type="dxa"/>
          </w:tcPr>
          <w:p w14:paraId="7009E40F" w14:textId="77777777" w:rsidR="009022C7" w:rsidRDefault="00000000">
            <w:pPr>
              <w:pStyle w:val="Compact"/>
              <w:rPr>
                <w:ins w:id="513" w:author="Matías Castillo-Aguilar" w:date="2026-08-10T02:45:00Z"/>
              </w:rPr>
            </w:pPr>
            <w:ins w:id="514" w:author="Matías Castillo-Aguilar" w:date="2026-08-10T02:45:00Z">
              <w:r>
                <w:t>1.93</w:t>
              </w:r>
            </w:ins>
          </w:p>
        </w:tc>
        <w:tc>
          <w:tcPr>
            <w:tcW w:w="1357" w:type="dxa"/>
          </w:tcPr>
          <w:p w14:paraId="467F021E" w14:textId="77777777" w:rsidR="009022C7" w:rsidRDefault="00000000">
            <w:pPr>
              <w:pStyle w:val="Compact"/>
              <w:rPr>
                <w:ins w:id="515" w:author="Matías Castillo-Aguilar" w:date="2026-08-10T02:45:00Z"/>
              </w:rPr>
            </w:pPr>
            <w:ins w:id="516" w:author="Matías Castillo-Aguilar" w:date="2026-08-10T02:45:00Z">
              <w:r>
                <w:t>-12.12</w:t>
              </w:r>
            </w:ins>
          </w:p>
        </w:tc>
        <w:tc>
          <w:tcPr>
            <w:tcW w:w="1357" w:type="dxa"/>
          </w:tcPr>
          <w:p w14:paraId="11811DAE" w14:textId="77777777" w:rsidR="009022C7" w:rsidRDefault="00000000">
            <w:pPr>
              <w:pStyle w:val="Compact"/>
              <w:rPr>
                <w:ins w:id="517" w:author="Matías Castillo-Aguilar" w:date="2026-08-10T02:45:00Z"/>
              </w:rPr>
            </w:pPr>
            <w:ins w:id="518" w:author="Matías Castillo-Aguilar" w:date="2026-08-10T02:45:00Z">
              <w:r>
                <w:t>16.30</w:t>
              </w:r>
            </w:ins>
          </w:p>
        </w:tc>
        <w:tc>
          <w:tcPr>
            <w:tcW w:w="678" w:type="dxa"/>
          </w:tcPr>
          <w:p w14:paraId="215C5B74" w14:textId="77777777" w:rsidR="009022C7" w:rsidRDefault="00000000">
            <w:pPr>
              <w:pStyle w:val="Compact"/>
              <w:rPr>
                <w:ins w:id="519" w:author="Matías Castillo-Aguilar" w:date="2026-08-10T02:45:00Z"/>
              </w:rPr>
            </w:pPr>
            <w:ins w:id="520" w:author="Matías Castillo-Aguilar" w:date="2026-08-10T02:45:00Z">
              <w:r>
                <w:t>60.55</w:t>
              </w:r>
            </w:ins>
          </w:p>
        </w:tc>
        <w:tc>
          <w:tcPr>
            <w:tcW w:w="678" w:type="dxa"/>
          </w:tcPr>
          <w:p w14:paraId="6F2D304D" w14:textId="77777777" w:rsidR="009022C7" w:rsidRDefault="00000000">
            <w:pPr>
              <w:pStyle w:val="Compact"/>
              <w:rPr>
                <w:ins w:id="521" w:author="Matías Castillo-Aguilar" w:date="2026-08-10T02:45:00Z"/>
              </w:rPr>
            </w:pPr>
            <w:ins w:id="522" w:author="Matías Castillo-Aguilar" w:date="2026-08-10T02:45:00Z">
              <w:r>
                <w:t>56.76</w:t>
              </w:r>
            </w:ins>
          </w:p>
        </w:tc>
      </w:tr>
      <w:tr w:rsidR="009022C7" w14:paraId="1C07A490" w14:textId="77777777">
        <w:trPr>
          <w:cnfStyle w:val="000000100000" w:firstRow="0" w:lastRow="0" w:firstColumn="0" w:lastColumn="0" w:oddVBand="0" w:evenVBand="0" w:oddHBand="1" w:evenHBand="0" w:firstRowFirstColumn="0" w:firstRowLastColumn="0" w:lastRowFirstColumn="0" w:lastRowLastColumn="0"/>
          <w:ins w:id="523" w:author="Matías Castillo-Aguilar" w:date="2026-08-10T02:45:00Z"/>
        </w:trPr>
        <w:tc>
          <w:tcPr>
            <w:tcW w:w="2828" w:type="dxa"/>
          </w:tcPr>
          <w:p w14:paraId="0F197A06" w14:textId="77777777" w:rsidR="009022C7" w:rsidRDefault="00000000" w:rsidP="00AC00FC">
            <w:pPr>
              <w:pStyle w:val="Compact"/>
              <w:jc w:val="center"/>
              <w:rPr>
                <w:ins w:id="524" w:author="Matías Castillo-Aguilar" w:date="2026-08-10T02:45:00Z"/>
              </w:rPr>
            </w:pPr>
            <m:oMathPara>
              <m:oMath>
                <m:sSub>
                  <m:sSubPr>
                    <m:ctrlPr>
                      <w:ins w:id="525" w:author="Matías Castillo-Aguilar" w:date="2026-08-10T02:45:00Z">
                        <w:rPr>
                          <w:rFonts w:ascii="Cambria Math" w:hAnsi="Cambria Math"/>
                        </w:rPr>
                      </w:ins>
                    </m:ctrlPr>
                  </m:sSubPr>
                  <m:e>
                    <m:r>
                      <w:ins w:id="526" w:author="Matías Castillo-Aguilar" w:date="2026-08-10T02:45:00Z">
                        <w:rPr>
                          <w:rFonts w:ascii="Cambria Math" w:hAnsi="Cambria Math"/>
                        </w:rPr>
                        <m:t>c</m:t>
                      </w:ins>
                    </m:r>
                  </m:e>
                  <m:sub>
                    <m:r>
                      <w:ins w:id="527" w:author="Matías Castillo-Aguilar" w:date="2026-08-10T02:45:00Z">
                        <w:rPr>
                          <w:rFonts w:ascii="Cambria Math" w:hAnsi="Cambria Math"/>
                        </w:rPr>
                        <m:t>r</m:t>
                      </w:ins>
                    </m:r>
                  </m:sub>
                </m:sSub>
              </m:oMath>
            </m:oMathPara>
          </w:p>
        </w:tc>
        <w:tc>
          <w:tcPr>
            <w:tcW w:w="1018" w:type="dxa"/>
          </w:tcPr>
          <w:p w14:paraId="5F6B020F" w14:textId="77777777" w:rsidR="009022C7" w:rsidRDefault="00000000">
            <w:pPr>
              <w:pStyle w:val="Compact"/>
              <w:rPr>
                <w:ins w:id="528" w:author="Matías Castillo-Aguilar" w:date="2026-08-10T02:45:00Z"/>
              </w:rPr>
            </w:pPr>
            <w:ins w:id="529" w:author="Matías Castillo-Aguilar" w:date="2026-08-10T02:45:00Z">
              <w:r>
                <w:t>-0.01</w:t>
              </w:r>
            </w:ins>
          </w:p>
        </w:tc>
        <w:tc>
          <w:tcPr>
            <w:tcW w:w="1357" w:type="dxa"/>
          </w:tcPr>
          <w:p w14:paraId="273AD709" w14:textId="77777777" w:rsidR="009022C7" w:rsidRDefault="00000000">
            <w:pPr>
              <w:pStyle w:val="Compact"/>
              <w:rPr>
                <w:ins w:id="530" w:author="Matías Castillo-Aguilar" w:date="2026-08-10T02:45:00Z"/>
              </w:rPr>
            </w:pPr>
            <w:ins w:id="531" w:author="Matías Castillo-Aguilar" w:date="2026-08-10T02:45:00Z">
              <w:r>
                <w:t>-0.06</w:t>
              </w:r>
            </w:ins>
          </w:p>
        </w:tc>
        <w:tc>
          <w:tcPr>
            <w:tcW w:w="1357" w:type="dxa"/>
          </w:tcPr>
          <w:p w14:paraId="17584917" w14:textId="77777777" w:rsidR="009022C7" w:rsidRDefault="00000000">
            <w:pPr>
              <w:pStyle w:val="Compact"/>
              <w:rPr>
                <w:ins w:id="532" w:author="Matías Castillo-Aguilar" w:date="2026-08-10T02:45:00Z"/>
              </w:rPr>
            </w:pPr>
            <w:ins w:id="533" w:author="Matías Castillo-Aguilar" w:date="2026-08-10T02:45:00Z">
              <w:r>
                <w:t>0.05</w:t>
              </w:r>
            </w:ins>
          </w:p>
        </w:tc>
        <w:tc>
          <w:tcPr>
            <w:tcW w:w="678" w:type="dxa"/>
          </w:tcPr>
          <w:p w14:paraId="30F8C283" w14:textId="77777777" w:rsidR="009022C7" w:rsidRDefault="00000000">
            <w:pPr>
              <w:pStyle w:val="Compact"/>
              <w:rPr>
                <w:ins w:id="534" w:author="Matías Castillo-Aguilar" w:date="2026-08-10T02:45:00Z"/>
              </w:rPr>
            </w:pPr>
            <w:ins w:id="535" w:author="Matías Castillo-Aguilar" w:date="2026-08-10T02:45:00Z">
              <w:r>
                <w:t>59.22</w:t>
              </w:r>
            </w:ins>
          </w:p>
        </w:tc>
        <w:tc>
          <w:tcPr>
            <w:tcW w:w="678" w:type="dxa"/>
          </w:tcPr>
          <w:p w14:paraId="524AD62F" w14:textId="77777777" w:rsidR="009022C7" w:rsidRDefault="00000000">
            <w:pPr>
              <w:pStyle w:val="Compact"/>
              <w:rPr>
                <w:ins w:id="536" w:author="Matías Castillo-Aguilar" w:date="2026-08-10T02:45:00Z"/>
              </w:rPr>
            </w:pPr>
            <w:ins w:id="537" w:author="Matías Castillo-Aguilar" w:date="2026-08-10T02:45:00Z">
              <w:r>
                <w:t>55.55</w:t>
              </w:r>
            </w:ins>
          </w:p>
        </w:tc>
      </w:tr>
      <w:tr w:rsidR="009022C7" w14:paraId="6AD07447" w14:textId="77777777">
        <w:trPr>
          <w:ins w:id="538" w:author="Matías Castillo-Aguilar" w:date="2026-08-10T02:45:00Z"/>
        </w:trPr>
        <w:tc>
          <w:tcPr>
            <w:tcW w:w="2828" w:type="dxa"/>
          </w:tcPr>
          <w:p w14:paraId="6C40F9D5" w14:textId="77777777" w:rsidR="009022C7" w:rsidRDefault="00000000" w:rsidP="00AC00FC">
            <w:pPr>
              <w:pStyle w:val="Compact"/>
              <w:jc w:val="center"/>
              <w:rPr>
                <w:ins w:id="539" w:author="Matías Castillo-Aguilar" w:date="2026-08-10T02:45:00Z"/>
              </w:rPr>
            </w:pPr>
            <m:oMathPara>
              <m:oMath>
                <m:sSub>
                  <m:sSubPr>
                    <m:ctrlPr>
                      <w:ins w:id="540" w:author="Matías Castillo-Aguilar" w:date="2026-08-10T02:45:00Z">
                        <w:rPr>
                          <w:rFonts w:ascii="Cambria Math" w:hAnsi="Cambria Math"/>
                        </w:rPr>
                      </w:ins>
                    </m:ctrlPr>
                  </m:sSubPr>
                  <m:e>
                    <m:r>
                      <w:ins w:id="541" w:author="Matías Castillo-Aguilar" w:date="2026-08-10T02:45:00Z">
                        <w:rPr>
                          <w:rFonts w:ascii="Cambria Math" w:hAnsi="Cambria Math"/>
                        </w:rPr>
                        <m:t>α</m:t>
                      </w:ins>
                    </m:r>
                  </m:e>
                  <m:sub>
                    <m:r>
                      <w:ins w:id="542" w:author="Matías Castillo-Aguilar" w:date="2026-08-10T02:45:00Z">
                        <w:rPr>
                          <w:rFonts w:ascii="Cambria Math" w:hAnsi="Cambria Math"/>
                        </w:rPr>
                        <m:t>s</m:t>
                      </w:ins>
                    </m:r>
                  </m:sub>
                </m:sSub>
              </m:oMath>
            </m:oMathPara>
          </w:p>
        </w:tc>
        <w:tc>
          <w:tcPr>
            <w:tcW w:w="1018" w:type="dxa"/>
          </w:tcPr>
          <w:p w14:paraId="13BD5233" w14:textId="77777777" w:rsidR="009022C7" w:rsidRDefault="00000000">
            <w:pPr>
              <w:pStyle w:val="Compact"/>
              <w:rPr>
                <w:ins w:id="543" w:author="Matías Castillo-Aguilar" w:date="2026-08-10T02:45:00Z"/>
              </w:rPr>
            </w:pPr>
            <w:ins w:id="544" w:author="Matías Castillo-Aguilar" w:date="2026-08-10T02:45:00Z">
              <w:r>
                <w:t>8.43</w:t>
              </w:r>
            </w:ins>
          </w:p>
        </w:tc>
        <w:tc>
          <w:tcPr>
            <w:tcW w:w="1357" w:type="dxa"/>
          </w:tcPr>
          <w:p w14:paraId="61071EB4" w14:textId="77777777" w:rsidR="009022C7" w:rsidRDefault="00000000">
            <w:pPr>
              <w:pStyle w:val="Compact"/>
              <w:rPr>
                <w:ins w:id="545" w:author="Matías Castillo-Aguilar" w:date="2026-08-10T02:45:00Z"/>
              </w:rPr>
            </w:pPr>
            <w:ins w:id="546" w:author="Matías Castillo-Aguilar" w:date="2026-08-10T02:45:00Z">
              <w:r>
                <w:t>-15.46</w:t>
              </w:r>
            </w:ins>
          </w:p>
        </w:tc>
        <w:tc>
          <w:tcPr>
            <w:tcW w:w="1357" w:type="dxa"/>
          </w:tcPr>
          <w:p w14:paraId="6931D7B9" w14:textId="77777777" w:rsidR="009022C7" w:rsidRDefault="00000000">
            <w:pPr>
              <w:pStyle w:val="Compact"/>
              <w:rPr>
                <w:ins w:id="547" w:author="Matías Castillo-Aguilar" w:date="2026-08-10T02:45:00Z"/>
              </w:rPr>
            </w:pPr>
            <w:ins w:id="548" w:author="Matías Castillo-Aguilar" w:date="2026-08-10T02:45:00Z">
              <w:r>
                <w:t>32.92</w:t>
              </w:r>
            </w:ins>
          </w:p>
        </w:tc>
        <w:tc>
          <w:tcPr>
            <w:tcW w:w="678" w:type="dxa"/>
          </w:tcPr>
          <w:p w14:paraId="382DC978" w14:textId="77777777" w:rsidR="009022C7" w:rsidRDefault="00000000">
            <w:pPr>
              <w:pStyle w:val="Compact"/>
              <w:rPr>
                <w:ins w:id="549" w:author="Matías Castillo-Aguilar" w:date="2026-08-10T02:45:00Z"/>
              </w:rPr>
            </w:pPr>
            <w:ins w:id="550" w:author="Matías Castillo-Aguilar" w:date="2026-08-10T02:45:00Z">
              <w:r>
                <w:t>74.37</w:t>
              </w:r>
            </w:ins>
          </w:p>
        </w:tc>
        <w:tc>
          <w:tcPr>
            <w:tcW w:w="678" w:type="dxa"/>
          </w:tcPr>
          <w:p w14:paraId="4F96E4B3" w14:textId="77777777" w:rsidR="009022C7" w:rsidRDefault="00000000">
            <w:pPr>
              <w:pStyle w:val="Compact"/>
              <w:rPr>
                <w:ins w:id="551" w:author="Matías Castillo-Aguilar" w:date="2026-08-10T02:45:00Z"/>
              </w:rPr>
            </w:pPr>
            <w:ins w:id="552" w:author="Matías Castillo-Aguilar" w:date="2026-08-10T02:45:00Z">
              <w:r>
                <w:t>71.21</w:t>
              </w:r>
            </w:ins>
          </w:p>
        </w:tc>
      </w:tr>
      <w:tr w:rsidR="009022C7" w14:paraId="40524C59" w14:textId="77777777">
        <w:trPr>
          <w:cnfStyle w:val="000000100000" w:firstRow="0" w:lastRow="0" w:firstColumn="0" w:lastColumn="0" w:oddVBand="0" w:evenVBand="0" w:oddHBand="1" w:evenHBand="0" w:firstRowFirstColumn="0" w:firstRowLastColumn="0" w:lastRowFirstColumn="0" w:lastRowLastColumn="0"/>
          <w:ins w:id="553" w:author="Matías Castillo-Aguilar" w:date="2026-08-10T02:45:00Z"/>
        </w:trPr>
        <w:tc>
          <w:tcPr>
            <w:tcW w:w="2828" w:type="dxa"/>
          </w:tcPr>
          <w:p w14:paraId="5A09AC0C" w14:textId="77777777" w:rsidR="009022C7" w:rsidRDefault="00000000" w:rsidP="00AC00FC">
            <w:pPr>
              <w:pStyle w:val="Compact"/>
              <w:jc w:val="center"/>
              <w:rPr>
                <w:ins w:id="554" w:author="Matías Castillo-Aguilar" w:date="2026-08-10T02:45:00Z"/>
              </w:rPr>
            </w:pPr>
            <m:oMathPara>
              <m:oMath>
                <m:sSub>
                  <m:sSubPr>
                    <m:ctrlPr>
                      <w:ins w:id="555" w:author="Matías Castillo-Aguilar" w:date="2026-08-10T02:45:00Z">
                        <w:rPr>
                          <w:rFonts w:ascii="Cambria Math" w:hAnsi="Cambria Math"/>
                        </w:rPr>
                      </w:ins>
                    </m:ctrlPr>
                  </m:sSubPr>
                  <m:e>
                    <m:r>
                      <w:ins w:id="556" w:author="Matías Castillo-Aguilar" w:date="2026-08-10T02:45:00Z">
                        <w:rPr>
                          <w:rFonts w:ascii="Cambria Math" w:hAnsi="Cambria Math"/>
                        </w:rPr>
                        <m:t>β</m:t>
                      </w:ins>
                    </m:r>
                  </m:e>
                  <m:sub>
                    <m:r>
                      <w:ins w:id="557" w:author="Matías Castillo-Aguilar" w:date="2026-08-10T02:45:00Z">
                        <w:rPr>
                          <w:rFonts w:ascii="Cambria Math" w:hAnsi="Cambria Math"/>
                        </w:rPr>
                        <m:t>s</m:t>
                      </w:ins>
                    </m:r>
                  </m:sub>
                </m:sSub>
              </m:oMath>
            </m:oMathPara>
          </w:p>
        </w:tc>
        <w:tc>
          <w:tcPr>
            <w:tcW w:w="1018" w:type="dxa"/>
          </w:tcPr>
          <w:p w14:paraId="401A23B3" w14:textId="77777777" w:rsidR="009022C7" w:rsidRDefault="00000000">
            <w:pPr>
              <w:pStyle w:val="Compact"/>
              <w:rPr>
                <w:ins w:id="558" w:author="Matías Castillo-Aguilar" w:date="2026-08-10T02:45:00Z"/>
              </w:rPr>
            </w:pPr>
            <w:ins w:id="559" w:author="Matías Castillo-Aguilar" w:date="2026-08-10T02:45:00Z">
              <w:r>
                <w:t>-6.86</w:t>
              </w:r>
            </w:ins>
          </w:p>
        </w:tc>
        <w:tc>
          <w:tcPr>
            <w:tcW w:w="1357" w:type="dxa"/>
          </w:tcPr>
          <w:p w14:paraId="45D84D9D" w14:textId="77777777" w:rsidR="009022C7" w:rsidRDefault="00000000">
            <w:pPr>
              <w:pStyle w:val="Compact"/>
              <w:rPr>
                <w:ins w:id="560" w:author="Matías Castillo-Aguilar" w:date="2026-08-10T02:45:00Z"/>
              </w:rPr>
            </w:pPr>
            <w:ins w:id="561" w:author="Matías Castillo-Aguilar" w:date="2026-08-10T02:45:00Z">
              <w:r>
                <w:t>-29.64</w:t>
              </w:r>
            </w:ins>
          </w:p>
        </w:tc>
        <w:tc>
          <w:tcPr>
            <w:tcW w:w="1357" w:type="dxa"/>
          </w:tcPr>
          <w:p w14:paraId="162653BC" w14:textId="77777777" w:rsidR="009022C7" w:rsidRDefault="00000000">
            <w:pPr>
              <w:pStyle w:val="Compact"/>
              <w:rPr>
                <w:ins w:id="562" w:author="Matías Castillo-Aguilar" w:date="2026-08-10T02:45:00Z"/>
              </w:rPr>
            </w:pPr>
            <w:ins w:id="563" w:author="Matías Castillo-Aguilar" w:date="2026-08-10T02:45:00Z">
              <w:r>
                <w:t>15.77</w:t>
              </w:r>
            </w:ins>
          </w:p>
        </w:tc>
        <w:tc>
          <w:tcPr>
            <w:tcW w:w="678" w:type="dxa"/>
          </w:tcPr>
          <w:p w14:paraId="576702A7" w14:textId="77777777" w:rsidR="009022C7" w:rsidRDefault="00000000">
            <w:pPr>
              <w:pStyle w:val="Compact"/>
              <w:rPr>
                <w:ins w:id="564" w:author="Matías Castillo-Aguilar" w:date="2026-08-10T02:45:00Z"/>
              </w:rPr>
            </w:pPr>
            <w:ins w:id="565" w:author="Matías Castillo-Aguilar" w:date="2026-08-10T02:45:00Z">
              <w:r>
                <w:t>71.72</w:t>
              </w:r>
            </w:ins>
          </w:p>
        </w:tc>
        <w:tc>
          <w:tcPr>
            <w:tcW w:w="678" w:type="dxa"/>
          </w:tcPr>
          <w:p w14:paraId="25DD92B7" w14:textId="77777777" w:rsidR="009022C7" w:rsidRDefault="00000000">
            <w:pPr>
              <w:pStyle w:val="Compact"/>
              <w:rPr>
                <w:ins w:id="566" w:author="Matías Castillo-Aguilar" w:date="2026-08-10T02:45:00Z"/>
              </w:rPr>
            </w:pPr>
            <w:ins w:id="567" w:author="Matías Castillo-Aguilar" w:date="2026-08-10T02:45:00Z">
              <w:r>
                <w:t>68.40</w:t>
              </w:r>
            </w:ins>
          </w:p>
        </w:tc>
      </w:tr>
      <w:tr w:rsidR="009022C7" w14:paraId="483B4535" w14:textId="77777777">
        <w:trPr>
          <w:ins w:id="568" w:author="Matías Castillo-Aguilar" w:date="2026-08-10T02:45:00Z"/>
        </w:trPr>
        <w:tc>
          <w:tcPr>
            <w:tcW w:w="2828" w:type="dxa"/>
          </w:tcPr>
          <w:p w14:paraId="3047D251" w14:textId="77777777" w:rsidR="009022C7" w:rsidRDefault="00000000" w:rsidP="00AC00FC">
            <w:pPr>
              <w:pStyle w:val="Compact"/>
              <w:jc w:val="center"/>
              <w:rPr>
                <w:ins w:id="569" w:author="Matías Castillo-Aguilar" w:date="2026-08-10T02:45:00Z"/>
              </w:rPr>
            </w:pPr>
            <m:oMathPara>
              <m:oMath>
                <m:sSub>
                  <m:sSubPr>
                    <m:ctrlPr>
                      <w:ins w:id="570" w:author="Matías Castillo-Aguilar" w:date="2026-08-10T02:45:00Z">
                        <w:rPr>
                          <w:rFonts w:ascii="Cambria Math" w:hAnsi="Cambria Math"/>
                        </w:rPr>
                      </w:ins>
                    </m:ctrlPr>
                  </m:sSubPr>
                  <m:e>
                    <m:r>
                      <w:ins w:id="571" w:author="Matías Castillo-Aguilar" w:date="2026-08-10T02:45:00Z">
                        <w:rPr>
                          <w:rFonts w:ascii="Cambria Math" w:hAnsi="Cambria Math"/>
                        </w:rPr>
                        <m:t>c</m:t>
                      </w:ins>
                    </m:r>
                  </m:e>
                  <m:sub>
                    <m:r>
                      <w:ins w:id="572" w:author="Matías Castillo-Aguilar" w:date="2026-08-10T02:45:00Z">
                        <w:rPr>
                          <w:rFonts w:ascii="Cambria Math" w:hAnsi="Cambria Math"/>
                        </w:rPr>
                        <m:t>s</m:t>
                      </w:ins>
                    </m:r>
                  </m:sub>
                </m:sSub>
              </m:oMath>
            </m:oMathPara>
          </w:p>
        </w:tc>
        <w:tc>
          <w:tcPr>
            <w:tcW w:w="1018" w:type="dxa"/>
          </w:tcPr>
          <w:p w14:paraId="4E5C3B0D" w14:textId="77777777" w:rsidR="009022C7" w:rsidRDefault="00000000">
            <w:pPr>
              <w:pStyle w:val="Compact"/>
              <w:rPr>
                <w:ins w:id="573" w:author="Matías Castillo-Aguilar" w:date="2026-08-10T02:45:00Z"/>
              </w:rPr>
            </w:pPr>
            <w:ins w:id="574" w:author="Matías Castillo-Aguilar" w:date="2026-08-10T02:45:00Z">
              <w:r>
                <w:t>-0.03</w:t>
              </w:r>
            </w:ins>
          </w:p>
        </w:tc>
        <w:tc>
          <w:tcPr>
            <w:tcW w:w="1357" w:type="dxa"/>
          </w:tcPr>
          <w:p w14:paraId="43524275" w14:textId="77777777" w:rsidR="009022C7" w:rsidRDefault="00000000">
            <w:pPr>
              <w:pStyle w:val="Compact"/>
              <w:rPr>
                <w:ins w:id="575" w:author="Matías Castillo-Aguilar" w:date="2026-08-10T02:45:00Z"/>
              </w:rPr>
            </w:pPr>
            <w:ins w:id="576" w:author="Matías Castillo-Aguilar" w:date="2026-08-10T02:45:00Z">
              <w:r>
                <w:t>-0.18</w:t>
              </w:r>
            </w:ins>
          </w:p>
        </w:tc>
        <w:tc>
          <w:tcPr>
            <w:tcW w:w="1357" w:type="dxa"/>
          </w:tcPr>
          <w:p w14:paraId="45CC4916" w14:textId="77777777" w:rsidR="009022C7" w:rsidRDefault="00000000">
            <w:pPr>
              <w:pStyle w:val="Compact"/>
              <w:rPr>
                <w:ins w:id="577" w:author="Matías Castillo-Aguilar" w:date="2026-08-10T02:45:00Z"/>
              </w:rPr>
            </w:pPr>
            <w:ins w:id="578" w:author="Matías Castillo-Aguilar" w:date="2026-08-10T02:45:00Z">
              <w:r>
                <w:t>0.13</w:t>
              </w:r>
            </w:ins>
          </w:p>
        </w:tc>
        <w:tc>
          <w:tcPr>
            <w:tcW w:w="678" w:type="dxa"/>
          </w:tcPr>
          <w:p w14:paraId="491CAEE1" w14:textId="77777777" w:rsidR="009022C7" w:rsidRDefault="00000000">
            <w:pPr>
              <w:pStyle w:val="Compact"/>
              <w:rPr>
                <w:ins w:id="579" w:author="Matías Castillo-Aguilar" w:date="2026-08-10T02:45:00Z"/>
              </w:rPr>
            </w:pPr>
            <w:ins w:id="580" w:author="Matías Castillo-Aguilar" w:date="2026-08-10T02:45:00Z">
              <w:r>
                <w:t>63.45</w:t>
              </w:r>
            </w:ins>
          </w:p>
        </w:tc>
        <w:tc>
          <w:tcPr>
            <w:tcW w:w="678" w:type="dxa"/>
          </w:tcPr>
          <w:p w14:paraId="6C6DB811" w14:textId="77777777" w:rsidR="009022C7" w:rsidRDefault="00000000">
            <w:pPr>
              <w:pStyle w:val="Compact"/>
              <w:rPr>
                <w:ins w:id="581" w:author="Matías Castillo-Aguilar" w:date="2026-08-10T02:45:00Z"/>
              </w:rPr>
            </w:pPr>
            <w:ins w:id="582" w:author="Matías Castillo-Aguilar" w:date="2026-08-10T02:45:00Z">
              <w:r>
                <w:t>59.45</w:t>
              </w:r>
            </w:ins>
          </w:p>
        </w:tc>
      </w:tr>
      <w:tr w:rsidR="009022C7" w14:paraId="4777D29A" w14:textId="77777777">
        <w:trPr>
          <w:cnfStyle w:val="000000100000" w:firstRow="0" w:lastRow="0" w:firstColumn="0" w:lastColumn="0" w:oddVBand="0" w:evenVBand="0" w:oddHBand="1" w:evenHBand="0" w:firstRowFirstColumn="0" w:firstRowLastColumn="0" w:lastRowFirstColumn="0" w:lastRowLastColumn="0"/>
          <w:ins w:id="583" w:author="Matías Castillo-Aguilar" w:date="2026-08-10T02:45:00Z"/>
        </w:trPr>
        <w:tc>
          <w:tcPr>
            <w:tcW w:w="2828" w:type="dxa"/>
          </w:tcPr>
          <w:p w14:paraId="24DAE4C9" w14:textId="77777777" w:rsidR="009022C7" w:rsidRDefault="00000000" w:rsidP="00AC00FC">
            <w:pPr>
              <w:pStyle w:val="Compact"/>
              <w:jc w:val="center"/>
              <w:rPr>
                <w:ins w:id="584" w:author="Matías Castillo-Aguilar" w:date="2026-08-10T02:45:00Z"/>
              </w:rPr>
            </w:pPr>
            <m:oMathPara>
              <m:oMath>
                <m:sSub>
                  <m:sSubPr>
                    <m:ctrlPr>
                      <w:ins w:id="585" w:author="Matías Castillo-Aguilar" w:date="2026-08-10T02:45:00Z">
                        <w:rPr>
                          <w:rFonts w:ascii="Cambria Math" w:hAnsi="Cambria Math"/>
                        </w:rPr>
                      </w:ins>
                    </m:ctrlPr>
                  </m:sSubPr>
                  <m:e>
                    <m:r>
                      <w:ins w:id="586" w:author="Matías Castillo-Aguilar" w:date="2026-08-10T02:45:00Z">
                        <w:rPr>
                          <w:rFonts w:ascii="Cambria Math" w:hAnsi="Cambria Math"/>
                        </w:rPr>
                        <m:t>c</m:t>
                      </w:ins>
                    </m:r>
                  </m:e>
                  <m:sub>
                    <m:r>
                      <w:ins w:id="587" w:author="Matías Castillo-Aguilar" w:date="2026-08-10T02:45:00Z">
                        <w:rPr>
                          <w:rFonts w:ascii="Cambria Math" w:hAnsi="Cambria Math"/>
                        </w:rPr>
                        <m:t>c</m:t>
                      </w:ins>
                    </m:r>
                  </m:sub>
                </m:sSub>
              </m:oMath>
            </m:oMathPara>
          </w:p>
        </w:tc>
        <w:tc>
          <w:tcPr>
            <w:tcW w:w="1018" w:type="dxa"/>
          </w:tcPr>
          <w:p w14:paraId="7C87C763" w14:textId="77777777" w:rsidR="009022C7" w:rsidRDefault="00000000">
            <w:pPr>
              <w:pStyle w:val="Compact"/>
              <w:rPr>
                <w:ins w:id="588" w:author="Matías Castillo-Aguilar" w:date="2026-08-10T02:45:00Z"/>
              </w:rPr>
            </w:pPr>
            <w:ins w:id="589" w:author="Matías Castillo-Aguilar" w:date="2026-08-10T02:45:00Z">
              <w:r>
                <w:t>0.03</w:t>
              </w:r>
            </w:ins>
          </w:p>
        </w:tc>
        <w:tc>
          <w:tcPr>
            <w:tcW w:w="1357" w:type="dxa"/>
          </w:tcPr>
          <w:p w14:paraId="7FF90F08" w14:textId="77777777" w:rsidR="009022C7" w:rsidRDefault="00000000">
            <w:pPr>
              <w:pStyle w:val="Compact"/>
              <w:rPr>
                <w:ins w:id="590" w:author="Matías Castillo-Aguilar" w:date="2026-08-10T02:45:00Z"/>
              </w:rPr>
            </w:pPr>
            <w:ins w:id="591" w:author="Matías Castillo-Aguilar" w:date="2026-08-10T02:45:00Z">
              <w:r>
                <w:t>-0.05</w:t>
              </w:r>
            </w:ins>
          </w:p>
        </w:tc>
        <w:tc>
          <w:tcPr>
            <w:tcW w:w="1357" w:type="dxa"/>
          </w:tcPr>
          <w:p w14:paraId="10C29FAB" w14:textId="77777777" w:rsidR="009022C7" w:rsidRDefault="00000000">
            <w:pPr>
              <w:pStyle w:val="Compact"/>
              <w:rPr>
                <w:ins w:id="592" w:author="Matías Castillo-Aguilar" w:date="2026-08-10T02:45:00Z"/>
              </w:rPr>
            </w:pPr>
            <w:ins w:id="593" w:author="Matías Castillo-Aguilar" w:date="2026-08-10T02:45:00Z">
              <w:r>
                <w:t>0.13</w:t>
              </w:r>
            </w:ins>
          </w:p>
        </w:tc>
        <w:tc>
          <w:tcPr>
            <w:tcW w:w="678" w:type="dxa"/>
          </w:tcPr>
          <w:p w14:paraId="15741D0B" w14:textId="77777777" w:rsidR="009022C7" w:rsidRDefault="00000000">
            <w:pPr>
              <w:pStyle w:val="Compact"/>
              <w:rPr>
                <w:ins w:id="594" w:author="Matías Castillo-Aguilar" w:date="2026-08-10T02:45:00Z"/>
              </w:rPr>
            </w:pPr>
            <w:ins w:id="595" w:author="Matías Castillo-Aguilar" w:date="2026-08-10T02:45:00Z">
              <w:r>
                <w:t>84.34</w:t>
              </w:r>
            </w:ins>
          </w:p>
        </w:tc>
        <w:tc>
          <w:tcPr>
            <w:tcW w:w="678" w:type="dxa"/>
          </w:tcPr>
          <w:p w14:paraId="228AF222" w14:textId="77777777" w:rsidR="009022C7" w:rsidRDefault="00000000">
            <w:pPr>
              <w:pStyle w:val="Compact"/>
              <w:rPr>
                <w:ins w:id="596" w:author="Matías Castillo-Aguilar" w:date="2026-08-10T02:45:00Z"/>
              </w:rPr>
            </w:pPr>
            <w:ins w:id="597" w:author="Matías Castillo-Aguilar" w:date="2026-08-10T02:45:00Z">
              <w:r>
                <w:t>81.16</w:t>
              </w:r>
            </w:ins>
          </w:p>
        </w:tc>
      </w:tr>
      <w:tr w:rsidR="009022C7" w14:paraId="20D45E91" w14:textId="77777777">
        <w:trPr>
          <w:ins w:id="598" w:author="Matías Castillo-Aguilar" w:date="2026-08-10T02:45:00Z"/>
        </w:trPr>
        <w:tc>
          <w:tcPr>
            <w:tcW w:w="2828" w:type="dxa"/>
          </w:tcPr>
          <w:p w14:paraId="5AD72606" w14:textId="77777777" w:rsidR="009022C7" w:rsidRDefault="00000000" w:rsidP="00AC00FC">
            <w:pPr>
              <w:pStyle w:val="Compact"/>
              <w:jc w:val="center"/>
              <w:rPr>
                <w:ins w:id="599" w:author="Matías Castillo-Aguilar" w:date="2026-08-10T02:45:00Z"/>
              </w:rPr>
            </w:pPr>
            <m:oMathPara>
              <m:oMath>
                <m:r>
                  <w:ins w:id="600" w:author="Matías Castillo-Aguilar" w:date="2026-08-10T02:45:00Z">
                    <w:rPr>
                      <w:rFonts w:ascii="Cambria Math" w:hAnsi="Cambria Math"/>
                    </w:rPr>
                    <m:t>w</m:t>
                  </w:ins>
                </m:r>
              </m:oMath>
            </m:oMathPara>
          </w:p>
        </w:tc>
        <w:tc>
          <w:tcPr>
            <w:tcW w:w="1018" w:type="dxa"/>
          </w:tcPr>
          <w:p w14:paraId="0ADAAA58" w14:textId="77777777" w:rsidR="009022C7" w:rsidRDefault="00000000">
            <w:pPr>
              <w:pStyle w:val="Compact"/>
              <w:rPr>
                <w:ins w:id="601" w:author="Matías Castillo-Aguilar" w:date="2026-08-10T02:45:00Z"/>
              </w:rPr>
            </w:pPr>
            <w:ins w:id="602" w:author="Matías Castillo-Aguilar" w:date="2026-08-10T02:45:00Z">
              <w:r>
                <w:t>0.01</w:t>
              </w:r>
            </w:ins>
          </w:p>
        </w:tc>
        <w:tc>
          <w:tcPr>
            <w:tcW w:w="1357" w:type="dxa"/>
          </w:tcPr>
          <w:p w14:paraId="01C5B69B" w14:textId="77777777" w:rsidR="009022C7" w:rsidRDefault="00000000">
            <w:pPr>
              <w:pStyle w:val="Compact"/>
              <w:rPr>
                <w:ins w:id="603" w:author="Matías Castillo-Aguilar" w:date="2026-08-10T02:45:00Z"/>
              </w:rPr>
            </w:pPr>
            <w:ins w:id="604" w:author="Matías Castillo-Aguilar" w:date="2026-08-10T02:45:00Z">
              <w:r>
                <w:t>-0.02</w:t>
              </w:r>
            </w:ins>
          </w:p>
        </w:tc>
        <w:tc>
          <w:tcPr>
            <w:tcW w:w="1357" w:type="dxa"/>
          </w:tcPr>
          <w:p w14:paraId="18FB1A79" w14:textId="77777777" w:rsidR="009022C7" w:rsidRDefault="00000000">
            <w:pPr>
              <w:pStyle w:val="Compact"/>
              <w:rPr>
                <w:ins w:id="605" w:author="Matías Castillo-Aguilar" w:date="2026-08-10T02:45:00Z"/>
              </w:rPr>
            </w:pPr>
            <w:ins w:id="606" w:author="Matías Castillo-Aguilar" w:date="2026-08-10T02:45:00Z">
              <w:r>
                <w:t>0.05</w:t>
              </w:r>
            </w:ins>
          </w:p>
        </w:tc>
        <w:tc>
          <w:tcPr>
            <w:tcW w:w="678" w:type="dxa"/>
          </w:tcPr>
          <w:p w14:paraId="74335658" w14:textId="77777777" w:rsidR="009022C7" w:rsidRDefault="00000000">
            <w:pPr>
              <w:pStyle w:val="Compact"/>
              <w:rPr>
                <w:ins w:id="607" w:author="Matías Castillo-Aguilar" w:date="2026-08-10T02:45:00Z"/>
              </w:rPr>
            </w:pPr>
            <w:ins w:id="608" w:author="Matías Castillo-Aguilar" w:date="2026-08-10T02:45:00Z">
              <w:r>
                <w:t>78.00</w:t>
              </w:r>
            </w:ins>
          </w:p>
        </w:tc>
        <w:tc>
          <w:tcPr>
            <w:tcW w:w="678" w:type="dxa"/>
          </w:tcPr>
          <w:p w14:paraId="70845C43" w14:textId="77777777" w:rsidR="009022C7" w:rsidRDefault="00000000">
            <w:pPr>
              <w:pStyle w:val="Compact"/>
              <w:rPr>
                <w:ins w:id="609" w:author="Matías Castillo-Aguilar" w:date="2026-08-10T02:45:00Z"/>
              </w:rPr>
            </w:pPr>
            <w:ins w:id="610" w:author="Matías Castillo-Aguilar" w:date="2026-08-10T02:45:00Z">
              <w:r>
                <w:t>74.96</w:t>
              </w:r>
            </w:ins>
          </w:p>
        </w:tc>
      </w:tr>
      <w:tr w:rsidR="009022C7" w14:paraId="4BEF6492" w14:textId="77777777">
        <w:trPr>
          <w:cnfStyle w:val="000000100000" w:firstRow="0" w:lastRow="0" w:firstColumn="0" w:lastColumn="0" w:oddVBand="0" w:evenVBand="0" w:oddHBand="1" w:evenHBand="0" w:firstRowFirstColumn="0" w:firstRowLastColumn="0" w:lastRowFirstColumn="0" w:lastRowLastColumn="0"/>
          <w:ins w:id="611" w:author="Matías Castillo-Aguilar" w:date="2026-08-10T02:45:00Z"/>
        </w:trPr>
        <w:tc>
          <w:tcPr>
            <w:tcW w:w="2828" w:type="dxa"/>
          </w:tcPr>
          <w:p w14:paraId="0E3CADA1" w14:textId="77777777" w:rsidR="009022C7" w:rsidRDefault="00000000" w:rsidP="00AC00FC">
            <w:pPr>
              <w:pStyle w:val="Compact"/>
              <w:jc w:val="center"/>
              <w:rPr>
                <w:ins w:id="612" w:author="Matías Castillo-Aguilar" w:date="2026-08-10T02:45:00Z"/>
              </w:rPr>
            </w:pPr>
            <m:oMath>
              <m:sSub>
                <m:sSubPr>
                  <m:ctrlPr>
                    <w:ins w:id="613" w:author="Matías Castillo-Aguilar" w:date="2026-08-10T02:45:00Z">
                      <w:rPr>
                        <w:rFonts w:ascii="Cambria Math" w:hAnsi="Cambria Math"/>
                      </w:rPr>
                    </w:ins>
                  </m:ctrlPr>
                </m:sSubPr>
                <m:e>
                  <m:acc>
                    <m:accPr>
                      <m:chr m:val="⃗"/>
                      <m:ctrlPr>
                        <w:ins w:id="614" w:author="Matías Castillo-Aguilar" w:date="2026-08-10T02:45:00Z">
                          <w:rPr>
                            <w:rFonts w:ascii="Cambria Math" w:hAnsi="Cambria Math"/>
                          </w:rPr>
                        </w:ins>
                      </m:ctrlPr>
                    </m:accPr>
                    <m:e>
                      <m:r>
                        <w:ins w:id="615" w:author="Matías Castillo-Aguilar" w:date="2026-08-10T02:45:00Z">
                          <w:rPr>
                            <w:rFonts w:ascii="Cambria Math" w:hAnsi="Cambria Math"/>
                          </w:rPr>
                          <m:t>π</m:t>
                        </w:ins>
                      </m:r>
                    </m:e>
                  </m:acc>
                </m:e>
                <m:sub>
                  <m:r>
                    <w:ins w:id="616" w:author="Matías Castillo-Aguilar" w:date="2026-08-10T02:45:00Z">
                      <w:rPr>
                        <w:rFonts w:ascii="Cambria Math" w:hAnsi="Cambria Math"/>
                      </w:rPr>
                      <m:t>base</m:t>
                    </w:ins>
                  </m:r>
                </m:sub>
              </m:sSub>
            </m:oMath>
            <w:ins w:id="617" w:author="Matías Castillo-Aguilar" w:date="2026-08-10T02:45:00Z">
              <w:r>
                <w:t xml:space="preserve"> [VLF]</w:t>
              </w:r>
            </w:ins>
          </w:p>
        </w:tc>
        <w:tc>
          <w:tcPr>
            <w:tcW w:w="1018" w:type="dxa"/>
          </w:tcPr>
          <w:p w14:paraId="48DDC1DE" w14:textId="77777777" w:rsidR="009022C7" w:rsidRDefault="00000000">
            <w:pPr>
              <w:pStyle w:val="Compact"/>
              <w:rPr>
                <w:ins w:id="618" w:author="Matías Castillo-Aguilar" w:date="2026-08-10T02:45:00Z"/>
              </w:rPr>
            </w:pPr>
            <w:ins w:id="619" w:author="Matías Castillo-Aguilar" w:date="2026-08-10T02:45:00Z">
              <w:r>
                <w:t>0.02</w:t>
              </w:r>
            </w:ins>
          </w:p>
        </w:tc>
        <w:tc>
          <w:tcPr>
            <w:tcW w:w="1357" w:type="dxa"/>
          </w:tcPr>
          <w:p w14:paraId="7E634D51" w14:textId="77777777" w:rsidR="009022C7" w:rsidRDefault="00000000">
            <w:pPr>
              <w:pStyle w:val="Compact"/>
              <w:rPr>
                <w:ins w:id="620" w:author="Matías Castillo-Aguilar" w:date="2026-08-10T02:45:00Z"/>
              </w:rPr>
            </w:pPr>
            <w:ins w:id="621" w:author="Matías Castillo-Aguilar" w:date="2026-08-10T02:45:00Z">
              <w:r>
                <w:t>-0.08</w:t>
              </w:r>
            </w:ins>
          </w:p>
        </w:tc>
        <w:tc>
          <w:tcPr>
            <w:tcW w:w="1357" w:type="dxa"/>
          </w:tcPr>
          <w:p w14:paraId="429A1D4D" w14:textId="77777777" w:rsidR="009022C7" w:rsidRDefault="00000000">
            <w:pPr>
              <w:pStyle w:val="Compact"/>
              <w:rPr>
                <w:ins w:id="622" w:author="Matías Castillo-Aguilar" w:date="2026-08-10T02:45:00Z"/>
              </w:rPr>
            </w:pPr>
            <w:ins w:id="623" w:author="Matías Castillo-Aguilar" w:date="2026-08-10T02:45:00Z">
              <w:r>
                <w:t>0.11</w:t>
              </w:r>
            </w:ins>
          </w:p>
        </w:tc>
        <w:tc>
          <w:tcPr>
            <w:tcW w:w="678" w:type="dxa"/>
          </w:tcPr>
          <w:p w14:paraId="2D62FCFF" w14:textId="77777777" w:rsidR="009022C7" w:rsidRDefault="00000000">
            <w:pPr>
              <w:pStyle w:val="Compact"/>
              <w:rPr>
                <w:ins w:id="624" w:author="Matías Castillo-Aguilar" w:date="2026-08-10T02:45:00Z"/>
              </w:rPr>
            </w:pPr>
            <w:ins w:id="625" w:author="Matías Castillo-Aguilar" w:date="2026-08-10T02:45:00Z">
              <w:r>
                <w:t>63.03</w:t>
              </w:r>
            </w:ins>
          </w:p>
        </w:tc>
        <w:tc>
          <w:tcPr>
            <w:tcW w:w="678" w:type="dxa"/>
          </w:tcPr>
          <w:p w14:paraId="49909D4D" w14:textId="77777777" w:rsidR="009022C7" w:rsidRDefault="00000000">
            <w:pPr>
              <w:pStyle w:val="Compact"/>
              <w:rPr>
                <w:ins w:id="626" w:author="Matías Castillo-Aguilar" w:date="2026-08-10T02:45:00Z"/>
              </w:rPr>
            </w:pPr>
            <w:ins w:id="627" w:author="Matías Castillo-Aguilar" w:date="2026-08-10T02:45:00Z">
              <w:r>
                <w:t>58.90</w:t>
              </w:r>
            </w:ins>
          </w:p>
        </w:tc>
      </w:tr>
      <w:tr w:rsidR="009022C7" w14:paraId="6E6BFCED" w14:textId="77777777">
        <w:trPr>
          <w:ins w:id="628" w:author="Matías Castillo-Aguilar" w:date="2026-08-10T02:45:00Z"/>
        </w:trPr>
        <w:tc>
          <w:tcPr>
            <w:tcW w:w="2828" w:type="dxa"/>
          </w:tcPr>
          <w:p w14:paraId="39F20776" w14:textId="77777777" w:rsidR="009022C7" w:rsidRDefault="00000000" w:rsidP="00AC00FC">
            <w:pPr>
              <w:pStyle w:val="Compact"/>
              <w:jc w:val="center"/>
              <w:rPr>
                <w:ins w:id="629" w:author="Matías Castillo-Aguilar" w:date="2026-08-10T02:45:00Z"/>
              </w:rPr>
            </w:pPr>
            <m:oMath>
              <m:sSub>
                <m:sSubPr>
                  <m:ctrlPr>
                    <w:ins w:id="630" w:author="Matías Castillo-Aguilar" w:date="2026-08-10T02:45:00Z">
                      <w:rPr>
                        <w:rFonts w:ascii="Cambria Math" w:hAnsi="Cambria Math"/>
                      </w:rPr>
                    </w:ins>
                  </m:ctrlPr>
                </m:sSubPr>
                <m:e>
                  <m:acc>
                    <m:accPr>
                      <m:chr m:val="⃗"/>
                      <m:ctrlPr>
                        <w:ins w:id="631" w:author="Matías Castillo-Aguilar" w:date="2026-08-10T02:45:00Z">
                          <w:rPr>
                            <w:rFonts w:ascii="Cambria Math" w:hAnsi="Cambria Math"/>
                          </w:rPr>
                        </w:ins>
                      </m:ctrlPr>
                    </m:accPr>
                    <m:e>
                      <m:r>
                        <w:ins w:id="632" w:author="Matías Castillo-Aguilar" w:date="2026-08-10T02:45:00Z">
                          <w:rPr>
                            <w:rFonts w:ascii="Cambria Math" w:hAnsi="Cambria Math"/>
                          </w:rPr>
                          <m:t>π</m:t>
                        </w:ins>
                      </m:r>
                    </m:e>
                  </m:acc>
                </m:e>
                <m:sub>
                  <m:r>
                    <w:ins w:id="633" w:author="Matías Castillo-Aguilar" w:date="2026-08-10T02:45:00Z">
                      <w:rPr>
                        <w:rFonts w:ascii="Cambria Math" w:hAnsi="Cambria Math"/>
                      </w:rPr>
                      <m:t>base</m:t>
                    </w:ins>
                  </m:r>
                </m:sub>
              </m:sSub>
            </m:oMath>
            <w:ins w:id="634" w:author="Matías Castillo-Aguilar" w:date="2026-08-10T02:45:00Z">
              <w:r>
                <w:t xml:space="preserve"> [LF]</w:t>
              </w:r>
            </w:ins>
          </w:p>
        </w:tc>
        <w:tc>
          <w:tcPr>
            <w:tcW w:w="1018" w:type="dxa"/>
          </w:tcPr>
          <w:p w14:paraId="15150C37" w14:textId="77777777" w:rsidR="009022C7" w:rsidRDefault="00000000">
            <w:pPr>
              <w:pStyle w:val="Compact"/>
              <w:rPr>
                <w:ins w:id="635" w:author="Matías Castillo-Aguilar" w:date="2026-08-10T02:45:00Z"/>
              </w:rPr>
            </w:pPr>
            <w:ins w:id="636" w:author="Matías Castillo-Aguilar" w:date="2026-08-10T02:45:00Z">
              <w:r>
                <w:t>-0.01</w:t>
              </w:r>
            </w:ins>
          </w:p>
        </w:tc>
        <w:tc>
          <w:tcPr>
            <w:tcW w:w="1357" w:type="dxa"/>
          </w:tcPr>
          <w:p w14:paraId="6382655B" w14:textId="77777777" w:rsidR="009022C7" w:rsidRDefault="00000000">
            <w:pPr>
              <w:pStyle w:val="Compact"/>
              <w:rPr>
                <w:ins w:id="637" w:author="Matías Castillo-Aguilar" w:date="2026-08-10T02:45:00Z"/>
              </w:rPr>
            </w:pPr>
            <w:ins w:id="638" w:author="Matías Castillo-Aguilar" w:date="2026-08-10T02:45:00Z">
              <w:r>
                <w:t>-0.07</w:t>
              </w:r>
            </w:ins>
          </w:p>
        </w:tc>
        <w:tc>
          <w:tcPr>
            <w:tcW w:w="1357" w:type="dxa"/>
          </w:tcPr>
          <w:p w14:paraId="1C7749EC" w14:textId="77777777" w:rsidR="009022C7" w:rsidRDefault="00000000">
            <w:pPr>
              <w:pStyle w:val="Compact"/>
              <w:rPr>
                <w:ins w:id="639" w:author="Matías Castillo-Aguilar" w:date="2026-08-10T02:45:00Z"/>
              </w:rPr>
            </w:pPr>
            <w:ins w:id="640" w:author="Matías Castillo-Aguilar" w:date="2026-08-10T02:45:00Z">
              <w:r>
                <w:t>0.05</w:t>
              </w:r>
            </w:ins>
          </w:p>
        </w:tc>
        <w:tc>
          <w:tcPr>
            <w:tcW w:w="678" w:type="dxa"/>
          </w:tcPr>
          <w:p w14:paraId="275BB1DC" w14:textId="77777777" w:rsidR="009022C7" w:rsidRDefault="00000000">
            <w:pPr>
              <w:pStyle w:val="Compact"/>
              <w:rPr>
                <w:ins w:id="641" w:author="Matías Castillo-Aguilar" w:date="2026-08-10T02:45:00Z"/>
              </w:rPr>
            </w:pPr>
            <w:ins w:id="642" w:author="Matías Castillo-Aguilar" w:date="2026-08-10T02:45:00Z">
              <w:r>
                <w:t>57.65</w:t>
              </w:r>
            </w:ins>
          </w:p>
        </w:tc>
        <w:tc>
          <w:tcPr>
            <w:tcW w:w="678" w:type="dxa"/>
          </w:tcPr>
          <w:p w14:paraId="03C31792" w14:textId="77777777" w:rsidR="009022C7" w:rsidRDefault="00000000">
            <w:pPr>
              <w:pStyle w:val="Compact"/>
              <w:rPr>
                <w:ins w:id="643" w:author="Matías Castillo-Aguilar" w:date="2026-08-10T02:45:00Z"/>
              </w:rPr>
            </w:pPr>
            <w:ins w:id="644" w:author="Matías Castillo-Aguilar" w:date="2026-08-10T02:45:00Z">
              <w:r>
                <w:t>53.77</w:t>
              </w:r>
            </w:ins>
          </w:p>
        </w:tc>
      </w:tr>
      <w:tr w:rsidR="009022C7" w14:paraId="6210BB60" w14:textId="77777777">
        <w:trPr>
          <w:cnfStyle w:val="000000100000" w:firstRow="0" w:lastRow="0" w:firstColumn="0" w:lastColumn="0" w:oddVBand="0" w:evenVBand="0" w:oddHBand="1" w:evenHBand="0" w:firstRowFirstColumn="0" w:firstRowLastColumn="0" w:lastRowFirstColumn="0" w:lastRowLastColumn="0"/>
          <w:ins w:id="645" w:author="Matías Castillo-Aguilar" w:date="2026-08-10T02:45:00Z"/>
        </w:trPr>
        <w:tc>
          <w:tcPr>
            <w:tcW w:w="2828" w:type="dxa"/>
          </w:tcPr>
          <w:p w14:paraId="3FD2F57A" w14:textId="77777777" w:rsidR="009022C7" w:rsidRDefault="00000000" w:rsidP="00AC00FC">
            <w:pPr>
              <w:pStyle w:val="Compact"/>
              <w:jc w:val="center"/>
              <w:rPr>
                <w:ins w:id="646" w:author="Matías Castillo-Aguilar" w:date="2026-08-10T02:45:00Z"/>
              </w:rPr>
            </w:pPr>
            <m:oMath>
              <m:sSub>
                <m:sSubPr>
                  <m:ctrlPr>
                    <w:ins w:id="647" w:author="Matías Castillo-Aguilar" w:date="2026-08-10T02:45:00Z">
                      <w:rPr>
                        <w:rFonts w:ascii="Cambria Math" w:hAnsi="Cambria Math"/>
                      </w:rPr>
                    </w:ins>
                  </m:ctrlPr>
                </m:sSubPr>
                <m:e>
                  <m:acc>
                    <m:accPr>
                      <m:chr m:val="⃗"/>
                      <m:ctrlPr>
                        <w:ins w:id="648" w:author="Matías Castillo-Aguilar" w:date="2026-08-10T02:45:00Z">
                          <w:rPr>
                            <w:rFonts w:ascii="Cambria Math" w:hAnsi="Cambria Math"/>
                          </w:rPr>
                        </w:ins>
                      </m:ctrlPr>
                    </m:accPr>
                    <m:e>
                      <m:r>
                        <w:ins w:id="649" w:author="Matías Castillo-Aguilar" w:date="2026-08-10T02:45:00Z">
                          <w:rPr>
                            <w:rFonts w:ascii="Cambria Math" w:hAnsi="Cambria Math"/>
                          </w:rPr>
                          <m:t>π</m:t>
                        </w:ins>
                      </m:r>
                    </m:e>
                  </m:acc>
                </m:e>
                <m:sub>
                  <m:r>
                    <w:ins w:id="650" w:author="Matías Castillo-Aguilar" w:date="2026-08-10T02:45:00Z">
                      <w:rPr>
                        <w:rFonts w:ascii="Cambria Math" w:hAnsi="Cambria Math"/>
                      </w:rPr>
                      <m:t>base</m:t>
                    </w:ins>
                  </m:r>
                </m:sub>
              </m:sSub>
            </m:oMath>
            <w:ins w:id="651" w:author="Matías Castillo-Aguilar" w:date="2026-08-10T02:45:00Z">
              <w:r>
                <w:t xml:space="preserve"> [HF]</w:t>
              </w:r>
            </w:ins>
          </w:p>
        </w:tc>
        <w:tc>
          <w:tcPr>
            <w:tcW w:w="1018" w:type="dxa"/>
          </w:tcPr>
          <w:p w14:paraId="1B201A05" w14:textId="77777777" w:rsidR="009022C7" w:rsidRDefault="00000000">
            <w:pPr>
              <w:pStyle w:val="Compact"/>
              <w:rPr>
                <w:ins w:id="652" w:author="Matías Castillo-Aguilar" w:date="2026-08-10T02:45:00Z"/>
              </w:rPr>
            </w:pPr>
            <w:ins w:id="653" w:author="Matías Castillo-Aguilar" w:date="2026-08-10T02:45:00Z">
              <w:r>
                <w:t>-0.01</w:t>
              </w:r>
            </w:ins>
          </w:p>
        </w:tc>
        <w:tc>
          <w:tcPr>
            <w:tcW w:w="1357" w:type="dxa"/>
          </w:tcPr>
          <w:p w14:paraId="3992FD58" w14:textId="77777777" w:rsidR="009022C7" w:rsidRDefault="00000000">
            <w:pPr>
              <w:pStyle w:val="Compact"/>
              <w:rPr>
                <w:ins w:id="654" w:author="Matías Castillo-Aguilar" w:date="2026-08-10T02:45:00Z"/>
              </w:rPr>
            </w:pPr>
            <w:ins w:id="655" w:author="Matías Castillo-Aguilar" w:date="2026-08-10T02:45:00Z">
              <w:r>
                <w:t>-0.07</w:t>
              </w:r>
            </w:ins>
          </w:p>
        </w:tc>
        <w:tc>
          <w:tcPr>
            <w:tcW w:w="1357" w:type="dxa"/>
          </w:tcPr>
          <w:p w14:paraId="570DF667" w14:textId="77777777" w:rsidR="009022C7" w:rsidRDefault="00000000">
            <w:pPr>
              <w:pStyle w:val="Compact"/>
              <w:rPr>
                <w:ins w:id="656" w:author="Matías Castillo-Aguilar" w:date="2026-08-10T02:45:00Z"/>
              </w:rPr>
            </w:pPr>
            <w:ins w:id="657" w:author="Matías Castillo-Aguilar" w:date="2026-08-10T02:45:00Z">
              <w:r>
                <w:t>0.05</w:t>
              </w:r>
            </w:ins>
          </w:p>
        </w:tc>
        <w:tc>
          <w:tcPr>
            <w:tcW w:w="678" w:type="dxa"/>
          </w:tcPr>
          <w:p w14:paraId="4DB2BAAA" w14:textId="77777777" w:rsidR="009022C7" w:rsidRDefault="00000000">
            <w:pPr>
              <w:pStyle w:val="Compact"/>
              <w:rPr>
                <w:ins w:id="658" w:author="Matías Castillo-Aguilar" w:date="2026-08-10T02:45:00Z"/>
              </w:rPr>
            </w:pPr>
            <w:ins w:id="659" w:author="Matías Castillo-Aguilar" w:date="2026-08-10T02:45:00Z">
              <w:r>
                <w:t>63.42</w:t>
              </w:r>
            </w:ins>
          </w:p>
        </w:tc>
        <w:tc>
          <w:tcPr>
            <w:tcW w:w="678" w:type="dxa"/>
          </w:tcPr>
          <w:p w14:paraId="5CAFDF27" w14:textId="77777777" w:rsidR="009022C7" w:rsidRDefault="00000000">
            <w:pPr>
              <w:pStyle w:val="Compact"/>
              <w:rPr>
                <w:ins w:id="660" w:author="Matías Castillo-Aguilar" w:date="2026-08-10T02:45:00Z"/>
              </w:rPr>
            </w:pPr>
            <w:ins w:id="661" w:author="Matías Castillo-Aguilar" w:date="2026-08-10T02:45:00Z">
              <w:r>
                <w:t>59.71</w:t>
              </w:r>
            </w:ins>
          </w:p>
        </w:tc>
      </w:tr>
      <w:tr w:rsidR="009022C7" w14:paraId="4C61EEFB" w14:textId="77777777">
        <w:trPr>
          <w:ins w:id="662" w:author="Matías Castillo-Aguilar" w:date="2026-08-10T02:45:00Z"/>
        </w:trPr>
        <w:tc>
          <w:tcPr>
            <w:tcW w:w="2828" w:type="dxa"/>
          </w:tcPr>
          <w:p w14:paraId="36F13468" w14:textId="77777777" w:rsidR="009022C7" w:rsidRDefault="00000000" w:rsidP="00AC00FC">
            <w:pPr>
              <w:pStyle w:val="Compact"/>
              <w:jc w:val="center"/>
              <w:rPr>
                <w:ins w:id="663" w:author="Matías Castillo-Aguilar" w:date="2026-08-10T02:45:00Z"/>
              </w:rPr>
            </w:pPr>
            <m:oMath>
              <m:sSub>
                <m:sSubPr>
                  <m:ctrlPr>
                    <w:ins w:id="664" w:author="Matías Castillo-Aguilar" w:date="2026-08-10T02:45:00Z">
                      <w:rPr>
                        <w:rFonts w:ascii="Cambria Math" w:hAnsi="Cambria Math"/>
                      </w:rPr>
                    </w:ins>
                  </m:ctrlPr>
                </m:sSubPr>
                <m:e>
                  <m:acc>
                    <m:accPr>
                      <m:chr m:val="⃗"/>
                      <m:ctrlPr>
                        <w:ins w:id="665" w:author="Matías Castillo-Aguilar" w:date="2026-08-10T02:45:00Z">
                          <w:rPr>
                            <w:rFonts w:ascii="Cambria Math" w:hAnsi="Cambria Math"/>
                          </w:rPr>
                        </w:ins>
                      </m:ctrlPr>
                    </m:accPr>
                    <m:e>
                      <m:r>
                        <w:ins w:id="666" w:author="Matías Castillo-Aguilar" w:date="2026-08-10T02:45:00Z">
                          <w:rPr>
                            <w:rFonts w:ascii="Cambria Math" w:hAnsi="Cambria Math"/>
                          </w:rPr>
                          <m:t>π</m:t>
                        </w:ins>
                      </m:r>
                    </m:e>
                  </m:acc>
                </m:e>
                <m:sub>
                  <m:r>
                    <w:ins w:id="667" w:author="Matías Castillo-Aguilar" w:date="2026-08-10T02:45:00Z">
                      <w:rPr>
                        <w:rFonts w:ascii="Cambria Math" w:hAnsi="Cambria Math"/>
                      </w:rPr>
                      <m:t>pert</m:t>
                    </w:ins>
                  </m:r>
                </m:sub>
              </m:sSub>
            </m:oMath>
            <w:ins w:id="668" w:author="Matías Castillo-Aguilar" w:date="2026-08-10T02:45:00Z">
              <w:r>
                <w:t xml:space="preserve"> [VLF]</w:t>
              </w:r>
            </w:ins>
          </w:p>
        </w:tc>
        <w:tc>
          <w:tcPr>
            <w:tcW w:w="1018" w:type="dxa"/>
          </w:tcPr>
          <w:p w14:paraId="5E744E26" w14:textId="77777777" w:rsidR="009022C7" w:rsidRDefault="00000000">
            <w:pPr>
              <w:pStyle w:val="Compact"/>
              <w:rPr>
                <w:ins w:id="669" w:author="Matías Castillo-Aguilar" w:date="2026-08-10T02:45:00Z"/>
              </w:rPr>
            </w:pPr>
            <w:ins w:id="670" w:author="Matías Castillo-Aguilar" w:date="2026-08-10T02:45:00Z">
              <w:r>
                <w:t>0.05</w:t>
              </w:r>
            </w:ins>
          </w:p>
        </w:tc>
        <w:tc>
          <w:tcPr>
            <w:tcW w:w="1357" w:type="dxa"/>
          </w:tcPr>
          <w:p w14:paraId="2EE6F5E0" w14:textId="77777777" w:rsidR="009022C7" w:rsidRDefault="00000000">
            <w:pPr>
              <w:pStyle w:val="Compact"/>
              <w:rPr>
                <w:ins w:id="671" w:author="Matías Castillo-Aguilar" w:date="2026-08-10T02:45:00Z"/>
              </w:rPr>
            </w:pPr>
            <w:ins w:id="672" w:author="Matías Castillo-Aguilar" w:date="2026-08-10T02:45:00Z">
              <w:r>
                <w:t>-0.11</w:t>
              </w:r>
            </w:ins>
          </w:p>
        </w:tc>
        <w:tc>
          <w:tcPr>
            <w:tcW w:w="1357" w:type="dxa"/>
          </w:tcPr>
          <w:p w14:paraId="6D7365B1" w14:textId="77777777" w:rsidR="009022C7" w:rsidRDefault="00000000">
            <w:pPr>
              <w:pStyle w:val="Compact"/>
              <w:rPr>
                <w:ins w:id="673" w:author="Matías Castillo-Aguilar" w:date="2026-08-10T02:45:00Z"/>
              </w:rPr>
            </w:pPr>
            <w:ins w:id="674" w:author="Matías Castillo-Aguilar" w:date="2026-08-10T02:45:00Z">
              <w:r>
                <w:t>0.19</w:t>
              </w:r>
            </w:ins>
          </w:p>
        </w:tc>
        <w:tc>
          <w:tcPr>
            <w:tcW w:w="678" w:type="dxa"/>
          </w:tcPr>
          <w:p w14:paraId="7F1136E6" w14:textId="77777777" w:rsidR="009022C7" w:rsidRDefault="00000000">
            <w:pPr>
              <w:pStyle w:val="Compact"/>
              <w:rPr>
                <w:ins w:id="675" w:author="Matías Castillo-Aguilar" w:date="2026-08-10T02:45:00Z"/>
              </w:rPr>
            </w:pPr>
            <w:ins w:id="676" w:author="Matías Castillo-Aguilar" w:date="2026-08-10T02:45:00Z">
              <w:r>
                <w:t>72.62</w:t>
              </w:r>
            </w:ins>
          </w:p>
        </w:tc>
        <w:tc>
          <w:tcPr>
            <w:tcW w:w="678" w:type="dxa"/>
          </w:tcPr>
          <w:p w14:paraId="527422A5" w14:textId="77777777" w:rsidR="009022C7" w:rsidRDefault="00000000">
            <w:pPr>
              <w:pStyle w:val="Compact"/>
              <w:rPr>
                <w:ins w:id="677" w:author="Matías Castillo-Aguilar" w:date="2026-08-10T02:45:00Z"/>
              </w:rPr>
            </w:pPr>
            <w:ins w:id="678" w:author="Matías Castillo-Aguilar" w:date="2026-08-10T02:45:00Z">
              <w:r>
                <w:t>69.27</w:t>
              </w:r>
            </w:ins>
          </w:p>
        </w:tc>
      </w:tr>
      <w:tr w:rsidR="009022C7" w14:paraId="735435A7" w14:textId="77777777">
        <w:trPr>
          <w:cnfStyle w:val="000000100000" w:firstRow="0" w:lastRow="0" w:firstColumn="0" w:lastColumn="0" w:oddVBand="0" w:evenVBand="0" w:oddHBand="1" w:evenHBand="0" w:firstRowFirstColumn="0" w:firstRowLastColumn="0" w:lastRowFirstColumn="0" w:lastRowLastColumn="0"/>
          <w:ins w:id="679" w:author="Matías Castillo-Aguilar" w:date="2026-08-10T02:45:00Z"/>
        </w:trPr>
        <w:tc>
          <w:tcPr>
            <w:tcW w:w="2828" w:type="dxa"/>
          </w:tcPr>
          <w:p w14:paraId="6419E142" w14:textId="77777777" w:rsidR="009022C7" w:rsidRDefault="00000000" w:rsidP="00AC00FC">
            <w:pPr>
              <w:pStyle w:val="Compact"/>
              <w:jc w:val="center"/>
              <w:rPr>
                <w:ins w:id="680" w:author="Matías Castillo-Aguilar" w:date="2026-08-10T02:45:00Z"/>
              </w:rPr>
            </w:pPr>
            <m:oMath>
              <m:sSub>
                <m:sSubPr>
                  <m:ctrlPr>
                    <w:ins w:id="681" w:author="Matías Castillo-Aguilar" w:date="2026-08-10T02:45:00Z">
                      <w:rPr>
                        <w:rFonts w:ascii="Cambria Math" w:hAnsi="Cambria Math"/>
                      </w:rPr>
                    </w:ins>
                  </m:ctrlPr>
                </m:sSubPr>
                <m:e>
                  <m:acc>
                    <m:accPr>
                      <m:chr m:val="⃗"/>
                      <m:ctrlPr>
                        <w:ins w:id="682" w:author="Matías Castillo-Aguilar" w:date="2026-08-10T02:45:00Z">
                          <w:rPr>
                            <w:rFonts w:ascii="Cambria Math" w:hAnsi="Cambria Math"/>
                          </w:rPr>
                        </w:ins>
                      </m:ctrlPr>
                    </m:accPr>
                    <m:e>
                      <m:r>
                        <w:ins w:id="683" w:author="Matías Castillo-Aguilar" w:date="2026-08-10T02:45:00Z">
                          <w:rPr>
                            <w:rFonts w:ascii="Cambria Math" w:hAnsi="Cambria Math"/>
                          </w:rPr>
                          <m:t>π</m:t>
                        </w:ins>
                      </m:r>
                    </m:e>
                  </m:acc>
                </m:e>
                <m:sub>
                  <m:r>
                    <w:ins w:id="684" w:author="Matías Castillo-Aguilar" w:date="2026-08-10T02:45:00Z">
                      <w:rPr>
                        <w:rFonts w:ascii="Cambria Math" w:hAnsi="Cambria Math"/>
                      </w:rPr>
                      <m:t>pert</m:t>
                    </w:ins>
                  </m:r>
                </m:sub>
              </m:sSub>
            </m:oMath>
            <w:ins w:id="685" w:author="Matías Castillo-Aguilar" w:date="2026-08-10T02:45:00Z">
              <w:r>
                <w:t xml:space="preserve"> [LF]</w:t>
              </w:r>
            </w:ins>
          </w:p>
        </w:tc>
        <w:tc>
          <w:tcPr>
            <w:tcW w:w="1018" w:type="dxa"/>
          </w:tcPr>
          <w:p w14:paraId="4FE38528" w14:textId="77777777" w:rsidR="009022C7" w:rsidRDefault="00000000">
            <w:pPr>
              <w:pStyle w:val="Compact"/>
              <w:rPr>
                <w:ins w:id="686" w:author="Matías Castillo-Aguilar" w:date="2026-08-10T02:45:00Z"/>
              </w:rPr>
            </w:pPr>
            <w:ins w:id="687" w:author="Matías Castillo-Aguilar" w:date="2026-08-10T02:45:00Z">
              <w:r>
                <w:t>-0.01</w:t>
              </w:r>
            </w:ins>
          </w:p>
        </w:tc>
        <w:tc>
          <w:tcPr>
            <w:tcW w:w="1357" w:type="dxa"/>
          </w:tcPr>
          <w:p w14:paraId="667823C0" w14:textId="77777777" w:rsidR="009022C7" w:rsidRDefault="00000000">
            <w:pPr>
              <w:pStyle w:val="Compact"/>
              <w:rPr>
                <w:ins w:id="688" w:author="Matías Castillo-Aguilar" w:date="2026-08-10T02:45:00Z"/>
              </w:rPr>
            </w:pPr>
            <w:ins w:id="689" w:author="Matías Castillo-Aguilar" w:date="2026-08-10T02:45:00Z">
              <w:r>
                <w:t>-0.16</w:t>
              </w:r>
            </w:ins>
          </w:p>
        </w:tc>
        <w:tc>
          <w:tcPr>
            <w:tcW w:w="1357" w:type="dxa"/>
          </w:tcPr>
          <w:p w14:paraId="2A005CE2" w14:textId="77777777" w:rsidR="009022C7" w:rsidRDefault="00000000">
            <w:pPr>
              <w:pStyle w:val="Compact"/>
              <w:rPr>
                <w:ins w:id="690" w:author="Matías Castillo-Aguilar" w:date="2026-08-10T02:45:00Z"/>
              </w:rPr>
            </w:pPr>
            <w:ins w:id="691" w:author="Matías Castillo-Aguilar" w:date="2026-08-10T02:45:00Z">
              <w:r>
                <w:t>0.13</w:t>
              </w:r>
            </w:ins>
          </w:p>
        </w:tc>
        <w:tc>
          <w:tcPr>
            <w:tcW w:w="678" w:type="dxa"/>
          </w:tcPr>
          <w:p w14:paraId="6AF825A9" w14:textId="77777777" w:rsidR="009022C7" w:rsidRDefault="00000000">
            <w:pPr>
              <w:pStyle w:val="Compact"/>
              <w:rPr>
                <w:ins w:id="692" w:author="Matías Castillo-Aguilar" w:date="2026-08-10T02:45:00Z"/>
              </w:rPr>
            </w:pPr>
            <w:ins w:id="693" w:author="Matías Castillo-Aguilar" w:date="2026-08-10T02:45:00Z">
              <w:r>
                <w:t>57.86</w:t>
              </w:r>
            </w:ins>
          </w:p>
        </w:tc>
        <w:tc>
          <w:tcPr>
            <w:tcW w:w="678" w:type="dxa"/>
          </w:tcPr>
          <w:p w14:paraId="4CC9C33F" w14:textId="77777777" w:rsidR="009022C7" w:rsidRDefault="00000000">
            <w:pPr>
              <w:pStyle w:val="Compact"/>
              <w:rPr>
                <w:ins w:id="694" w:author="Matías Castillo-Aguilar" w:date="2026-08-10T02:45:00Z"/>
              </w:rPr>
            </w:pPr>
            <w:ins w:id="695" w:author="Matías Castillo-Aguilar" w:date="2026-08-10T02:45:00Z">
              <w:r>
                <w:t>53.83</w:t>
              </w:r>
            </w:ins>
          </w:p>
        </w:tc>
      </w:tr>
      <w:tr w:rsidR="009022C7" w14:paraId="6424F43B" w14:textId="77777777">
        <w:trPr>
          <w:ins w:id="696" w:author="Matías Castillo-Aguilar" w:date="2026-08-10T02:45:00Z"/>
        </w:trPr>
        <w:tc>
          <w:tcPr>
            <w:tcW w:w="2828" w:type="dxa"/>
          </w:tcPr>
          <w:p w14:paraId="009B4BD8" w14:textId="77777777" w:rsidR="009022C7" w:rsidRDefault="00000000" w:rsidP="00AC00FC">
            <w:pPr>
              <w:pStyle w:val="Compact"/>
              <w:jc w:val="center"/>
              <w:rPr>
                <w:ins w:id="697" w:author="Matías Castillo-Aguilar" w:date="2026-08-10T02:45:00Z"/>
              </w:rPr>
            </w:pPr>
            <m:oMath>
              <m:sSub>
                <m:sSubPr>
                  <m:ctrlPr>
                    <w:ins w:id="698" w:author="Matías Castillo-Aguilar" w:date="2026-08-10T02:45:00Z">
                      <w:rPr>
                        <w:rFonts w:ascii="Cambria Math" w:hAnsi="Cambria Math"/>
                      </w:rPr>
                    </w:ins>
                  </m:ctrlPr>
                </m:sSubPr>
                <m:e>
                  <m:acc>
                    <m:accPr>
                      <m:chr m:val="⃗"/>
                      <m:ctrlPr>
                        <w:ins w:id="699" w:author="Matías Castillo-Aguilar" w:date="2026-08-10T02:45:00Z">
                          <w:rPr>
                            <w:rFonts w:ascii="Cambria Math" w:hAnsi="Cambria Math"/>
                          </w:rPr>
                        </w:ins>
                      </m:ctrlPr>
                    </m:accPr>
                    <m:e>
                      <m:r>
                        <w:ins w:id="700" w:author="Matías Castillo-Aguilar" w:date="2026-08-10T02:45:00Z">
                          <w:rPr>
                            <w:rFonts w:ascii="Cambria Math" w:hAnsi="Cambria Math"/>
                          </w:rPr>
                          <m:t>π</m:t>
                        </w:ins>
                      </m:r>
                    </m:e>
                  </m:acc>
                </m:e>
                <m:sub>
                  <m:r>
                    <w:ins w:id="701" w:author="Matías Castillo-Aguilar" w:date="2026-08-10T02:45:00Z">
                      <w:rPr>
                        <w:rFonts w:ascii="Cambria Math" w:hAnsi="Cambria Math"/>
                      </w:rPr>
                      <m:t>pert</m:t>
                    </w:ins>
                  </m:r>
                </m:sub>
              </m:sSub>
            </m:oMath>
            <w:ins w:id="702" w:author="Matías Castillo-Aguilar" w:date="2026-08-10T02:45:00Z">
              <w:r>
                <w:t xml:space="preserve"> [HF]</w:t>
              </w:r>
            </w:ins>
          </w:p>
        </w:tc>
        <w:tc>
          <w:tcPr>
            <w:tcW w:w="1018" w:type="dxa"/>
          </w:tcPr>
          <w:p w14:paraId="60B960D4" w14:textId="77777777" w:rsidR="009022C7" w:rsidRDefault="00000000">
            <w:pPr>
              <w:pStyle w:val="Compact"/>
              <w:rPr>
                <w:ins w:id="703" w:author="Matías Castillo-Aguilar" w:date="2026-08-10T02:45:00Z"/>
              </w:rPr>
            </w:pPr>
            <w:ins w:id="704" w:author="Matías Castillo-Aguilar" w:date="2026-08-10T02:45:00Z">
              <w:r>
                <w:t>-0.03</w:t>
              </w:r>
            </w:ins>
          </w:p>
        </w:tc>
        <w:tc>
          <w:tcPr>
            <w:tcW w:w="1357" w:type="dxa"/>
          </w:tcPr>
          <w:p w14:paraId="42C48A2C" w14:textId="77777777" w:rsidR="009022C7" w:rsidRDefault="00000000">
            <w:pPr>
              <w:pStyle w:val="Compact"/>
              <w:rPr>
                <w:ins w:id="705" w:author="Matías Castillo-Aguilar" w:date="2026-08-10T02:45:00Z"/>
              </w:rPr>
            </w:pPr>
            <w:ins w:id="706" w:author="Matías Castillo-Aguilar" w:date="2026-08-10T02:45:00Z">
              <w:r>
                <w:t>-0.07</w:t>
              </w:r>
            </w:ins>
          </w:p>
        </w:tc>
        <w:tc>
          <w:tcPr>
            <w:tcW w:w="1357" w:type="dxa"/>
          </w:tcPr>
          <w:p w14:paraId="08F5812C" w14:textId="77777777" w:rsidR="009022C7" w:rsidRDefault="00000000">
            <w:pPr>
              <w:pStyle w:val="Compact"/>
              <w:rPr>
                <w:ins w:id="707" w:author="Matías Castillo-Aguilar" w:date="2026-08-10T02:45:00Z"/>
              </w:rPr>
            </w:pPr>
            <w:ins w:id="708" w:author="Matías Castillo-Aguilar" w:date="2026-08-10T02:45:00Z">
              <w:r>
                <w:t>0.01</w:t>
              </w:r>
            </w:ins>
          </w:p>
        </w:tc>
        <w:tc>
          <w:tcPr>
            <w:tcW w:w="678" w:type="dxa"/>
          </w:tcPr>
          <w:p w14:paraId="4D691787" w14:textId="77777777" w:rsidR="009022C7" w:rsidRDefault="00000000">
            <w:pPr>
              <w:pStyle w:val="Compact"/>
              <w:rPr>
                <w:ins w:id="709" w:author="Matías Castillo-Aguilar" w:date="2026-08-10T02:45:00Z"/>
              </w:rPr>
            </w:pPr>
            <w:ins w:id="710" w:author="Matías Castillo-Aguilar" w:date="2026-08-10T02:45:00Z">
              <w:r>
                <w:t>94.86</w:t>
              </w:r>
            </w:ins>
          </w:p>
        </w:tc>
        <w:tc>
          <w:tcPr>
            <w:tcW w:w="678" w:type="dxa"/>
          </w:tcPr>
          <w:p w14:paraId="53B865C4" w14:textId="77777777" w:rsidR="009022C7" w:rsidRDefault="00000000">
            <w:pPr>
              <w:pStyle w:val="Compact"/>
              <w:rPr>
                <w:ins w:id="711" w:author="Matías Castillo-Aguilar" w:date="2026-08-10T02:45:00Z"/>
              </w:rPr>
            </w:pPr>
            <w:ins w:id="712" w:author="Matías Castillo-Aguilar" w:date="2026-08-10T02:45:00Z">
              <w:r>
                <w:t>93.70</w:t>
              </w:r>
            </w:ins>
          </w:p>
        </w:tc>
      </w:tr>
    </w:tbl>
    <w:p w14:paraId="78BA6814" w14:textId="77777777" w:rsidR="009022C7" w:rsidRDefault="00000000">
      <w:pPr>
        <w:pStyle w:val="Ttulo2"/>
      </w:pPr>
      <w:bookmarkStart w:id="713" w:name="s1.3-computational-environment"/>
      <w:bookmarkEnd w:id="94"/>
      <w:bookmarkEnd w:id="100"/>
      <w:r>
        <w:lastRenderedPageBreak/>
        <w:t>S1.3: Computational Environment</w:t>
      </w:r>
    </w:p>
    <w:p w14:paraId="2237AFA5" w14:textId="77777777" w:rsidR="009022C7" w:rsidRDefault="00000000">
      <w:pPr>
        <w:pStyle w:val="FirstParagraph"/>
      </w:pPr>
      <w:r>
        <w:t xml:space="preserve">All analyses were performed using </w:t>
      </w:r>
      <w:r>
        <w:rPr>
          <w:rStyle w:val="VerbatimChar"/>
        </w:rPr>
        <w:t>R</w:t>
      </w:r>
      <w:r>
        <w:t xml:space="preserve"> (version 4.5.0) and the </w:t>
      </w:r>
      <w:r>
        <w:rPr>
          <w:rStyle w:val="VerbatimChar"/>
        </w:rPr>
        <w:t>rstan</w:t>
      </w:r>
      <w:r>
        <w:t xml:space="preserve"> interface (version 2.32.7) to </w:t>
      </w:r>
      <w:r>
        <w:rPr>
          <w:rStyle w:val="VerbatimChar"/>
        </w:rPr>
        <w:t>Stan</w:t>
      </w:r>
      <w:r>
        <w:t xml:space="preserve"> (version 2.32.2). The MCMC sampler was run with 4 chains for 10,000 iterations each, with the first 5,000 discarded as warmup, resulting in 20,000 posterior samples.</w:t>
      </w:r>
      <w:ins w:id="714" w:author="Matías Castillo-Aguilar" w:date="2026-08-10T02:45:00Z">
        <w:r>
          <w:t xml:space="preserve"> Sampling seed(s): 123. Chain initialization: Stan defaults. Sampler control parameters: </w:t>
        </w:r>
        <w:proofErr w:type="spellStart"/>
        <w:r>
          <w:rPr>
            <w:rStyle w:val="VerbatimChar"/>
          </w:rPr>
          <w:t>adapt_delta</w:t>
        </w:r>
        <w:proofErr w:type="spellEnd"/>
        <w:r>
          <w:t xml:space="preserve"> = 0.9, </w:t>
        </w:r>
        <w:proofErr w:type="spellStart"/>
        <w:r>
          <w:rPr>
            <w:rStyle w:val="VerbatimChar"/>
          </w:rPr>
          <w:t>max_treedepth</w:t>
        </w:r>
        <w:proofErr w:type="spellEnd"/>
        <w:r>
          <w:t xml:space="preserve"> = 10. Hardware: Apple M1 chip, 8 cores and 8 GB of RAM. Wall-clock runtime: 140.74 minutes for the empirical model fit and 68.83, 58.01 and 55.01 minutes for simulation scenario one, two and three, respectively.</w:t>
        </w:r>
      </w:ins>
    </w:p>
    <w:p w14:paraId="4D5A0177" w14:textId="77777777" w:rsidR="009022C7" w:rsidRDefault="00000000">
      <w:pPr>
        <w:pStyle w:val="Textoindependiente"/>
        <w:rPr>
          <w:ins w:id="715" w:author="Matías Castillo-Aguilar" w:date="2026-08-10T02:45:00Z"/>
        </w:rPr>
      </w:pPr>
      <w:ins w:id="716" w:author="Matías Castillo-Aguilar" w:date="2026-08-10T02:45:00Z">
        <w:r>
          <w:t>Supplementary Table S3 reports R-hat, effective sample size (ESS), and Monte Carlo Standard Error (MCSE) for the high-level parameters. We additionally extend this reporting to the latent Gaussian-process and oscillator parameters, which are not otherwise summarized: R-hat/ESS/MCSE for the per-band GP length-scales (</w:t>
        </w:r>
      </w:ins>
      <m:oMath>
        <m:sSub>
          <m:sSubPr>
            <m:ctrlPr>
              <w:ins w:id="717" w:author="Matías Castillo-Aguilar" w:date="2026-08-10T02:45:00Z">
                <w:rPr>
                  <w:rFonts w:ascii="Cambria Math" w:hAnsi="Cambria Math"/>
                </w:rPr>
              </w:ins>
            </m:ctrlPr>
          </m:sSubPr>
          <m:e>
            <m:r>
              <w:ins w:id="718" w:author="Matías Castillo-Aguilar" w:date="2026-08-10T02:45:00Z">
                <w:rPr>
                  <w:rFonts w:ascii="Cambria Math" w:hAnsi="Cambria Math"/>
                </w:rPr>
                <m:t>ρ</m:t>
              </w:ins>
            </m:r>
          </m:e>
          <m:sub>
            <m:r>
              <w:ins w:id="719" w:author="Matías Castillo-Aguilar" w:date="2026-08-10T02:45:00Z">
                <w:rPr>
                  <w:rFonts w:ascii="Cambria Math" w:hAnsi="Cambria Math"/>
                </w:rPr>
                <m:t>gp</m:t>
              </w:ins>
            </m:r>
            <m:r>
              <w:ins w:id="720" w:author="Matías Castillo-Aguilar" w:date="2026-08-10T02:45:00Z">
                <m:rPr>
                  <m:sty m:val="p"/>
                </m:rPr>
                <w:rPr>
                  <w:rFonts w:ascii="Cambria Math" w:hAnsi="Cambria Math"/>
                </w:rPr>
                <m:t>,</m:t>
              </w:ins>
            </m:r>
            <m:r>
              <w:ins w:id="721" w:author="Matías Castillo-Aguilar" w:date="2026-08-10T02:45:00Z">
                <w:rPr>
                  <w:rFonts w:ascii="Cambria Math" w:hAnsi="Cambria Math"/>
                </w:rPr>
                <m:t>1</m:t>
              </w:ins>
            </m:r>
          </m:sub>
        </m:sSub>
        <m:r>
          <w:ins w:id="722" w:author="Matías Castillo-Aguilar" w:date="2026-08-10T02:45:00Z">
            <m:rPr>
              <m:sty m:val="p"/>
            </m:rPr>
            <w:rPr>
              <w:rFonts w:ascii="Cambria Math" w:hAnsi="Cambria Math"/>
            </w:rPr>
            <m:t>,</m:t>
          </w:ins>
        </m:r>
        <m:sSub>
          <m:sSubPr>
            <m:ctrlPr>
              <w:ins w:id="723" w:author="Matías Castillo-Aguilar" w:date="2026-08-10T02:45:00Z">
                <w:rPr>
                  <w:rFonts w:ascii="Cambria Math" w:hAnsi="Cambria Math"/>
                </w:rPr>
              </w:ins>
            </m:ctrlPr>
          </m:sSubPr>
          <m:e>
            <m:r>
              <w:ins w:id="724" w:author="Matías Castillo-Aguilar" w:date="2026-08-10T02:45:00Z">
                <w:rPr>
                  <w:rFonts w:ascii="Cambria Math" w:hAnsi="Cambria Math"/>
                </w:rPr>
                <m:t>ρ</m:t>
              </w:ins>
            </m:r>
          </m:e>
          <m:sub>
            <m:r>
              <w:ins w:id="725" w:author="Matías Castillo-Aguilar" w:date="2026-08-10T02:45:00Z">
                <w:rPr>
                  <w:rFonts w:ascii="Cambria Math" w:hAnsi="Cambria Math"/>
                </w:rPr>
                <m:t>gp</m:t>
              </w:ins>
            </m:r>
            <m:r>
              <w:ins w:id="726" w:author="Matías Castillo-Aguilar" w:date="2026-08-10T02:45:00Z">
                <m:rPr>
                  <m:sty m:val="p"/>
                </m:rPr>
                <w:rPr>
                  <w:rFonts w:ascii="Cambria Math" w:hAnsi="Cambria Math"/>
                </w:rPr>
                <m:t>,</m:t>
              </w:ins>
            </m:r>
            <m:r>
              <w:ins w:id="727" w:author="Matías Castillo-Aguilar" w:date="2026-08-10T02:45:00Z">
                <w:rPr>
                  <w:rFonts w:ascii="Cambria Math" w:hAnsi="Cambria Math"/>
                </w:rPr>
                <m:t>2</m:t>
              </w:ins>
            </m:r>
          </m:sub>
        </m:sSub>
        <m:r>
          <w:ins w:id="728" w:author="Matías Castillo-Aguilar" w:date="2026-08-10T02:45:00Z">
            <m:rPr>
              <m:sty m:val="p"/>
            </m:rPr>
            <w:rPr>
              <w:rFonts w:ascii="Cambria Math" w:hAnsi="Cambria Math"/>
            </w:rPr>
            <m:t>,</m:t>
          </w:ins>
        </m:r>
        <m:sSub>
          <m:sSubPr>
            <m:ctrlPr>
              <w:ins w:id="729" w:author="Matías Castillo-Aguilar" w:date="2026-08-10T02:45:00Z">
                <w:rPr>
                  <w:rFonts w:ascii="Cambria Math" w:hAnsi="Cambria Math"/>
                </w:rPr>
              </w:ins>
            </m:ctrlPr>
          </m:sSubPr>
          <m:e>
            <m:r>
              <w:ins w:id="730" w:author="Matías Castillo-Aguilar" w:date="2026-08-10T02:45:00Z">
                <w:rPr>
                  <w:rFonts w:ascii="Cambria Math" w:hAnsi="Cambria Math"/>
                </w:rPr>
                <m:t>ρ</m:t>
              </w:ins>
            </m:r>
          </m:e>
          <m:sub>
            <m:r>
              <w:ins w:id="731" w:author="Matías Castillo-Aguilar" w:date="2026-08-10T02:45:00Z">
                <w:rPr>
                  <w:rFonts w:ascii="Cambria Math" w:hAnsi="Cambria Math"/>
                </w:rPr>
                <m:t>gp</m:t>
              </w:ins>
            </m:r>
            <m:r>
              <w:ins w:id="732" w:author="Matías Castillo-Aguilar" w:date="2026-08-10T02:45:00Z">
                <m:rPr>
                  <m:sty m:val="p"/>
                </m:rPr>
                <w:rPr>
                  <w:rFonts w:ascii="Cambria Math" w:hAnsi="Cambria Math"/>
                </w:rPr>
                <m:t>,</m:t>
              </w:ins>
            </m:r>
            <m:r>
              <w:ins w:id="733" w:author="Matías Castillo-Aguilar" w:date="2026-08-10T02:45:00Z">
                <w:rPr>
                  <w:rFonts w:ascii="Cambria Math" w:hAnsi="Cambria Math"/>
                </w:rPr>
                <m:t>3</m:t>
              </w:ins>
            </m:r>
          </m:sub>
        </m:sSub>
      </m:oMath>
      <w:ins w:id="734" w:author="Matías Castillo-Aguilar" w:date="2026-08-10T02:45:00Z">
        <w:r>
          <w:t>), and the minimum, median, and maximum R-hat and ESS across the full set of individual non-centered deviates (</w:t>
        </w:r>
      </w:ins>
      <m:oMath>
        <m:sSub>
          <m:sSubPr>
            <m:ctrlPr>
              <w:ins w:id="735" w:author="Matías Castillo-Aguilar" w:date="2026-08-10T02:45:00Z">
                <w:rPr>
                  <w:rFonts w:ascii="Cambria Math" w:hAnsi="Cambria Math"/>
                </w:rPr>
              </w:ins>
            </m:ctrlPr>
          </m:sSubPr>
          <m:e>
            <m:r>
              <w:ins w:id="736" w:author="Matías Castillo-Aguilar" w:date="2026-08-10T02:45:00Z">
                <w:rPr>
                  <w:rFonts w:ascii="Cambria Math" w:hAnsi="Cambria Math"/>
                </w:rPr>
                <m:t>z</m:t>
              </w:ins>
            </m:r>
          </m:e>
          <m:sub>
            <m:r>
              <w:ins w:id="737" w:author="Matías Castillo-Aguilar" w:date="2026-08-10T02:45:00Z">
                <w:rPr>
                  <w:rFonts w:ascii="Cambria Math" w:hAnsi="Cambria Math"/>
                </w:rPr>
                <m:t>gp</m:t>
              </w:ins>
            </m:r>
          </m:sub>
        </m:sSub>
      </m:oMath>
      <w:ins w:id="738" w:author="Matías Castillo-Aguilar" w:date="2026-08-10T02:45:00Z">
        <w:r>
          <w:t xml:space="preserve">, </w:t>
        </w:r>
      </w:ins>
      <m:oMath>
        <m:sSub>
          <m:sSubPr>
            <m:ctrlPr>
              <w:ins w:id="739" w:author="Matías Castillo-Aguilar" w:date="2026-08-10T02:45:00Z">
                <w:rPr>
                  <w:rFonts w:ascii="Cambria Math" w:hAnsi="Cambria Math"/>
                </w:rPr>
              </w:ins>
            </m:ctrlPr>
          </m:sSubPr>
          <m:e>
            <m:r>
              <w:ins w:id="740" w:author="Matías Castillo-Aguilar" w:date="2026-08-10T02:45:00Z">
                <w:rPr>
                  <w:rFonts w:ascii="Cambria Math" w:hAnsi="Cambria Math"/>
                </w:rPr>
                <m:t>z</m:t>
              </w:ins>
            </m:r>
          </m:e>
          <m:sub>
            <m:r>
              <w:ins w:id="741" w:author="Matías Castillo-Aguilar" w:date="2026-08-10T02:45:00Z">
                <m:rPr>
                  <m:sty m:val="p"/>
                </m:rPr>
                <w:rPr>
                  <w:rFonts w:ascii="Cambria Math" w:hAnsi="Cambria Math"/>
                </w:rPr>
                <m:t>sin</m:t>
              </w:ins>
            </m:r>
          </m:sub>
        </m:sSub>
      </m:oMath>
      <w:ins w:id="742" w:author="Matías Castillo-Aguilar" w:date="2026-08-10T02:45:00Z">
        <w:r>
          <w:t xml:space="preserve">, </w:t>
        </w:r>
      </w:ins>
      <m:oMath>
        <m:sSub>
          <m:sSubPr>
            <m:ctrlPr>
              <w:ins w:id="743" w:author="Matías Castillo-Aguilar" w:date="2026-08-10T02:45:00Z">
                <w:rPr>
                  <w:rFonts w:ascii="Cambria Math" w:hAnsi="Cambria Math"/>
                </w:rPr>
              </w:ins>
            </m:ctrlPr>
          </m:sSubPr>
          <m:e>
            <m:r>
              <w:ins w:id="744" w:author="Matías Castillo-Aguilar" w:date="2026-08-10T02:45:00Z">
                <w:rPr>
                  <w:rFonts w:ascii="Cambria Math" w:hAnsi="Cambria Math"/>
                </w:rPr>
                <m:t>z</m:t>
              </w:ins>
            </m:r>
          </m:e>
          <m:sub>
            <m:r>
              <w:ins w:id="745" w:author="Matías Castillo-Aguilar" w:date="2026-08-10T02:45:00Z">
                <m:rPr>
                  <m:sty m:val="p"/>
                </m:rPr>
                <w:rPr>
                  <w:rFonts w:ascii="Cambria Math" w:hAnsi="Cambria Math"/>
                </w:rPr>
                <m:t>cos</m:t>
              </w:ins>
            </m:r>
          </m:sub>
        </m:sSub>
      </m:oMath>
      <w:ins w:id="746" w:author="Matías Castillo-Aguilar" w:date="2026-08-10T02:45:00Z">
        <w:r>
          <w:t xml:space="preserve">; </w:t>
        </w:r>
      </w:ins>
      <m:oMath>
        <m:r>
          <w:ins w:id="747" w:author="Matías Castillo-Aguilar" w:date="2026-08-10T02:45:00Z">
            <w:rPr>
              <w:rFonts w:ascii="Cambria Math" w:hAnsi="Cambria Math"/>
            </w:rPr>
            <m:t>3</m:t>
          </w:ins>
        </m:r>
        <m:r>
          <w:ins w:id="748" w:author="Matías Castillo-Aguilar" w:date="2026-08-10T02:45:00Z">
            <m:rPr>
              <m:sty m:val="p"/>
            </m:rPr>
            <w:rPr>
              <w:rFonts w:ascii="Cambria Math" w:hAnsi="Cambria Math"/>
            </w:rPr>
            <m:t>×</m:t>
          </w:ins>
        </m:r>
        <m:sSub>
          <m:sSubPr>
            <m:ctrlPr>
              <w:ins w:id="749" w:author="Matías Castillo-Aguilar" w:date="2026-08-10T02:45:00Z">
                <w:rPr>
                  <w:rFonts w:ascii="Cambria Math" w:hAnsi="Cambria Math"/>
                </w:rPr>
              </w:ins>
            </m:ctrlPr>
          </m:sSubPr>
          <m:e>
            <m:r>
              <w:ins w:id="750" w:author="Matías Castillo-Aguilar" w:date="2026-08-10T02:45:00Z">
                <w:rPr>
                  <w:rFonts w:ascii="Cambria Math" w:hAnsi="Cambria Math"/>
                </w:rPr>
                <m:t>N</m:t>
              </w:ins>
            </m:r>
          </m:e>
          <m:sub>
            <m:r>
              <w:ins w:id="751" w:author="Matías Castillo-Aguilar" w:date="2026-08-10T02:45:00Z">
                <m:rPr>
                  <m:sty m:val="p"/>
                </m:rPr>
                <w:rPr>
                  <w:rFonts w:ascii="Cambria Math" w:hAnsi="Cambria Math"/>
                </w:rPr>
                <m:t>sin</m:t>
              </w:ins>
            </m:r>
          </m:sub>
        </m:sSub>
      </m:oMath>
      <w:ins w:id="752" w:author="Matías Castillo-Aguilar" w:date="2026-08-10T02:45:00Z">
        <w:r>
          <w:t xml:space="preserve"> parameters each).</w:t>
        </w:r>
      </w:ins>
    </w:p>
    <w:p w14:paraId="10F718BC" w14:textId="77777777" w:rsidR="009022C7" w:rsidRDefault="00000000">
      <w:pPr>
        <w:pStyle w:val="Ttulo2"/>
        <w:rPr>
          <w:ins w:id="753" w:author="Matías Castillo-Aguilar" w:date="2026-08-10T02:45:00Z"/>
        </w:rPr>
      </w:pPr>
      <w:bookmarkStart w:id="754" w:name="X769d019a08a32ba348f4a0faea4268c3e9b3ee2"/>
      <w:bookmarkEnd w:id="713"/>
      <w:ins w:id="755" w:author="Matías Castillo-Aguilar" w:date="2026-08-10T02:45:00Z">
        <w:r>
          <w:t>S1.4: Quantification of Modeling Approximations</w:t>
        </w:r>
      </w:ins>
    </w:p>
    <w:p w14:paraId="727CAA5A" w14:textId="77777777" w:rsidR="009022C7" w:rsidRDefault="00000000">
      <w:pPr>
        <w:pStyle w:val="FirstParagraph"/>
        <w:rPr>
          <w:ins w:id="756" w:author="Matías Castillo-Aguilar" w:date="2026-08-10T02:45:00Z"/>
        </w:rPr>
      </w:pPr>
      <w:ins w:id="757" w:author="Matías Castillo-Aguilar" w:date="2026-08-10T02:45:00Z">
        <w:r>
          <w:t>This section reports two numerical checks of approximations made in the model’s construction (Section 4.1.6 of the main text), performed in response to peer review.</w:t>
        </w:r>
      </w:ins>
    </w:p>
    <w:p w14:paraId="33A03888" w14:textId="77777777" w:rsidR="009022C7" w:rsidRDefault="00000000">
      <w:pPr>
        <w:pStyle w:val="Ttulo3"/>
        <w:rPr>
          <w:ins w:id="758" w:author="Matías Castillo-Aguilar" w:date="2026-08-10T02:45:00Z"/>
        </w:rPr>
      </w:pPr>
      <w:bookmarkStart w:id="759" w:name="X604c02b8bab8dd0e372d5f44def14e37534cd59"/>
      <w:ins w:id="760" w:author="Matías Castillo-Aguilar" w:date="2026-08-10T02:45:00Z">
        <w:r>
          <w:t>S1.4.1: Off-Diagonal Covariance Between Spectral Bands</w:t>
        </w:r>
      </w:ins>
    </w:p>
    <w:p w14:paraId="24A57A5F" w14:textId="77777777" w:rsidR="009022C7" w:rsidRDefault="00000000">
      <w:pPr>
        <w:pStyle w:val="FirstParagraph"/>
        <w:rPr>
          <w:ins w:id="761" w:author="Matías Castillo-Aguilar" w:date="2026-08-10T02:45:00Z"/>
        </w:rPr>
      </w:pPr>
      <w:ins w:id="762" w:author="Matías Castillo-Aguilar" w:date="2026-08-10T02:45:00Z">
        <w:r>
          <w:t xml:space="preserve">The model treats </w:t>
        </w:r>
      </w:ins>
      <m:oMath>
        <m:sSub>
          <m:sSubPr>
            <m:ctrlPr>
              <w:ins w:id="763" w:author="Matías Castillo-Aguilar" w:date="2026-08-10T02:45:00Z">
                <w:rPr>
                  <w:rFonts w:ascii="Cambria Math" w:hAnsi="Cambria Math"/>
                </w:rPr>
              </w:ins>
            </m:ctrlPr>
          </m:sSubPr>
          <m:e>
            <m:r>
              <w:ins w:id="764" w:author="Matías Castillo-Aguilar" w:date="2026-08-10T02:45:00Z">
                <m:rPr>
                  <m:sty m:val="b"/>
                </m:rPr>
                <w:rPr>
                  <w:rFonts w:ascii="Cambria Math" w:hAnsi="Cambria Math"/>
                </w:rPr>
                <m:t>Σ</m:t>
              </w:ins>
            </m:r>
          </m:e>
          <m:sub>
            <m:r>
              <w:ins w:id="765" w:author="Matías Castillo-Aguilar" w:date="2026-08-10T02:45:00Z">
                <w:rPr>
                  <w:rFonts w:ascii="Cambria Math" w:hAnsi="Cambria Math"/>
                </w:rPr>
                <m:t>S</m:t>
              </w:ins>
            </m:r>
          </m:sub>
        </m:sSub>
      </m:oMath>
      <w:ins w:id="766" w:author="Matías Castillo-Aguilar" w:date="2026-08-10T02:45:00Z">
        <w:r>
          <w:t xml:space="preserve">, the covariance matrix of the three band-specific oscillators </w:t>
        </w:r>
      </w:ins>
      <m:oMath>
        <m:sSub>
          <m:sSubPr>
            <m:ctrlPr>
              <w:ins w:id="767" w:author="Matías Castillo-Aguilar" w:date="2026-08-10T02:45:00Z">
                <w:rPr>
                  <w:rFonts w:ascii="Cambria Math" w:hAnsi="Cambria Math"/>
                </w:rPr>
              </w:ins>
            </m:ctrlPr>
          </m:sSubPr>
          <m:e>
            <m:r>
              <w:ins w:id="768" w:author="Matías Castillo-Aguilar" w:date="2026-08-10T02:45:00Z">
                <w:rPr>
                  <w:rFonts w:ascii="Cambria Math" w:hAnsi="Cambria Math"/>
                </w:rPr>
                <m:t>S</m:t>
              </w:ins>
            </m:r>
          </m:e>
          <m:sub>
            <m:r>
              <w:ins w:id="769" w:author="Matías Castillo-Aguilar" w:date="2026-08-10T02:45:00Z">
                <w:rPr>
                  <w:rFonts w:ascii="Cambria Math" w:hAnsi="Cambria Math"/>
                </w:rPr>
                <m:t>j</m:t>
              </w:ins>
            </m:r>
          </m:sub>
        </m:sSub>
        <m:d>
          <m:dPr>
            <m:ctrlPr>
              <w:ins w:id="770" w:author="Matías Castillo-Aguilar" w:date="2026-08-10T02:45:00Z">
                <w:rPr>
                  <w:rFonts w:ascii="Cambria Math" w:hAnsi="Cambria Math"/>
                </w:rPr>
              </w:ins>
            </m:ctrlPr>
          </m:dPr>
          <m:e>
            <m:sSub>
              <m:sSubPr>
                <m:ctrlPr>
                  <w:ins w:id="771" w:author="Matías Castillo-Aguilar" w:date="2026-08-10T02:45:00Z">
                    <w:rPr>
                      <w:rFonts w:ascii="Cambria Math" w:hAnsi="Cambria Math"/>
                    </w:rPr>
                  </w:ins>
                </m:ctrlPr>
              </m:sSubPr>
              <m:e>
                <m:r>
                  <w:ins w:id="772" w:author="Matías Castillo-Aguilar" w:date="2026-08-10T02:45:00Z">
                    <w:rPr>
                      <w:rFonts w:ascii="Cambria Math" w:hAnsi="Cambria Math"/>
                    </w:rPr>
                    <m:t>t</m:t>
                  </w:ins>
                </m:r>
              </m:e>
              <m:sub>
                <m:r>
                  <w:ins w:id="773" w:author="Matías Castillo-Aguilar" w:date="2026-08-10T02:45:00Z">
                    <w:rPr>
                      <w:rFonts w:ascii="Cambria Math" w:hAnsi="Cambria Math"/>
                    </w:rPr>
                    <m:t>i</m:t>
                  </w:ins>
                </m:r>
              </m:sub>
            </m:sSub>
          </m:e>
        </m:d>
      </m:oMath>
      <w:ins w:id="774" w:author="Matías Castillo-Aguilar" w:date="2026-08-10T02:45:00Z">
        <w:r>
          <w:t xml:space="preserve">, as diagonal, assuming the VLF, LF, and HF oscillators are mutually uncorrelated within a given record. To quantify this approximation, we computed the full, empirical </w:t>
        </w:r>
      </w:ins>
      <m:oMath>
        <m:r>
          <w:ins w:id="775" w:author="Matías Castillo-Aguilar" w:date="2026-08-10T02:45:00Z">
            <w:rPr>
              <w:rFonts w:ascii="Cambria Math" w:hAnsi="Cambria Math"/>
            </w:rPr>
            <m:t>3</m:t>
          </w:ins>
        </m:r>
        <m:r>
          <w:ins w:id="776" w:author="Matías Castillo-Aguilar" w:date="2026-08-10T02:45:00Z">
            <m:rPr>
              <m:sty m:val="p"/>
            </m:rPr>
            <w:rPr>
              <w:rFonts w:ascii="Cambria Math" w:hAnsi="Cambria Math"/>
            </w:rPr>
            <m:t>×</m:t>
          </w:ins>
        </m:r>
        <m:r>
          <w:ins w:id="777" w:author="Matías Castillo-Aguilar" w:date="2026-08-10T02:45:00Z">
            <w:rPr>
              <w:rFonts w:ascii="Cambria Math" w:hAnsi="Cambria Math"/>
            </w:rPr>
            <m:t>3</m:t>
          </w:ins>
        </m:r>
      </m:oMath>
      <w:ins w:id="778" w:author="Matías Castillo-Aguilar" w:date="2026-08-10T02:45:00Z">
        <w:r>
          <w:t xml:space="preserve"> covariance matrix of the realized (centered) band signals, </w:t>
        </w:r>
      </w:ins>
      <m:oMath>
        <m:r>
          <w:ins w:id="779" w:author="Matías Castillo-Aguilar" w:date="2026-08-10T02:45:00Z">
            <m:rPr>
              <m:sty m:val="p"/>
            </m:rPr>
            <w:rPr>
              <w:rFonts w:ascii="Cambria Math" w:hAnsi="Cambria Math"/>
            </w:rPr>
            <m:t>Cov</m:t>
          </w:ins>
        </m:r>
        <m:d>
          <m:dPr>
            <m:begChr m:val="["/>
            <m:endChr m:val="]"/>
            <m:ctrlPr>
              <w:ins w:id="780" w:author="Matías Castillo-Aguilar" w:date="2026-08-10T02:45:00Z">
                <w:rPr>
                  <w:rFonts w:ascii="Cambria Math" w:hAnsi="Cambria Math"/>
                </w:rPr>
              </w:ins>
            </m:ctrlPr>
          </m:dPr>
          <m:e>
            <m:sSub>
              <m:sSubPr>
                <m:ctrlPr>
                  <w:ins w:id="781" w:author="Matías Castillo-Aguilar" w:date="2026-08-10T02:45:00Z">
                    <w:rPr>
                      <w:rFonts w:ascii="Cambria Math" w:hAnsi="Cambria Math"/>
                    </w:rPr>
                  </w:ins>
                </m:ctrlPr>
              </m:sSubPr>
              <m:e>
                <m:r>
                  <w:ins w:id="782" w:author="Matías Castillo-Aguilar" w:date="2026-08-10T02:45:00Z">
                    <w:rPr>
                      <w:rFonts w:ascii="Cambria Math" w:hAnsi="Cambria Math"/>
                    </w:rPr>
                    <m:t>S</m:t>
                  </w:ins>
                </m:r>
              </m:e>
              <m:sub>
                <m:r>
                  <w:ins w:id="783" w:author="Matías Castillo-Aguilar" w:date="2026-08-10T02:45:00Z">
                    <m:rPr>
                      <m:nor/>
                    </m:rPr>
                    <m:t>VLF</m:t>
                  </w:ins>
                </m:r>
              </m:sub>
            </m:sSub>
            <m:d>
              <m:dPr>
                <m:ctrlPr>
                  <w:ins w:id="784" w:author="Matías Castillo-Aguilar" w:date="2026-08-10T02:45:00Z">
                    <w:rPr>
                      <w:rFonts w:ascii="Cambria Math" w:hAnsi="Cambria Math"/>
                    </w:rPr>
                  </w:ins>
                </m:ctrlPr>
              </m:dPr>
              <m:e>
                <m:sSub>
                  <m:sSubPr>
                    <m:ctrlPr>
                      <w:ins w:id="785" w:author="Matías Castillo-Aguilar" w:date="2026-08-10T02:45:00Z">
                        <w:rPr>
                          <w:rFonts w:ascii="Cambria Math" w:hAnsi="Cambria Math"/>
                        </w:rPr>
                      </w:ins>
                    </m:ctrlPr>
                  </m:sSubPr>
                  <m:e>
                    <m:r>
                      <w:ins w:id="786" w:author="Matías Castillo-Aguilar" w:date="2026-08-10T02:45:00Z">
                        <w:rPr>
                          <w:rFonts w:ascii="Cambria Math" w:hAnsi="Cambria Math"/>
                        </w:rPr>
                        <m:t>t</m:t>
                      </w:ins>
                    </m:r>
                  </m:e>
                  <m:sub>
                    <m:r>
                      <w:ins w:id="787" w:author="Matías Castillo-Aguilar" w:date="2026-08-10T02:45:00Z">
                        <w:rPr>
                          <w:rFonts w:ascii="Cambria Math" w:hAnsi="Cambria Math"/>
                        </w:rPr>
                        <m:t>i</m:t>
                      </w:ins>
                    </m:r>
                  </m:sub>
                </m:sSub>
              </m:e>
            </m:d>
            <m:r>
              <w:ins w:id="788" w:author="Matías Castillo-Aguilar" w:date="2026-08-10T02:45:00Z">
                <m:rPr>
                  <m:sty m:val="p"/>
                </m:rPr>
                <w:rPr>
                  <w:rFonts w:ascii="Cambria Math" w:hAnsi="Cambria Math"/>
                </w:rPr>
                <m:t>,</m:t>
              </w:ins>
            </m:r>
            <m:sSub>
              <m:sSubPr>
                <m:ctrlPr>
                  <w:ins w:id="789" w:author="Matías Castillo-Aguilar" w:date="2026-08-10T02:45:00Z">
                    <w:rPr>
                      <w:rFonts w:ascii="Cambria Math" w:hAnsi="Cambria Math"/>
                    </w:rPr>
                  </w:ins>
                </m:ctrlPr>
              </m:sSubPr>
              <m:e>
                <m:r>
                  <w:ins w:id="790" w:author="Matías Castillo-Aguilar" w:date="2026-08-10T02:45:00Z">
                    <w:rPr>
                      <w:rFonts w:ascii="Cambria Math" w:hAnsi="Cambria Math"/>
                    </w:rPr>
                    <m:t>S</m:t>
                  </w:ins>
                </m:r>
              </m:e>
              <m:sub>
                <m:r>
                  <w:ins w:id="791" w:author="Matías Castillo-Aguilar" w:date="2026-08-10T02:45:00Z">
                    <m:rPr>
                      <m:nor/>
                    </m:rPr>
                    <m:t>LF</m:t>
                  </w:ins>
                </m:r>
              </m:sub>
            </m:sSub>
            <m:d>
              <m:dPr>
                <m:ctrlPr>
                  <w:ins w:id="792" w:author="Matías Castillo-Aguilar" w:date="2026-08-10T02:45:00Z">
                    <w:rPr>
                      <w:rFonts w:ascii="Cambria Math" w:hAnsi="Cambria Math"/>
                    </w:rPr>
                  </w:ins>
                </m:ctrlPr>
              </m:dPr>
              <m:e>
                <m:sSub>
                  <m:sSubPr>
                    <m:ctrlPr>
                      <w:ins w:id="793" w:author="Matías Castillo-Aguilar" w:date="2026-08-10T02:45:00Z">
                        <w:rPr>
                          <w:rFonts w:ascii="Cambria Math" w:hAnsi="Cambria Math"/>
                        </w:rPr>
                      </w:ins>
                    </m:ctrlPr>
                  </m:sSubPr>
                  <m:e>
                    <m:r>
                      <w:ins w:id="794" w:author="Matías Castillo-Aguilar" w:date="2026-08-10T02:45:00Z">
                        <w:rPr>
                          <w:rFonts w:ascii="Cambria Math" w:hAnsi="Cambria Math"/>
                        </w:rPr>
                        <m:t>t</m:t>
                      </w:ins>
                    </m:r>
                  </m:e>
                  <m:sub>
                    <m:r>
                      <w:ins w:id="795" w:author="Matías Castillo-Aguilar" w:date="2026-08-10T02:45:00Z">
                        <w:rPr>
                          <w:rFonts w:ascii="Cambria Math" w:hAnsi="Cambria Math"/>
                        </w:rPr>
                        <m:t>i</m:t>
                      </w:ins>
                    </m:r>
                  </m:sub>
                </m:sSub>
              </m:e>
            </m:d>
            <m:r>
              <w:ins w:id="796" w:author="Matías Castillo-Aguilar" w:date="2026-08-10T02:45:00Z">
                <m:rPr>
                  <m:sty m:val="p"/>
                </m:rPr>
                <w:rPr>
                  <w:rFonts w:ascii="Cambria Math" w:hAnsi="Cambria Math"/>
                </w:rPr>
                <m:t>,</m:t>
              </w:ins>
            </m:r>
            <m:sSub>
              <m:sSubPr>
                <m:ctrlPr>
                  <w:ins w:id="797" w:author="Matías Castillo-Aguilar" w:date="2026-08-10T02:45:00Z">
                    <w:rPr>
                      <w:rFonts w:ascii="Cambria Math" w:hAnsi="Cambria Math"/>
                    </w:rPr>
                  </w:ins>
                </m:ctrlPr>
              </m:sSubPr>
              <m:e>
                <m:r>
                  <w:ins w:id="798" w:author="Matías Castillo-Aguilar" w:date="2026-08-10T02:45:00Z">
                    <w:rPr>
                      <w:rFonts w:ascii="Cambria Math" w:hAnsi="Cambria Math"/>
                    </w:rPr>
                    <m:t>S</m:t>
                  </w:ins>
                </m:r>
              </m:e>
              <m:sub>
                <m:r>
                  <w:ins w:id="799" w:author="Matías Castillo-Aguilar" w:date="2026-08-10T02:45:00Z">
                    <m:rPr>
                      <m:nor/>
                    </m:rPr>
                    <m:t>HF</m:t>
                  </w:ins>
                </m:r>
              </m:sub>
            </m:sSub>
            <m:d>
              <m:dPr>
                <m:ctrlPr>
                  <w:ins w:id="800" w:author="Matías Castillo-Aguilar" w:date="2026-08-10T02:45:00Z">
                    <w:rPr>
                      <w:rFonts w:ascii="Cambria Math" w:hAnsi="Cambria Math"/>
                    </w:rPr>
                  </w:ins>
                </m:ctrlPr>
              </m:dPr>
              <m:e>
                <m:sSub>
                  <m:sSubPr>
                    <m:ctrlPr>
                      <w:ins w:id="801" w:author="Matías Castillo-Aguilar" w:date="2026-08-10T02:45:00Z">
                        <w:rPr>
                          <w:rFonts w:ascii="Cambria Math" w:hAnsi="Cambria Math"/>
                        </w:rPr>
                      </w:ins>
                    </m:ctrlPr>
                  </m:sSubPr>
                  <m:e>
                    <m:r>
                      <w:ins w:id="802" w:author="Matías Castillo-Aguilar" w:date="2026-08-10T02:45:00Z">
                        <w:rPr>
                          <w:rFonts w:ascii="Cambria Math" w:hAnsi="Cambria Math"/>
                        </w:rPr>
                        <m:t>t</m:t>
                      </w:ins>
                    </m:r>
                  </m:e>
                  <m:sub>
                    <m:r>
                      <w:ins w:id="803" w:author="Matías Castillo-Aguilar" w:date="2026-08-10T02:45:00Z">
                        <w:rPr>
                          <w:rFonts w:ascii="Cambria Math" w:hAnsi="Cambria Math"/>
                        </w:rPr>
                        <m:t>i</m:t>
                      </w:ins>
                    </m:r>
                  </m:sub>
                </m:sSub>
              </m:e>
            </m:d>
          </m:e>
        </m:d>
      </m:oMath>
      <w:ins w:id="804" w:author="Matías Castillo-Aguilar" w:date="2026-08-10T02:45:00Z">
        <w:r>
          <w:t>, directly from the posterior draws. Analysis of the empirical dataset yields a mean ratio of the largest off-diagonal magnitude to the mean diagonal magnitude of 0.003 (SD 0.001). The 95% credible interval spans from 0.001 to 0.006, with a maximum observed ratio of 0.017 across all iterations. These magnitudes demonstrate that the off-diagonal covariance is negligible, supporting the diagonal approximation within this framework.</w:t>
        </w:r>
      </w:ins>
    </w:p>
    <w:p w14:paraId="7B54547E" w14:textId="77777777" w:rsidR="009022C7" w:rsidRDefault="00000000">
      <w:pPr>
        <w:pStyle w:val="Ttulo1"/>
      </w:pPr>
      <w:bookmarkStart w:id="805" w:name="s2-extended-simulation-studies"/>
      <w:bookmarkEnd w:id="32"/>
      <w:bookmarkEnd w:id="754"/>
      <w:bookmarkEnd w:id="759"/>
      <w:r>
        <w:lastRenderedPageBreak/>
        <w:t>S2: Extended Simulation Studies</w:t>
      </w:r>
    </w:p>
    <w:p w14:paraId="6D3A58A3" w14:textId="77777777" w:rsidR="009022C7" w:rsidRDefault="00000000">
      <w:pPr>
        <w:pStyle w:val="FirstParagraph"/>
      </w:pPr>
      <w:r>
        <w:t>This section provides a complete report of the simulation studies, including full parameter recovery results and an examination of the model’s behavior under conditions of misspecification.</w:t>
      </w:r>
    </w:p>
    <w:p w14:paraId="72675096" w14:textId="77777777" w:rsidR="009022C7" w:rsidRDefault="00000000">
      <w:pPr>
        <w:pStyle w:val="Ttulo2"/>
      </w:pPr>
      <w:bookmarkStart w:id="806" w:name="s2.1-full-parameter-recovery-results"/>
      <w:r>
        <w:t>S2.1: Full Parameter Recovery Results</w:t>
      </w:r>
    </w:p>
    <w:p w14:paraId="008B6F93" w14:textId="77777777" w:rsidR="009022C7" w:rsidRDefault="00000000">
      <w:pPr>
        <w:pStyle w:val="FirstParagraph"/>
      </w:pPr>
      <w:r>
        <w:t>Supplementary Figure S3 displays the complete posterior distributions for all generative parameters from the three simulation scenarios described in the main text, plotted against their known ground-truth values (red vertical lines). The posteriors are well-centered on the true values, and the true values are consistently contained within the 95% credible intervals, demonstrating parameter recovery.</w:t>
      </w:r>
    </w:p>
    <w:p w14:paraId="6B1D991F" w14:textId="77777777" w:rsidR="009A2C1E" w:rsidRDefault="00FD3C27">
      <w:pPr>
        <w:pStyle w:val="Textoindependiente"/>
        <w:rPr>
          <w:del w:id="807" w:author="Matías Castillo-Aguilar" w:date="2026-08-10T02:45:00Z"/>
        </w:rPr>
      </w:pPr>
      <w:del w:id="808" w:author="Matías Castillo-Aguilar" w:date="2026-08-10T02:45:00Z">
        <w:r>
          <w:rPr>
            <w:noProof/>
          </w:rPr>
          <w:lastRenderedPageBreak/>
          <w:drawing>
            <wp:inline distT="0" distB="0" distL="0" distR="0" wp14:anchorId="69881F56" wp14:editId="262727CC">
              <wp:extent cx="5612130" cy="5612130"/>
              <wp:effectExtent l="0" t="0" r="0" b="0"/>
              <wp:docPr id="192866418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4187" name="Imagen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00440F3B" w14:textId="77777777" w:rsidR="009022C7" w:rsidRDefault="00000000">
      <w:pPr>
        <w:pStyle w:val="Textoindependiente"/>
        <w:rPr>
          <w:ins w:id="809" w:author="Matías Castillo-Aguilar" w:date="2026-08-10T02:45:00Z"/>
        </w:rPr>
      </w:pPr>
      <w:ins w:id="810" w:author="Matías Castillo-Aguilar" w:date="2026-08-10T02:45:00Z">
        <w:r>
          <w:rPr>
            <w:noProof/>
          </w:rPr>
          <w:drawing>
            <wp:inline distT="0" distB="0" distL="0" distR="0">
              <wp:extent cx="5600700" cy="5600700"/>
              <wp:effectExtent l="0" t="0" r="0" b="0"/>
              <wp:docPr id="37" name="Imagen 6"/>
              <wp:cNvGraphicFramePr/>
              <a:graphic xmlns:a="http://schemas.openxmlformats.org/drawingml/2006/main">
                <a:graphicData uri="http://schemas.openxmlformats.org/drawingml/2006/picture">
                  <pic:pic xmlns:pic="http://schemas.openxmlformats.org/drawingml/2006/picture">
                    <pic:nvPicPr>
                      <pic:cNvPr id="38" name="Picture" descr="figures/fig-full-recovery.pdf"/>
                      <pic:cNvPicPr>
                        <a:picLocks noChangeAspect="1" noChangeArrowheads="1"/>
                      </pic:cNvPicPr>
                    </pic:nvPicPr>
                    <pic:blipFill>
                      <a:blip r:embed="rId11"/>
                      <a:stretch>
                        <a:fillRect/>
                      </a:stretch>
                    </pic:blipFill>
                    <pic:spPr bwMode="auto">
                      <a:xfrm>
                        <a:off x="0" y="0"/>
                        <a:ext cx="5600700" cy="5600700"/>
                      </a:xfrm>
                      <a:prstGeom prst="rect">
                        <a:avLst/>
                      </a:prstGeom>
                      <a:noFill/>
                      <a:ln w="9525">
                        <a:noFill/>
                        <a:headEnd/>
                        <a:tailEnd/>
                      </a:ln>
                    </pic:spPr>
                  </pic:pic>
                </a:graphicData>
              </a:graphic>
            </wp:inline>
          </w:drawing>
        </w:r>
      </w:ins>
    </w:p>
    <w:p w14:paraId="4E090015" w14:textId="77777777" w:rsidR="009022C7" w:rsidRDefault="00000000">
      <w:pPr>
        <w:pStyle w:val="Textoindependiente"/>
      </w:pPr>
      <w:r>
        <w:rPr>
          <w:b/>
          <w:bCs/>
        </w:rPr>
        <w:t>Supplementary Figure S3: Full Posterior Recovery of Ground-Truth Parameters.</w:t>
      </w:r>
      <w:r>
        <w:t xml:space="preserve"> Posterior density plots for all model parameters across the three simulation scenarios (A, B, C). Vertical black lines indicate the true parameter values used to generate each simulated scenario.</w:t>
      </w:r>
    </w:p>
    <w:p w14:paraId="4A550D11" w14:textId="77777777" w:rsidR="009022C7" w:rsidRDefault="00000000">
      <w:pPr>
        <w:pStyle w:val="Textoindependiente"/>
        <w:rPr>
          <w:ins w:id="811" w:author="Matías Castillo-Aguilar" w:date="2026-08-10T02:45:00Z"/>
        </w:rPr>
      </w:pPr>
      <w:ins w:id="812" w:author="Matías Castillo-Aguilar" w:date="2026-08-10T02:45:00Z">
        <w:r>
          <w:t>We emphasize that this three-scenario recovery exercise is a proof-of-concept parameter-recovery demonstration: truth falling inside the 95% credible interval in three hand-selected cases does not, by itself, constitute a coverage analysis. Sections S2.1.1 and S2.1.2 below report a posterior-correlation analysis and a dedicated simulation-based calibration study addressing this directly.</w:t>
        </w:r>
      </w:ins>
    </w:p>
    <w:p w14:paraId="3BE314AD" w14:textId="77777777" w:rsidR="009022C7" w:rsidRDefault="00000000">
      <w:pPr>
        <w:pStyle w:val="Ttulo3"/>
        <w:rPr>
          <w:ins w:id="813" w:author="Matías Castillo-Aguilar" w:date="2026-08-10T02:45:00Z"/>
        </w:rPr>
      </w:pPr>
      <w:bookmarkStart w:id="814" w:name="s2.1.1-posterior-parameter-correlations"/>
      <w:ins w:id="815" w:author="Matías Castillo-Aguilar" w:date="2026-08-10T02:45:00Z">
        <w:r>
          <w:lastRenderedPageBreak/>
          <w:t>S2.1.1: Posterior Parameter Correlations</w:t>
        </w:r>
      </w:ins>
    </w:p>
    <w:p w14:paraId="119CFFFA" w14:textId="77777777" w:rsidR="009022C7" w:rsidRDefault="00000000">
      <w:pPr>
        <w:pStyle w:val="FirstParagraph"/>
        <w:rPr>
          <w:ins w:id="816" w:author="Matías Castillo-Aguilar" w:date="2026-08-10T02:45:00Z"/>
        </w:rPr>
      </w:pPr>
      <w:ins w:id="817" w:author="Matías Castillo-Aguilar" w:date="2026-08-10T02:45:00Z">
        <w:r>
          <w:t>To characterize potential trade-offs between parameters, particularly given that the timing/rate parameters (</w:t>
        </w:r>
      </w:ins>
      <m:oMath>
        <m:r>
          <w:ins w:id="818" w:author="Matías Castillo-Aguilar" w:date="2026-08-10T02:45:00Z">
            <w:rPr>
              <w:rFonts w:ascii="Cambria Math" w:hAnsi="Cambria Math"/>
            </w:rPr>
            <m:t>δ</m:t>
          </w:ins>
        </m:r>
      </m:oMath>
      <w:ins w:id="819" w:author="Matías Castillo-Aguilar" w:date="2026-08-10T02:45:00Z">
        <w:r>
          <w:t xml:space="preserve">, </w:t>
        </w:r>
      </w:ins>
      <m:oMath>
        <m:r>
          <w:ins w:id="820" w:author="Matías Castillo-Aguilar" w:date="2026-08-10T02:45:00Z">
            <w:rPr>
              <w:rFonts w:ascii="Cambria Math" w:hAnsi="Cambria Math"/>
            </w:rPr>
            <m:t>ϕ</m:t>
          </w:ins>
        </m:r>
      </m:oMath>
      <w:ins w:id="821" w:author="Matías Castillo-Aguilar" w:date="2026-08-10T02:45:00Z">
        <w:r>
          <w:t xml:space="preserve">) are shared between the RR and SDNN trajectories, we report the pairwise posterior correlation structure among </w:t>
        </w:r>
      </w:ins>
      <m:oMath>
        <m:sSub>
          <m:sSubPr>
            <m:ctrlPr>
              <w:ins w:id="822" w:author="Matías Castillo-Aguilar" w:date="2026-08-10T02:45:00Z">
                <w:rPr>
                  <w:rFonts w:ascii="Cambria Math" w:hAnsi="Cambria Math"/>
                </w:rPr>
              </w:ins>
            </m:ctrlPr>
          </m:sSubPr>
          <m:e>
            <m:r>
              <w:ins w:id="823" w:author="Matías Castillo-Aguilar" w:date="2026-08-10T02:45:00Z">
                <w:rPr>
                  <w:rFonts w:ascii="Cambria Math" w:hAnsi="Cambria Math"/>
                </w:rPr>
                <m:t>β</m:t>
              </w:ins>
            </m:r>
          </m:e>
          <m:sub>
            <m:r>
              <w:ins w:id="824" w:author="Matías Castillo-Aguilar" w:date="2026-08-10T02:45:00Z">
                <w:rPr>
                  <w:rFonts w:ascii="Cambria Math" w:hAnsi="Cambria Math"/>
                </w:rPr>
                <m:t>r</m:t>
              </w:ins>
            </m:r>
          </m:sub>
        </m:sSub>
      </m:oMath>
      <w:ins w:id="825" w:author="Matías Castillo-Aguilar" w:date="2026-08-10T02:45:00Z">
        <w:r>
          <w:t xml:space="preserve">, </w:t>
        </w:r>
      </w:ins>
      <m:oMath>
        <m:sSub>
          <m:sSubPr>
            <m:ctrlPr>
              <w:ins w:id="826" w:author="Matías Castillo-Aguilar" w:date="2026-08-10T02:45:00Z">
                <w:rPr>
                  <w:rFonts w:ascii="Cambria Math" w:hAnsi="Cambria Math"/>
                </w:rPr>
              </w:ins>
            </m:ctrlPr>
          </m:sSubPr>
          <m:e>
            <m:r>
              <w:ins w:id="827" w:author="Matías Castillo-Aguilar" w:date="2026-08-10T02:45:00Z">
                <w:rPr>
                  <w:rFonts w:ascii="Cambria Math" w:hAnsi="Cambria Math"/>
                </w:rPr>
                <m:t>β</m:t>
              </w:ins>
            </m:r>
          </m:e>
          <m:sub>
            <m:r>
              <w:ins w:id="828" w:author="Matías Castillo-Aguilar" w:date="2026-08-10T02:45:00Z">
                <w:rPr>
                  <w:rFonts w:ascii="Cambria Math" w:hAnsi="Cambria Math"/>
                </w:rPr>
                <m:t>s</m:t>
              </w:ins>
            </m:r>
          </m:sub>
        </m:sSub>
      </m:oMath>
      <w:ins w:id="829" w:author="Matías Castillo-Aguilar" w:date="2026-08-10T02:45:00Z">
        <w:r>
          <w:t xml:space="preserve">, </w:t>
        </w:r>
      </w:ins>
      <m:oMath>
        <m:sSub>
          <m:sSubPr>
            <m:ctrlPr>
              <w:ins w:id="830" w:author="Matías Castillo-Aguilar" w:date="2026-08-10T02:45:00Z">
                <w:rPr>
                  <w:rFonts w:ascii="Cambria Math" w:hAnsi="Cambria Math"/>
                </w:rPr>
              </w:ins>
            </m:ctrlPr>
          </m:sSubPr>
          <m:e>
            <m:r>
              <w:ins w:id="831" w:author="Matías Castillo-Aguilar" w:date="2026-08-10T02:45:00Z">
                <w:rPr>
                  <w:rFonts w:ascii="Cambria Math" w:hAnsi="Cambria Math"/>
                </w:rPr>
                <m:t>c</m:t>
              </w:ins>
            </m:r>
          </m:e>
          <m:sub>
            <m:r>
              <w:ins w:id="832" w:author="Matías Castillo-Aguilar" w:date="2026-08-10T02:45:00Z">
                <w:rPr>
                  <w:rFonts w:ascii="Cambria Math" w:hAnsi="Cambria Math"/>
                </w:rPr>
                <m:t>r</m:t>
              </w:ins>
            </m:r>
          </m:sub>
        </m:sSub>
      </m:oMath>
      <w:ins w:id="833" w:author="Matías Castillo-Aguilar" w:date="2026-08-10T02:45:00Z">
        <w:r>
          <w:t xml:space="preserve">, </w:t>
        </w:r>
      </w:ins>
      <m:oMath>
        <m:sSub>
          <m:sSubPr>
            <m:ctrlPr>
              <w:ins w:id="834" w:author="Matías Castillo-Aguilar" w:date="2026-08-10T02:45:00Z">
                <w:rPr>
                  <w:rFonts w:ascii="Cambria Math" w:hAnsi="Cambria Math"/>
                </w:rPr>
              </w:ins>
            </m:ctrlPr>
          </m:sSubPr>
          <m:e>
            <m:r>
              <w:ins w:id="835" w:author="Matías Castillo-Aguilar" w:date="2026-08-10T02:45:00Z">
                <w:rPr>
                  <w:rFonts w:ascii="Cambria Math" w:hAnsi="Cambria Math"/>
                </w:rPr>
                <m:t>c</m:t>
              </w:ins>
            </m:r>
          </m:e>
          <m:sub>
            <m:r>
              <w:ins w:id="836" w:author="Matías Castillo-Aguilar" w:date="2026-08-10T02:45:00Z">
                <w:rPr>
                  <w:rFonts w:ascii="Cambria Math" w:hAnsi="Cambria Math"/>
                </w:rPr>
                <m:t>s</m:t>
              </w:ins>
            </m:r>
          </m:sub>
        </m:sSub>
      </m:oMath>
      <w:ins w:id="837" w:author="Matías Castillo-Aguilar" w:date="2026-08-10T02:45:00Z">
        <w:r>
          <w:t xml:space="preserve">, </w:t>
        </w:r>
      </w:ins>
      <m:oMath>
        <m:r>
          <w:ins w:id="838" w:author="Matías Castillo-Aguilar" w:date="2026-08-10T02:45:00Z">
            <w:rPr>
              <w:rFonts w:ascii="Cambria Math" w:hAnsi="Cambria Math"/>
            </w:rPr>
            <m:t>δ</m:t>
          </w:ins>
        </m:r>
      </m:oMath>
      <w:ins w:id="839" w:author="Matías Castillo-Aguilar" w:date="2026-08-10T02:45:00Z">
        <w:r>
          <w:t xml:space="preserve">, and </w:t>
        </w:r>
      </w:ins>
      <m:oMath>
        <m:r>
          <w:ins w:id="840" w:author="Matías Castillo-Aguilar" w:date="2026-08-10T02:45:00Z">
            <w:rPr>
              <w:rFonts w:ascii="Cambria Math" w:hAnsi="Cambria Math"/>
            </w:rPr>
            <m:t>ϕ</m:t>
          </w:ins>
        </m:r>
      </m:oMath>
      <w:ins w:id="841" w:author="Matías Castillo-Aguilar" w:date="2026-08-10T02:45:00Z">
        <w:r>
          <w:t>, computed from the existing posterior draws of the empirical fit and each simulation scenario. Correlation pairs among the posterior distribution of model parameters across conditions and the empirical case is shown in Supplementary Table S2.</w:t>
        </w:r>
      </w:ins>
    </w:p>
    <w:p w14:paraId="4F14C61A" w14:textId="77777777" w:rsidR="009022C7" w:rsidRDefault="00000000">
      <w:pPr>
        <w:pStyle w:val="Textoindependiente"/>
        <w:rPr>
          <w:ins w:id="842" w:author="Matías Castillo-Aguilar" w:date="2026-08-10T02:45:00Z"/>
        </w:rPr>
      </w:pPr>
      <w:ins w:id="843" w:author="Matías Castillo-Aguilar" w:date="2026-08-10T02:45:00Z">
        <w:r>
          <w:rPr>
            <w:b/>
            <w:bCs/>
          </w:rPr>
          <w:t>Supplementary Table S2: Posterior Parameter Correlations.</w:t>
        </w:r>
        <w:r>
          <w:t xml:space="preserve"> Gaussian rank correlations between model parameters within conditions: empirical case and three simulated scenarios. Data is displayed as correlation estimate and 95% confidence interval.</w:t>
        </w:r>
      </w:ins>
    </w:p>
    <w:tbl>
      <w:tblPr>
        <w:tblStyle w:val="Table"/>
        <w:tblW w:w="5000" w:type="pct"/>
        <w:tblLayout w:type="fixed"/>
        <w:tblLook w:val="0020" w:firstRow="1" w:lastRow="0" w:firstColumn="0" w:lastColumn="0" w:noHBand="0" w:noVBand="0"/>
      </w:tblPr>
      <w:tblGrid>
        <w:gridCol w:w="1963"/>
        <w:gridCol w:w="1718"/>
        <w:gridCol w:w="1719"/>
        <w:gridCol w:w="1719"/>
        <w:gridCol w:w="1719"/>
      </w:tblGrid>
      <w:tr w:rsidR="009022C7" w14:paraId="5FA9160B" w14:textId="77777777" w:rsidTr="009022C7">
        <w:trPr>
          <w:cnfStyle w:val="100000000000" w:firstRow="1" w:lastRow="0" w:firstColumn="0" w:lastColumn="0" w:oddVBand="0" w:evenVBand="0" w:oddHBand="0" w:evenHBand="0" w:firstRowFirstColumn="0" w:firstRowLastColumn="0" w:lastRowFirstColumn="0" w:lastRowLastColumn="0"/>
          <w:tblHeader/>
          <w:ins w:id="844" w:author="Matías Castillo-Aguilar" w:date="2026-08-10T02:45:00Z"/>
        </w:trPr>
        <w:tc>
          <w:tcPr>
            <w:tcW w:w="1760" w:type="dxa"/>
          </w:tcPr>
          <w:p w14:paraId="6B00BAB2" w14:textId="77777777" w:rsidR="009022C7" w:rsidRDefault="00000000">
            <w:pPr>
              <w:pStyle w:val="Compact"/>
              <w:rPr>
                <w:ins w:id="845" w:author="Matías Castillo-Aguilar" w:date="2026-08-10T02:45:00Z"/>
              </w:rPr>
            </w:pPr>
            <w:ins w:id="846" w:author="Matías Castillo-Aguilar" w:date="2026-08-10T02:45:00Z">
              <w:r>
                <w:t>Parameter</w:t>
              </w:r>
            </w:ins>
          </w:p>
        </w:tc>
        <w:tc>
          <w:tcPr>
            <w:tcW w:w="1540" w:type="dxa"/>
          </w:tcPr>
          <w:p w14:paraId="1607240C" w14:textId="77777777" w:rsidR="009022C7" w:rsidRDefault="00000000">
            <w:pPr>
              <w:pStyle w:val="Compact"/>
              <w:rPr>
                <w:ins w:id="847" w:author="Matías Castillo-Aguilar" w:date="2026-08-10T02:45:00Z"/>
              </w:rPr>
            </w:pPr>
            <w:ins w:id="848" w:author="Matías Castillo-Aguilar" w:date="2026-08-10T02:45:00Z">
              <w:r>
                <w:t>Empirical case</w:t>
              </w:r>
            </w:ins>
          </w:p>
        </w:tc>
        <w:tc>
          <w:tcPr>
            <w:tcW w:w="1540" w:type="dxa"/>
          </w:tcPr>
          <w:p w14:paraId="2AFE8AB2" w14:textId="77777777" w:rsidR="009022C7" w:rsidRDefault="00000000">
            <w:pPr>
              <w:pStyle w:val="Compact"/>
              <w:rPr>
                <w:ins w:id="849" w:author="Matías Castillo-Aguilar" w:date="2026-08-10T02:45:00Z"/>
              </w:rPr>
            </w:pPr>
            <w:ins w:id="850" w:author="Matías Castillo-Aguilar" w:date="2026-08-10T02:45:00Z">
              <w:r>
                <w:t>Scenario (1)</w:t>
              </w:r>
            </w:ins>
          </w:p>
        </w:tc>
        <w:tc>
          <w:tcPr>
            <w:tcW w:w="1540" w:type="dxa"/>
          </w:tcPr>
          <w:p w14:paraId="021B9A32" w14:textId="77777777" w:rsidR="009022C7" w:rsidRDefault="00000000">
            <w:pPr>
              <w:pStyle w:val="Compact"/>
              <w:rPr>
                <w:ins w:id="851" w:author="Matías Castillo-Aguilar" w:date="2026-08-10T02:45:00Z"/>
              </w:rPr>
            </w:pPr>
            <w:ins w:id="852" w:author="Matías Castillo-Aguilar" w:date="2026-08-10T02:45:00Z">
              <w:r>
                <w:t>Scenario (2)</w:t>
              </w:r>
            </w:ins>
          </w:p>
        </w:tc>
        <w:tc>
          <w:tcPr>
            <w:tcW w:w="1540" w:type="dxa"/>
          </w:tcPr>
          <w:p w14:paraId="77F7273C" w14:textId="77777777" w:rsidR="009022C7" w:rsidRDefault="00000000">
            <w:pPr>
              <w:pStyle w:val="Compact"/>
              <w:rPr>
                <w:ins w:id="853" w:author="Matías Castillo-Aguilar" w:date="2026-08-10T02:45:00Z"/>
              </w:rPr>
            </w:pPr>
            <w:ins w:id="854" w:author="Matías Castillo-Aguilar" w:date="2026-08-10T02:45:00Z">
              <w:r>
                <w:t>Scenario (3)</w:t>
              </w:r>
            </w:ins>
          </w:p>
        </w:tc>
      </w:tr>
      <w:tr w:rsidR="009022C7" w14:paraId="27750B3F" w14:textId="77777777">
        <w:trPr>
          <w:cnfStyle w:val="000000100000" w:firstRow="0" w:lastRow="0" w:firstColumn="0" w:lastColumn="0" w:oddVBand="0" w:evenVBand="0" w:oddHBand="1" w:evenHBand="0" w:firstRowFirstColumn="0" w:firstRowLastColumn="0" w:lastRowFirstColumn="0" w:lastRowLastColumn="0"/>
          <w:ins w:id="855" w:author="Matías Castillo-Aguilar" w:date="2026-08-10T02:45:00Z"/>
        </w:trPr>
        <w:tc>
          <w:tcPr>
            <w:tcW w:w="1760" w:type="dxa"/>
          </w:tcPr>
          <w:p w14:paraId="74BF8E77" w14:textId="77777777" w:rsidR="009022C7" w:rsidRDefault="00000000">
            <w:pPr>
              <w:pStyle w:val="Compact"/>
              <w:rPr>
                <w:ins w:id="856" w:author="Matías Castillo-Aguilar" w:date="2026-08-10T02:45:00Z"/>
              </w:rPr>
            </w:pPr>
            <m:oMath>
              <m:sSub>
                <m:sSubPr>
                  <m:ctrlPr>
                    <w:ins w:id="857" w:author="Matías Castillo-Aguilar" w:date="2026-08-10T02:45:00Z">
                      <w:rPr>
                        <w:rFonts w:ascii="Cambria Math" w:hAnsi="Cambria Math"/>
                      </w:rPr>
                    </w:ins>
                  </m:ctrlPr>
                </m:sSubPr>
                <m:e>
                  <m:r>
                    <w:ins w:id="858" w:author="Matías Castillo-Aguilar" w:date="2026-08-10T02:45:00Z">
                      <w:rPr>
                        <w:rFonts w:ascii="Cambria Math" w:hAnsi="Cambria Math"/>
                      </w:rPr>
                      <m:t>α</m:t>
                    </w:ins>
                  </m:r>
                </m:e>
                <m:sub>
                  <m:r>
                    <w:ins w:id="859" w:author="Matías Castillo-Aguilar" w:date="2026-08-10T02:45:00Z">
                      <w:rPr>
                        <w:rFonts w:ascii="Cambria Math" w:hAnsi="Cambria Math"/>
                      </w:rPr>
                      <m:t>r</m:t>
                    </w:ins>
                  </m:r>
                </m:sub>
              </m:sSub>
            </m:oMath>
            <w:ins w:id="860" w:author="Matías Castillo-Aguilar" w:date="2026-08-10T02:45:00Z">
              <w:r>
                <w:t xml:space="preserve"> ~ </w:t>
              </w:r>
            </w:ins>
            <m:oMath>
              <m:sSub>
                <m:sSubPr>
                  <m:ctrlPr>
                    <w:ins w:id="861" w:author="Matías Castillo-Aguilar" w:date="2026-08-10T02:45:00Z">
                      <w:rPr>
                        <w:rFonts w:ascii="Cambria Math" w:hAnsi="Cambria Math"/>
                      </w:rPr>
                    </w:ins>
                  </m:ctrlPr>
                </m:sSubPr>
                <m:e>
                  <m:r>
                    <w:ins w:id="862" w:author="Matías Castillo-Aguilar" w:date="2026-08-10T02:45:00Z">
                      <w:rPr>
                        <w:rFonts w:ascii="Cambria Math" w:hAnsi="Cambria Math"/>
                      </w:rPr>
                      <m:t>α</m:t>
                    </w:ins>
                  </m:r>
                </m:e>
                <m:sub>
                  <m:r>
                    <w:ins w:id="863" w:author="Matías Castillo-Aguilar" w:date="2026-08-10T02:45:00Z">
                      <w:rPr>
                        <w:rFonts w:ascii="Cambria Math" w:hAnsi="Cambria Math"/>
                      </w:rPr>
                      <m:t>s</m:t>
                    </w:ins>
                  </m:r>
                </m:sub>
              </m:sSub>
            </m:oMath>
          </w:p>
        </w:tc>
        <w:tc>
          <w:tcPr>
            <w:tcW w:w="1540" w:type="dxa"/>
          </w:tcPr>
          <w:p w14:paraId="73C96FB3" w14:textId="77777777" w:rsidR="009022C7" w:rsidRDefault="00000000">
            <w:pPr>
              <w:pStyle w:val="Compact"/>
              <w:rPr>
                <w:ins w:id="864" w:author="Matías Castillo-Aguilar" w:date="2026-08-10T02:45:00Z"/>
              </w:rPr>
            </w:pPr>
            <w:ins w:id="865" w:author="Matías Castillo-Aguilar" w:date="2026-08-10T02:45:00Z">
              <w:r>
                <w:t>0.3 [0.29, 0.32]</w:t>
              </w:r>
            </w:ins>
          </w:p>
        </w:tc>
        <w:tc>
          <w:tcPr>
            <w:tcW w:w="1540" w:type="dxa"/>
          </w:tcPr>
          <w:p w14:paraId="11CF2BA1" w14:textId="77777777" w:rsidR="009022C7" w:rsidRDefault="00000000">
            <w:pPr>
              <w:pStyle w:val="Compact"/>
              <w:rPr>
                <w:ins w:id="866" w:author="Matías Castillo-Aguilar" w:date="2026-08-10T02:45:00Z"/>
              </w:rPr>
            </w:pPr>
            <w:ins w:id="867" w:author="Matías Castillo-Aguilar" w:date="2026-08-10T02:45:00Z">
              <w:r>
                <w:t>0.06 [0.05, 0.08]</w:t>
              </w:r>
            </w:ins>
          </w:p>
        </w:tc>
        <w:tc>
          <w:tcPr>
            <w:tcW w:w="1540" w:type="dxa"/>
          </w:tcPr>
          <w:p w14:paraId="53C96DDE" w14:textId="77777777" w:rsidR="009022C7" w:rsidRDefault="00000000">
            <w:pPr>
              <w:pStyle w:val="Compact"/>
              <w:rPr>
                <w:ins w:id="868" w:author="Matías Castillo-Aguilar" w:date="2026-08-10T02:45:00Z"/>
              </w:rPr>
            </w:pPr>
            <w:ins w:id="869" w:author="Matías Castillo-Aguilar" w:date="2026-08-10T02:45:00Z">
              <w:r>
                <w:t>0.02 [0, 0.03]</w:t>
              </w:r>
            </w:ins>
          </w:p>
        </w:tc>
        <w:tc>
          <w:tcPr>
            <w:tcW w:w="1540" w:type="dxa"/>
          </w:tcPr>
          <w:p w14:paraId="7188C832" w14:textId="77777777" w:rsidR="009022C7" w:rsidRDefault="00000000">
            <w:pPr>
              <w:pStyle w:val="Compact"/>
              <w:rPr>
                <w:ins w:id="870" w:author="Matías Castillo-Aguilar" w:date="2026-08-10T02:45:00Z"/>
              </w:rPr>
            </w:pPr>
            <w:ins w:id="871" w:author="Matías Castillo-Aguilar" w:date="2026-08-10T02:45:00Z">
              <w:r>
                <w:t>0.05 [0.03, 0.06]</w:t>
              </w:r>
            </w:ins>
          </w:p>
        </w:tc>
      </w:tr>
      <w:tr w:rsidR="009022C7" w14:paraId="495A7229" w14:textId="77777777">
        <w:trPr>
          <w:ins w:id="872" w:author="Matías Castillo-Aguilar" w:date="2026-08-10T02:45:00Z"/>
        </w:trPr>
        <w:tc>
          <w:tcPr>
            <w:tcW w:w="1760" w:type="dxa"/>
          </w:tcPr>
          <w:p w14:paraId="503D24B6" w14:textId="77777777" w:rsidR="009022C7" w:rsidRDefault="00000000">
            <w:pPr>
              <w:pStyle w:val="Compact"/>
              <w:rPr>
                <w:ins w:id="873" w:author="Matías Castillo-Aguilar" w:date="2026-08-10T02:45:00Z"/>
              </w:rPr>
            </w:pPr>
            <m:oMath>
              <m:sSub>
                <m:sSubPr>
                  <m:ctrlPr>
                    <w:ins w:id="874" w:author="Matías Castillo-Aguilar" w:date="2026-08-10T02:45:00Z">
                      <w:rPr>
                        <w:rFonts w:ascii="Cambria Math" w:hAnsi="Cambria Math"/>
                      </w:rPr>
                    </w:ins>
                  </m:ctrlPr>
                </m:sSubPr>
                <m:e>
                  <m:r>
                    <w:ins w:id="875" w:author="Matías Castillo-Aguilar" w:date="2026-08-10T02:45:00Z">
                      <w:rPr>
                        <w:rFonts w:ascii="Cambria Math" w:hAnsi="Cambria Math"/>
                      </w:rPr>
                      <m:t>α</m:t>
                    </w:ins>
                  </m:r>
                </m:e>
                <m:sub>
                  <m:r>
                    <w:ins w:id="876" w:author="Matías Castillo-Aguilar" w:date="2026-08-10T02:45:00Z">
                      <w:rPr>
                        <w:rFonts w:ascii="Cambria Math" w:hAnsi="Cambria Math"/>
                      </w:rPr>
                      <m:t>r</m:t>
                    </w:ins>
                  </m:r>
                </m:sub>
              </m:sSub>
            </m:oMath>
            <w:ins w:id="877" w:author="Matías Castillo-Aguilar" w:date="2026-08-10T02:45:00Z">
              <w:r>
                <w:t xml:space="preserve"> ~ </w:t>
              </w:r>
            </w:ins>
            <m:oMath>
              <m:sSub>
                <m:sSubPr>
                  <m:ctrlPr>
                    <w:ins w:id="878" w:author="Matías Castillo-Aguilar" w:date="2026-08-10T02:45:00Z">
                      <w:rPr>
                        <w:rFonts w:ascii="Cambria Math" w:hAnsi="Cambria Math"/>
                      </w:rPr>
                    </w:ins>
                  </m:ctrlPr>
                </m:sSubPr>
                <m:e>
                  <m:r>
                    <w:ins w:id="879" w:author="Matías Castillo-Aguilar" w:date="2026-08-10T02:45:00Z">
                      <w:rPr>
                        <w:rFonts w:ascii="Cambria Math" w:hAnsi="Cambria Math"/>
                      </w:rPr>
                      <m:t>β</m:t>
                    </w:ins>
                  </m:r>
                </m:e>
                <m:sub>
                  <m:r>
                    <w:ins w:id="880" w:author="Matías Castillo-Aguilar" w:date="2026-08-10T02:45:00Z">
                      <w:rPr>
                        <w:rFonts w:ascii="Cambria Math" w:hAnsi="Cambria Math"/>
                      </w:rPr>
                      <m:t>r</m:t>
                    </w:ins>
                  </m:r>
                </m:sub>
              </m:sSub>
            </m:oMath>
          </w:p>
        </w:tc>
        <w:tc>
          <w:tcPr>
            <w:tcW w:w="1540" w:type="dxa"/>
          </w:tcPr>
          <w:p w14:paraId="54B63621" w14:textId="77777777" w:rsidR="009022C7" w:rsidRDefault="00000000">
            <w:pPr>
              <w:pStyle w:val="Compact"/>
              <w:rPr>
                <w:ins w:id="881" w:author="Matías Castillo-Aguilar" w:date="2026-08-10T02:45:00Z"/>
              </w:rPr>
            </w:pPr>
            <w:ins w:id="882" w:author="Matías Castillo-Aguilar" w:date="2026-08-10T02:45:00Z">
              <w:r>
                <w:t>-0.73 [-0.74, -0.72]</w:t>
              </w:r>
            </w:ins>
          </w:p>
        </w:tc>
        <w:tc>
          <w:tcPr>
            <w:tcW w:w="1540" w:type="dxa"/>
          </w:tcPr>
          <w:p w14:paraId="6D476BEC" w14:textId="77777777" w:rsidR="009022C7" w:rsidRDefault="00000000">
            <w:pPr>
              <w:pStyle w:val="Compact"/>
              <w:rPr>
                <w:ins w:id="883" w:author="Matías Castillo-Aguilar" w:date="2026-08-10T02:45:00Z"/>
              </w:rPr>
            </w:pPr>
            <w:ins w:id="884" w:author="Matías Castillo-Aguilar" w:date="2026-08-10T02:45:00Z">
              <w:r>
                <w:t>-0.45 [-0.46, -0.44]</w:t>
              </w:r>
            </w:ins>
          </w:p>
        </w:tc>
        <w:tc>
          <w:tcPr>
            <w:tcW w:w="1540" w:type="dxa"/>
          </w:tcPr>
          <w:p w14:paraId="68043810" w14:textId="77777777" w:rsidR="009022C7" w:rsidRDefault="00000000">
            <w:pPr>
              <w:pStyle w:val="Compact"/>
              <w:rPr>
                <w:ins w:id="885" w:author="Matías Castillo-Aguilar" w:date="2026-08-10T02:45:00Z"/>
              </w:rPr>
            </w:pPr>
            <w:ins w:id="886" w:author="Matías Castillo-Aguilar" w:date="2026-08-10T02:45:00Z">
              <w:r>
                <w:t>-0.32 [-0.34, -0.31]</w:t>
              </w:r>
            </w:ins>
          </w:p>
        </w:tc>
        <w:tc>
          <w:tcPr>
            <w:tcW w:w="1540" w:type="dxa"/>
          </w:tcPr>
          <w:p w14:paraId="04E7BD6B" w14:textId="77777777" w:rsidR="009022C7" w:rsidRDefault="00000000">
            <w:pPr>
              <w:pStyle w:val="Compact"/>
              <w:rPr>
                <w:ins w:id="887" w:author="Matías Castillo-Aguilar" w:date="2026-08-10T02:45:00Z"/>
              </w:rPr>
            </w:pPr>
            <w:ins w:id="888" w:author="Matías Castillo-Aguilar" w:date="2026-08-10T02:45:00Z">
              <w:r>
                <w:t>-0.4 [-0.41, -0.38]</w:t>
              </w:r>
            </w:ins>
          </w:p>
        </w:tc>
      </w:tr>
      <w:tr w:rsidR="009022C7" w14:paraId="1218986D" w14:textId="77777777">
        <w:trPr>
          <w:cnfStyle w:val="000000100000" w:firstRow="0" w:lastRow="0" w:firstColumn="0" w:lastColumn="0" w:oddVBand="0" w:evenVBand="0" w:oddHBand="1" w:evenHBand="0" w:firstRowFirstColumn="0" w:firstRowLastColumn="0" w:lastRowFirstColumn="0" w:lastRowLastColumn="0"/>
          <w:ins w:id="889" w:author="Matías Castillo-Aguilar" w:date="2026-08-10T02:45:00Z"/>
        </w:trPr>
        <w:tc>
          <w:tcPr>
            <w:tcW w:w="1760" w:type="dxa"/>
          </w:tcPr>
          <w:p w14:paraId="2DDA62E4" w14:textId="77777777" w:rsidR="009022C7" w:rsidRDefault="00000000">
            <w:pPr>
              <w:pStyle w:val="Compact"/>
              <w:rPr>
                <w:ins w:id="890" w:author="Matías Castillo-Aguilar" w:date="2026-08-10T02:45:00Z"/>
              </w:rPr>
            </w:pPr>
            <m:oMath>
              <m:sSub>
                <m:sSubPr>
                  <m:ctrlPr>
                    <w:ins w:id="891" w:author="Matías Castillo-Aguilar" w:date="2026-08-10T02:45:00Z">
                      <w:rPr>
                        <w:rFonts w:ascii="Cambria Math" w:hAnsi="Cambria Math"/>
                      </w:rPr>
                    </w:ins>
                  </m:ctrlPr>
                </m:sSubPr>
                <m:e>
                  <m:r>
                    <w:ins w:id="892" w:author="Matías Castillo-Aguilar" w:date="2026-08-10T02:45:00Z">
                      <w:rPr>
                        <w:rFonts w:ascii="Cambria Math" w:hAnsi="Cambria Math"/>
                      </w:rPr>
                      <m:t>α</m:t>
                    </w:ins>
                  </m:r>
                </m:e>
                <m:sub>
                  <m:r>
                    <w:ins w:id="893" w:author="Matías Castillo-Aguilar" w:date="2026-08-10T02:45:00Z">
                      <w:rPr>
                        <w:rFonts w:ascii="Cambria Math" w:hAnsi="Cambria Math"/>
                      </w:rPr>
                      <m:t>r</m:t>
                    </w:ins>
                  </m:r>
                </m:sub>
              </m:sSub>
            </m:oMath>
            <w:ins w:id="894" w:author="Matías Castillo-Aguilar" w:date="2026-08-10T02:45:00Z">
              <w:r>
                <w:t xml:space="preserve"> ~ </w:t>
              </w:r>
            </w:ins>
            <m:oMath>
              <m:sSub>
                <m:sSubPr>
                  <m:ctrlPr>
                    <w:ins w:id="895" w:author="Matías Castillo-Aguilar" w:date="2026-08-10T02:45:00Z">
                      <w:rPr>
                        <w:rFonts w:ascii="Cambria Math" w:hAnsi="Cambria Math"/>
                      </w:rPr>
                    </w:ins>
                  </m:ctrlPr>
                </m:sSubPr>
                <m:e>
                  <m:r>
                    <w:ins w:id="896" w:author="Matías Castillo-Aguilar" w:date="2026-08-10T02:45:00Z">
                      <w:rPr>
                        <w:rFonts w:ascii="Cambria Math" w:hAnsi="Cambria Math"/>
                      </w:rPr>
                      <m:t>β</m:t>
                    </w:ins>
                  </m:r>
                </m:e>
                <m:sub>
                  <m:r>
                    <w:ins w:id="897" w:author="Matías Castillo-Aguilar" w:date="2026-08-10T02:45:00Z">
                      <w:rPr>
                        <w:rFonts w:ascii="Cambria Math" w:hAnsi="Cambria Math"/>
                      </w:rPr>
                      <m:t>s</m:t>
                    </w:ins>
                  </m:r>
                </m:sub>
              </m:sSub>
            </m:oMath>
          </w:p>
        </w:tc>
        <w:tc>
          <w:tcPr>
            <w:tcW w:w="1540" w:type="dxa"/>
          </w:tcPr>
          <w:p w14:paraId="2E10900F" w14:textId="77777777" w:rsidR="009022C7" w:rsidRDefault="00000000">
            <w:pPr>
              <w:pStyle w:val="Compact"/>
              <w:rPr>
                <w:ins w:id="898" w:author="Matías Castillo-Aguilar" w:date="2026-08-10T02:45:00Z"/>
              </w:rPr>
            </w:pPr>
            <w:ins w:id="899" w:author="Matías Castillo-Aguilar" w:date="2026-08-10T02:45:00Z">
              <w:r>
                <w:t>-0.31 [-0.32, -0.3]</w:t>
              </w:r>
            </w:ins>
          </w:p>
        </w:tc>
        <w:tc>
          <w:tcPr>
            <w:tcW w:w="1540" w:type="dxa"/>
          </w:tcPr>
          <w:p w14:paraId="4C735103" w14:textId="77777777" w:rsidR="009022C7" w:rsidRDefault="00000000">
            <w:pPr>
              <w:pStyle w:val="Compact"/>
              <w:rPr>
                <w:ins w:id="900" w:author="Matías Castillo-Aguilar" w:date="2026-08-10T02:45:00Z"/>
              </w:rPr>
            </w:pPr>
            <w:ins w:id="901" w:author="Matías Castillo-Aguilar" w:date="2026-08-10T02:45:00Z">
              <w:r>
                <w:t>-0.12 [-0.13, -0.1]</w:t>
              </w:r>
            </w:ins>
          </w:p>
        </w:tc>
        <w:tc>
          <w:tcPr>
            <w:tcW w:w="1540" w:type="dxa"/>
          </w:tcPr>
          <w:p w14:paraId="7EF7B774" w14:textId="77777777" w:rsidR="009022C7" w:rsidRDefault="00000000">
            <w:pPr>
              <w:pStyle w:val="Compact"/>
              <w:rPr>
                <w:ins w:id="902" w:author="Matías Castillo-Aguilar" w:date="2026-08-10T02:45:00Z"/>
              </w:rPr>
            </w:pPr>
            <w:ins w:id="903" w:author="Matías Castillo-Aguilar" w:date="2026-08-10T02:45:00Z">
              <w:r>
                <w:t>-0.05 [-0.06, -0.03]</w:t>
              </w:r>
            </w:ins>
          </w:p>
        </w:tc>
        <w:tc>
          <w:tcPr>
            <w:tcW w:w="1540" w:type="dxa"/>
          </w:tcPr>
          <w:p w14:paraId="0045D568" w14:textId="77777777" w:rsidR="009022C7" w:rsidRDefault="00000000">
            <w:pPr>
              <w:pStyle w:val="Compact"/>
              <w:rPr>
                <w:ins w:id="904" w:author="Matías Castillo-Aguilar" w:date="2026-08-10T02:45:00Z"/>
              </w:rPr>
            </w:pPr>
            <w:ins w:id="905" w:author="Matías Castillo-Aguilar" w:date="2026-08-10T02:45:00Z">
              <w:r>
                <w:t>-0.07 [-0.09, -0.06]</w:t>
              </w:r>
            </w:ins>
          </w:p>
        </w:tc>
      </w:tr>
      <w:tr w:rsidR="009022C7" w14:paraId="715D08FC" w14:textId="77777777">
        <w:trPr>
          <w:ins w:id="906" w:author="Matías Castillo-Aguilar" w:date="2026-08-10T02:45:00Z"/>
        </w:trPr>
        <w:tc>
          <w:tcPr>
            <w:tcW w:w="1760" w:type="dxa"/>
          </w:tcPr>
          <w:p w14:paraId="549C566E" w14:textId="77777777" w:rsidR="009022C7" w:rsidRDefault="00000000">
            <w:pPr>
              <w:pStyle w:val="Compact"/>
              <w:rPr>
                <w:ins w:id="907" w:author="Matías Castillo-Aguilar" w:date="2026-08-10T02:45:00Z"/>
              </w:rPr>
            </w:pPr>
            <m:oMath>
              <m:sSub>
                <m:sSubPr>
                  <m:ctrlPr>
                    <w:ins w:id="908" w:author="Matías Castillo-Aguilar" w:date="2026-08-10T02:45:00Z">
                      <w:rPr>
                        <w:rFonts w:ascii="Cambria Math" w:hAnsi="Cambria Math"/>
                      </w:rPr>
                    </w:ins>
                  </m:ctrlPr>
                </m:sSubPr>
                <m:e>
                  <m:r>
                    <w:ins w:id="909" w:author="Matías Castillo-Aguilar" w:date="2026-08-10T02:45:00Z">
                      <w:rPr>
                        <w:rFonts w:ascii="Cambria Math" w:hAnsi="Cambria Math"/>
                      </w:rPr>
                      <m:t>α</m:t>
                    </w:ins>
                  </m:r>
                </m:e>
                <m:sub>
                  <m:r>
                    <w:ins w:id="910" w:author="Matías Castillo-Aguilar" w:date="2026-08-10T02:45:00Z">
                      <w:rPr>
                        <w:rFonts w:ascii="Cambria Math" w:hAnsi="Cambria Math"/>
                      </w:rPr>
                      <m:t>r</m:t>
                    </w:ins>
                  </m:r>
                </m:sub>
              </m:sSub>
            </m:oMath>
            <w:ins w:id="911" w:author="Matías Castillo-Aguilar" w:date="2026-08-10T02:45:00Z">
              <w:r>
                <w:t xml:space="preserve"> ~ </w:t>
              </w:r>
            </w:ins>
            <m:oMath>
              <m:sSub>
                <m:sSubPr>
                  <m:ctrlPr>
                    <w:ins w:id="912" w:author="Matías Castillo-Aguilar" w:date="2026-08-10T02:45:00Z">
                      <w:rPr>
                        <w:rFonts w:ascii="Cambria Math" w:hAnsi="Cambria Math"/>
                      </w:rPr>
                    </w:ins>
                  </m:ctrlPr>
                </m:sSubPr>
                <m:e>
                  <m:r>
                    <w:ins w:id="913" w:author="Matías Castillo-Aguilar" w:date="2026-08-10T02:45:00Z">
                      <w:rPr>
                        <w:rFonts w:ascii="Cambria Math" w:hAnsi="Cambria Math"/>
                      </w:rPr>
                      <m:t>c</m:t>
                    </w:ins>
                  </m:r>
                </m:e>
                <m:sub>
                  <m:r>
                    <w:ins w:id="914" w:author="Matías Castillo-Aguilar" w:date="2026-08-10T02:45:00Z">
                      <w:rPr>
                        <w:rFonts w:ascii="Cambria Math" w:hAnsi="Cambria Math"/>
                      </w:rPr>
                      <m:t>c</m:t>
                    </w:ins>
                  </m:r>
                </m:sub>
              </m:sSub>
            </m:oMath>
          </w:p>
        </w:tc>
        <w:tc>
          <w:tcPr>
            <w:tcW w:w="1540" w:type="dxa"/>
          </w:tcPr>
          <w:p w14:paraId="0CAC9116" w14:textId="77777777" w:rsidR="009022C7" w:rsidRDefault="00000000">
            <w:pPr>
              <w:pStyle w:val="Compact"/>
              <w:rPr>
                <w:ins w:id="915" w:author="Matías Castillo-Aguilar" w:date="2026-08-10T02:45:00Z"/>
              </w:rPr>
            </w:pPr>
            <w:ins w:id="916" w:author="Matías Castillo-Aguilar" w:date="2026-08-10T02:45:00Z">
              <w:r>
                <w:t>-0.01 [-0.02, 0]</w:t>
              </w:r>
            </w:ins>
          </w:p>
        </w:tc>
        <w:tc>
          <w:tcPr>
            <w:tcW w:w="1540" w:type="dxa"/>
          </w:tcPr>
          <w:p w14:paraId="5346BDDA" w14:textId="77777777" w:rsidR="009022C7" w:rsidRDefault="00000000">
            <w:pPr>
              <w:pStyle w:val="Compact"/>
              <w:rPr>
                <w:ins w:id="917" w:author="Matías Castillo-Aguilar" w:date="2026-08-10T02:45:00Z"/>
              </w:rPr>
            </w:pPr>
            <w:ins w:id="918" w:author="Matías Castillo-Aguilar" w:date="2026-08-10T02:45:00Z">
              <w:r>
                <w:t>-0.02 [-0.03, 0]</w:t>
              </w:r>
            </w:ins>
          </w:p>
        </w:tc>
        <w:tc>
          <w:tcPr>
            <w:tcW w:w="1540" w:type="dxa"/>
          </w:tcPr>
          <w:p w14:paraId="5BEE2B43" w14:textId="77777777" w:rsidR="009022C7" w:rsidRDefault="00000000">
            <w:pPr>
              <w:pStyle w:val="Compact"/>
              <w:rPr>
                <w:ins w:id="919" w:author="Matías Castillo-Aguilar" w:date="2026-08-10T02:45:00Z"/>
              </w:rPr>
            </w:pPr>
            <w:ins w:id="920" w:author="Matías Castillo-Aguilar" w:date="2026-08-10T02:45:00Z">
              <w:r>
                <w:t>0.02 [0, 0.03]</w:t>
              </w:r>
            </w:ins>
          </w:p>
        </w:tc>
        <w:tc>
          <w:tcPr>
            <w:tcW w:w="1540" w:type="dxa"/>
          </w:tcPr>
          <w:p w14:paraId="5AFE85BA" w14:textId="77777777" w:rsidR="009022C7" w:rsidRDefault="00000000">
            <w:pPr>
              <w:pStyle w:val="Compact"/>
              <w:rPr>
                <w:ins w:id="921" w:author="Matías Castillo-Aguilar" w:date="2026-08-10T02:45:00Z"/>
              </w:rPr>
            </w:pPr>
            <w:ins w:id="922" w:author="Matías Castillo-Aguilar" w:date="2026-08-10T02:45:00Z">
              <w:r>
                <w:t>0.02 [0.01, 0.04]</w:t>
              </w:r>
            </w:ins>
          </w:p>
        </w:tc>
      </w:tr>
      <w:tr w:rsidR="009022C7" w14:paraId="4F04D0CE" w14:textId="77777777">
        <w:trPr>
          <w:cnfStyle w:val="000000100000" w:firstRow="0" w:lastRow="0" w:firstColumn="0" w:lastColumn="0" w:oddVBand="0" w:evenVBand="0" w:oddHBand="1" w:evenHBand="0" w:firstRowFirstColumn="0" w:firstRowLastColumn="0" w:lastRowFirstColumn="0" w:lastRowLastColumn="0"/>
          <w:ins w:id="923" w:author="Matías Castillo-Aguilar" w:date="2026-08-10T02:45:00Z"/>
        </w:trPr>
        <w:tc>
          <w:tcPr>
            <w:tcW w:w="1760" w:type="dxa"/>
          </w:tcPr>
          <w:p w14:paraId="192E9247" w14:textId="77777777" w:rsidR="009022C7" w:rsidRDefault="00000000">
            <w:pPr>
              <w:pStyle w:val="Compact"/>
              <w:rPr>
                <w:ins w:id="924" w:author="Matías Castillo-Aguilar" w:date="2026-08-10T02:45:00Z"/>
              </w:rPr>
            </w:pPr>
            <m:oMath>
              <m:sSub>
                <m:sSubPr>
                  <m:ctrlPr>
                    <w:ins w:id="925" w:author="Matías Castillo-Aguilar" w:date="2026-08-10T02:45:00Z">
                      <w:rPr>
                        <w:rFonts w:ascii="Cambria Math" w:hAnsi="Cambria Math"/>
                      </w:rPr>
                    </w:ins>
                  </m:ctrlPr>
                </m:sSubPr>
                <m:e>
                  <m:r>
                    <w:ins w:id="926" w:author="Matías Castillo-Aguilar" w:date="2026-08-10T02:45:00Z">
                      <w:rPr>
                        <w:rFonts w:ascii="Cambria Math" w:hAnsi="Cambria Math"/>
                      </w:rPr>
                      <m:t>α</m:t>
                    </w:ins>
                  </m:r>
                </m:e>
                <m:sub>
                  <m:r>
                    <w:ins w:id="927" w:author="Matías Castillo-Aguilar" w:date="2026-08-10T02:45:00Z">
                      <w:rPr>
                        <w:rFonts w:ascii="Cambria Math" w:hAnsi="Cambria Math"/>
                      </w:rPr>
                      <m:t>r</m:t>
                    </w:ins>
                  </m:r>
                </m:sub>
              </m:sSub>
            </m:oMath>
            <w:ins w:id="928" w:author="Matías Castillo-Aguilar" w:date="2026-08-10T02:45:00Z">
              <w:r>
                <w:t xml:space="preserve"> ~ </w:t>
              </w:r>
            </w:ins>
            <m:oMath>
              <m:sSub>
                <m:sSubPr>
                  <m:ctrlPr>
                    <w:ins w:id="929" w:author="Matías Castillo-Aguilar" w:date="2026-08-10T02:45:00Z">
                      <w:rPr>
                        <w:rFonts w:ascii="Cambria Math" w:hAnsi="Cambria Math"/>
                      </w:rPr>
                    </w:ins>
                  </m:ctrlPr>
                </m:sSubPr>
                <m:e>
                  <m:r>
                    <w:ins w:id="930" w:author="Matías Castillo-Aguilar" w:date="2026-08-10T02:45:00Z">
                      <w:rPr>
                        <w:rFonts w:ascii="Cambria Math" w:hAnsi="Cambria Math"/>
                      </w:rPr>
                      <m:t>c</m:t>
                    </w:ins>
                  </m:r>
                </m:e>
                <m:sub>
                  <m:r>
                    <w:ins w:id="931" w:author="Matías Castillo-Aguilar" w:date="2026-08-10T02:45:00Z">
                      <w:rPr>
                        <w:rFonts w:ascii="Cambria Math" w:hAnsi="Cambria Math"/>
                      </w:rPr>
                      <m:t>r</m:t>
                    </w:ins>
                  </m:r>
                </m:sub>
              </m:sSub>
            </m:oMath>
          </w:p>
        </w:tc>
        <w:tc>
          <w:tcPr>
            <w:tcW w:w="1540" w:type="dxa"/>
          </w:tcPr>
          <w:p w14:paraId="2AAE6278" w14:textId="77777777" w:rsidR="009022C7" w:rsidRDefault="00000000">
            <w:pPr>
              <w:pStyle w:val="Compact"/>
              <w:rPr>
                <w:ins w:id="932" w:author="Matías Castillo-Aguilar" w:date="2026-08-10T02:45:00Z"/>
              </w:rPr>
            </w:pPr>
            <w:ins w:id="933" w:author="Matías Castillo-Aguilar" w:date="2026-08-10T02:45:00Z">
              <w:r>
                <w:t>-0.3 [-0.31, -0.28]</w:t>
              </w:r>
            </w:ins>
          </w:p>
        </w:tc>
        <w:tc>
          <w:tcPr>
            <w:tcW w:w="1540" w:type="dxa"/>
          </w:tcPr>
          <w:p w14:paraId="7F0463AA" w14:textId="77777777" w:rsidR="009022C7" w:rsidRDefault="00000000">
            <w:pPr>
              <w:pStyle w:val="Compact"/>
              <w:rPr>
                <w:ins w:id="934" w:author="Matías Castillo-Aguilar" w:date="2026-08-10T02:45:00Z"/>
              </w:rPr>
            </w:pPr>
            <w:ins w:id="935" w:author="Matías Castillo-Aguilar" w:date="2026-08-10T02:45:00Z">
              <w:r>
                <w:t>-0.69 [-0.7, -0.68]</w:t>
              </w:r>
            </w:ins>
          </w:p>
        </w:tc>
        <w:tc>
          <w:tcPr>
            <w:tcW w:w="1540" w:type="dxa"/>
          </w:tcPr>
          <w:p w14:paraId="66707B4C" w14:textId="77777777" w:rsidR="009022C7" w:rsidRDefault="00000000">
            <w:pPr>
              <w:pStyle w:val="Compact"/>
              <w:rPr>
                <w:ins w:id="936" w:author="Matías Castillo-Aguilar" w:date="2026-08-10T02:45:00Z"/>
              </w:rPr>
            </w:pPr>
            <w:ins w:id="937" w:author="Matías Castillo-Aguilar" w:date="2026-08-10T02:45:00Z">
              <w:r>
                <w:t>-0.11 [-0.13, -0.1]</w:t>
              </w:r>
            </w:ins>
          </w:p>
        </w:tc>
        <w:tc>
          <w:tcPr>
            <w:tcW w:w="1540" w:type="dxa"/>
          </w:tcPr>
          <w:p w14:paraId="04370D45" w14:textId="77777777" w:rsidR="009022C7" w:rsidRDefault="00000000">
            <w:pPr>
              <w:pStyle w:val="Compact"/>
              <w:rPr>
                <w:ins w:id="938" w:author="Matías Castillo-Aguilar" w:date="2026-08-10T02:45:00Z"/>
              </w:rPr>
            </w:pPr>
            <w:ins w:id="939" w:author="Matías Castillo-Aguilar" w:date="2026-08-10T02:45:00Z">
              <w:r>
                <w:t>-0.69 [-0.7, -0.68]</w:t>
              </w:r>
            </w:ins>
          </w:p>
        </w:tc>
      </w:tr>
      <w:tr w:rsidR="009022C7" w14:paraId="36BAEC29" w14:textId="77777777">
        <w:trPr>
          <w:ins w:id="940" w:author="Matías Castillo-Aguilar" w:date="2026-08-10T02:45:00Z"/>
        </w:trPr>
        <w:tc>
          <w:tcPr>
            <w:tcW w:w="1760" w:type="dxa"/>
          </w:tcPr>
          <w:p w14:paraId="06CB4648" w14:textId="77777777" w:rsidR="009022C7" w:rsidRDefault="00000000">
            <w:pPr>
              <w:pStyle w:val="Compact"/>
              <w:rPr>
                <w:ins w:id="941" w:author="Matías Castillo-Aguilar" w:date="2026-08-10T02:45:00Z"/>
              </w:rPr>
            </w:pPr>
            <m:oMath>
              <m:sSub>
                <m:sSubPr>
                  <m:ctrlPr>
                    <w:ins w:id="942" w:author="Matías Castillo-Aguilar" w:date="2026-08-10T02:45:00Z">
                      <w:rPr>
                        <w:rFonts w:ascii="Cambria Math" w:hAnsi="Cambria Math"/>
                      </w:rPr>
                    </w:ins>
                  </m:ctrlPr>
                </m:sSubPr>
                <m:e>
                  <m:r>
                    <w:ins w:id="943" w:author="Matías Castillo-Aguilar" w:date="2026-08-10T02:45:00Z">
                      <w:rPr>
                        <w:rFonts w:ascii="Cambria Math" w:hAnsi="Cambria Math"/>
                      </w:rPr>
                      <m:t>α</m:t>
                    </w:ins>
                  </m:r>
                </m:e>
                <m:sub>
                  <m:r>
                    <w:ins w:id="944" w:author="Matías Castillo-Aguilar" w:date="2026-08-10T02:45:00Z">
                      <w:rPr>
                        <w:rFonts w:ascii="Cambria Math" w:hAnsi="Cambria Math"/>
                      </w:rPr>
                      <m:t>r</m:t>
                    </w:ins>
                  </m:r>
                </m:sub>
              </m:sSub>
            </m:oMath>
            <w:ins w:id="945" w:author="Matías Castillo-Aguilar" w:date="2026-08-10T02:45:00Z">
              <w:r>
                <w:t xml:space="preserve"> ~ </w:t>
              </w:r>
            </w:ins>
            <m:oMath>
              <m:sSub>
                <m:sSubPr>
                  <m:ctrlPr>
                    <w:ins w:id="946" w:author="Matías Castillo-Aguilar" w:date="2026-08-10T02:45:00Z">
                      <w:rPr>
                        <w:rFonts w:ascii="Cambria Math" w:hAnsi="Cambria Math"/>
                      </w:rPr>
                    </w:ins>
                  </m:ctrlPr>
                </m:sSubPr>
                <m:e>
                  <m:r>
                    <w:ins w:id="947" w:author="Matías Castillo-Aguilar" w:date="2026-08-10T02:45:00Z">
                      <w:rPr>
                        <w:rFonts w:ascii="Cambria Math" w:hAnsi="Cambria Math"/>
                      </w:rPr>
                      <m:t>c</m:t>
                    </w:ins>
                  </m:r>
                </m:e>
                <m:sub>
                  <m:r>
                    <w:ins w:id="948" w:author="Matías Castillo-Aguilar" w:date="2026-08-10T02:45:00Z">
                      <w:rPr>
                        <w:rFonts w:ascii="Cambria Math" w:hAnsi="Cambria Math"/>
                      </w:rPr>
                      <m:t>s</m:t>
                    </w:ins>
                  </m:r>
                </m:sub>
              </m:sSub>
            </m:oMath>
          </w:p>
        </w:tc>
        <w:tc>
          <w:tcPr>
            <w:tcW w:w="1540" w:type="dxa"/>
          </w:tcPr>
          <w:p w14:paraId="3F53EAA9" w14:textId="77777777" w:rsidR="009022C7" w:rsidRDefault="00000000">
            <w:pPr>
              <w:pStyle w:val="Compact"/>
              <w:rPr>
                <w:ins w:id="949" w:author="Matías Castillo-Aguilar" w:date="2026-08-10T02:45:00Z"/>
              </w:rPr>
            </w:pPr>
            <w:ins w:id="950" w:author="Matías Castillo-Aguilar" w:date="2026-08-10T02:45:00Z">
              <w:r>
                <w:t>-0.33 [-0.34, -0.32]</w:t>
              </w:r>
            </w:ins>
          </w:p>
        </w:tc>
        <w:tc>
          <w:tcPr>
            <w:tcW w:w="1540" w:type="dxa"/>
          </w:tcPr>
          <w:p w14:paraId="115E1935" w14:textId="77777777" w:rsidR="009022C7" w:rsidRDefault="00000000">
            <w:pPr>
              <w:pStyle w:val="Compact"/>
              <w:rPr>
                <w:ins w:id="951" w:author="Matías Castillo-Aguilar" w:date="2026-08-10T02:45:00Z"/>
              </w:rPr>
            </w:pPr>
            <w:ins w:id="952" w:author="Matías Castillo-Aguilar" w:date="2026-08-10T02:45:00Z">
              <w:r>
                <w:t>-0.02 [-0.03, -0.01]</w:t>
              </w:r>
            </w:ins>
          </w:p>
        </w:tc>
        <w:tc>
          <w:tcPr>
            <w:tcW w:w="1540" w:type="dxa"/>
          </w:tcPr>
          <w:p w14:paraId="61F9C87D" w14:textId="77777777" w:rsidR="009022C7" w:rsidRDefault="00000000">
            <w:pPr>
              <w:pStyle w:val="Compact"/>
              <w:rPr>
                <w:ins w:id="953" w:author="Matías Castillo-Aguilar" w:date="2026-08-10T02:45:00Z"/>
              </w:rPr>
            </w:pPr>
            <w:ins w:id="954" w:author="Matías Castillo-Aguilar" w:date="2026-08-10T02:45:00Z">
              <w:r>
                <w:t>0.04 [0.02, 0.05]</w:t>
              </w:r>
            </w:ins>
          </w:p>
        </w:tc>
        <w:tc>
          <w:tcPr>
            <w:tcW w:w="1540" w:type="dxa"/>
          </w:tcPr>
          <w:p w14:paraId="468D5321" w14:textId="77777777" w:rsidR="009022C7" w:rsidRDefault="00000000">
            <w:pPr>
              <w:pStyle w:val="Compact"/>
              <w:rPr>
                <w:ins w:id="955" w:author="Matías Castillo-Aguilar" w:date="2026-08-10T02:45:00Z"/>
              </w:rPr>
            </w:pPr>
            <w:ins w:id="956" w:author="Matías Castillo-Aguilar" w:date="2026-08-10T02:45:00Z">
              <w:r>
                <w:t>-0.02 [-0.04, -0.01]</w:t>
              </w:r>
            </w:ins>
          </w:p>
        </w:tc>
      </w:tr>
      <w:tr w:rsidR="009022C7" w14:paraId="374E3134" w14:textId="77777777">
        <w:trPr>
          <w:cnfStyle w:val="000000100000" w:firstRow="0" w:lastRow="0" w:firstColumn="0" w:lastColumn="0" w:oddVBand="0" w:evenVBand="0" w:oddHBand="1" w:evenHBand="0" w:firstRowFirstColumn="0" w:firstRowLastColumn="0" w:lastRowFirstColumn="0" w:lastRowLastColumn="0"/>
          <w:ins w:id="957" w:author="Matías Castillo-Aguilar" w:date="2026-08-10T02:45:00Z"/>
        </w:trPr>
        <w:tc>
          <w:tcPr>
            <w:tcW w:w="1760" w:type="dxa"/>
          </w:tcPr>
          <w:p w14:paraId="3C02AC33" w14:textId="77777777" w:rsidR="009022C7" w:rsidRDefault="00000000">
            <w:pPr>
              <w:pStyle w:val="Compact"/>
              <w:rPr>
                <w:ins w:id="958" w:author="Matías Castillo-Aguilar" w:date="2026-08-10T02:45:00Z"/>
              </w:rPr>
            </w:pPr>
            <m:oMath>
              <m:sSub>
                <m:sSubPr>
                  <m:ctrlPr>
                    <w:ins w:id="959" w:author="Matías Castillo-Aguilar" w:date="2026-08-10T02:45:00Z">
                      <w:rPr>
                        <w:rFonts w:ascii="Cambria Math" w:hAnsi="Cambria Math"/>
                      </w:rPr>
                    </w:ins>
                  </m:ctrlPr>
                </m:sSubPr>
                <m:e>
                  <m:r>
                    <w:ins w:id="960" w:author="Matías Castillo-Aguilar" w:date="2026-08-10T02:45:00Z">
                      <w:rPr>
                        <w:rFonts w:ascii="Cambria Math" w:hAnsi="Cambria Math"/>
                      </w:rPr>
                      <m:t>α</m:t>
                    </w:ins>
                  </m:r>
                </m:e>
                <m:sub>
                  <m:r>
                    <w:ins w:id="961" w:author="Matías Castillo-Aguilar" w:date="2026-08-10T02:45:00Z">
                      <w:rPr>
                        <w:rFonts w:ascii="Cambria Math" w:hAnsi="Cambria Math"/>
                      </w:rPr>
                      <m:t>s</m:t>
                    </w:ins>
                  </m:r>
                </m:sub>
              </m:sSub>
            </m:oMath>
            <w:ins w:id="962" w:author="Matías Castillo-Aguilar" w:date="2026-08-10T02:45:00Z">
              <w:r>
                <w:t xml:space="preserve"> ~ </w:t>
              </w:r>
            </w:ins>
            <m:oMath>
              <m:sSub>
                <m:sSubPr>
                  <m:ctrlPr>
                    <w:ins w:id="963" w:author="Matías Castillo-Aguilar" w:date="2026-08-10T02:45:00Z">
                      <w:rPr>
                        <w:rFonts w:ascii="Cambria Math" w:hAnsi="Cambria Math"/>
                      </w:rPr>
                    </w:ins>
                  </m:ctrlPr>
                </m:sSubPr>
                <m:e>
                  <m:r>
                    <w:ins w:id="964" w:author="Matías Castillo-Aguilar" w:date="2026-08-10T02:45:00Z">
                      <w:rPr>
                        <w:rFonts w:ascii="Cambria Math" w:hAnsi="Cambria Math"/>
                      </w:rPr>
                      <m:t>β</m:t>
                    </w:ins>
                  </m:r>
                </m:e>
                <m:sub>
                  <m:r>
                    <w:ins w:id="965" w:author="Matías Castillo-Aguilar" w:date="2026-08-10T02:45:00Z">
                      <w:rPr>
                        <w:rFonts w:ascii="Cambria Math" w:hAnsi="Cambria Math"/>
                      </w:rPr>
                      <m:t>s</m:t>
                    </w:ins>
                  </m:r>
                </m:sub>
              </m:sSub>
            </m:oMath>
          </w:p>
        </w:tc>
        <w:tc>
          <w:tcPr>
            <w:tcW w:w="1540" w:type="dxa"/>
          </w:tcPr>
          <w:p w14:paraId="4D94E90F" w14:textId="77777777" w:rsidR="009022C7" w:rsidRDefault="00000000">
            <w:pPr>
              <w:pStyle w:val="Compact"/>
              <w:rPr>
                <w:ins w:id="966" w:author="Matías Castillo-Aguilar" w:date="2026-08-10T02:45:00Z"/>
              </w:rPr>
            </w:pPr>
            <w:ins w:id="967" w:author="Matías Castillo-Aguilar" w:date="2026-08-10T02:45:00Z">
              <w:r>
                <w:t>-1 [-1, -1]</w:t>
              </w:r>
            </w:ins>
          </w:p>
        </w:tc>
        <w:tc>
          <w:tcPr>
            <w:tcW w:w="1540" w:type="dxa"/>
          </w:tcPr>
          <w:p w14:paraId="64BDB7B1" w14:textId="77777777" w:rsidR="009022C7" w:rsidRDefault="00000000">
            <w:pPr>
              <w:pStyle w:val="Compact"/>
              <w:rPr>
                <w:ins w:id="968" w:author="Matías Castillo-Aguilar" w:date="2026-08-10T02:45:00Z"/>
              </w:rPr>
            </w:pPr>
            <w:ins w:id="969" w:author="Matías Castillo-Aguilar" w:date="2026-08-10T02:45:00Z">
              <w:r>
                <w:t>-0.75 [-0.76, -0.75]</w:t>
              </w:r>
            </w:ins>
          </w:p>
        </w:tc>
        <w:tc>
          <w:tcPr>
            <w:tcW w:w="1540" w:type="dxa"/>
          </w:tcPr>
          <w:p w14:paraId="5D3CF9EF" w14:textId="77777777" w:rsidR="009022C7" w:rsidRDefault="00000000">
            <w:pPr>
              <w:pStyle w:val="Compact"/>
              <w:rPr>
                <w:ins w:id="970" w:author="Matías Castillo-Aguilar" w:date="2026-08-10T02:45:00Z"/>
              </w:rPr>
            </w:pPr>
            <w:ins w:id="971" w:author="Matías Castillo-Aguilar" w:date="2026-08-10T02:45:00Z">
              <w:r>
                <w:t>-0.68 [-0.69, -0.67]</w:t>
              </w:r>
            </w:ins>
          </w:p>
        </w:tc>
        <w:tc>
          <w:tcPr>
            <w:tcW w:w="1540" w:type="dxa"/>
          </w:tcPr>
          <w:p w14:paraId="074D309A" w14:textId="77777777" w:rsidR="009022C7" w:rsidRDefault="00000000">
            <w:pPr>
              <w:pStyle w:val="Compact"/>
              <w:rPr>
                <w:ins w:id="972" w:author="Matías Castillo-Aguilar" w:date="2026-08-10T02:45:00Z"/>
              </w:rPr>
            </w:pPr>
            <w:ins w:id="973" w:author="Matías Castillo-Aguilar" w:date="2026-08-10T02:45:00Z">
              <w:r>
                <w:t>-0.7 [-0.71, -0.7]</w:t>
              </w:r>
            </w:ins>
          </w:p>
        </w:tc>
      </w:tr>
      <w:tr w:rsidR="009022C7" w14:paraId="12DFE4FA" w14:textId="77777777">
        <w:trPr>
          <w:ins w:id="974" w:author="Matías Castillo-Aguilar" w:date="2026-08-10T02:45:00Z"/>
        </w:trPr>
        <w:tc>
          <w:tcPr>
            <w:tcW w:w="1760" w:type="dxa"/>
          </w:tcPr>
          <w:p w14:paraId="4DC266A4" w14:textId="77777777" w:rsidR="009022C7" w:rsidRDefault="00000000">
            <w:pPr>
              <w:pStyle w:val="Compact"/>
              <w:rPr>
                <w:ins w:id="975" w:author="Matías Castillo-Aguilar" w:date="2026-08-10T02:45:00Z"/>
              </w:rPr>
            </w:pPr>
            <m:oMath>
              <m:sSub>
                <m:sSubPr>
                  <m:ctrlPr>
                    <w:ins w:id="976" w:author="Matías Castillo-Aguilar" w:date="2026-08-10T02:45:00Z">
                      <w:rPr>
                        <w:rFonts w:ascii="Cambria Math" w:hAnsi="Cambria Math"/>
                      </w:rPr>
                    </w:ins>
                  </m:ctrlPr>
                </m:sSubPr>
                <m:e>
                  <m:r>
                    <w:ins w:id="977" w:author="Matías Castillo-Aguilar" w:date="2026-08-10T02:45:00Z">
                      <w:rPr>
                        <w:rFonts w:ascii="Cambria Math" w:hAnsi="Cambria Math"/>
                      </w:rPr>
                      <m:t>α</m:t>
                    </w:ins>
                  </m:r>
                </m:e>
                <m:sub>
                  <m:r>
                    <w:ins w:id="978" w:author="Matías Castillo-Aguilar" w:date="2026-08-10T02:45:00Z">
                      <w:rPr>
                        <w:rFonts w:ascii="Cambria Math" w:hAnsi="Cambria Math"/>
                      </w:rPr>
                      <m:t>s</m:t>
                    </w:ins>
                  </m:r>
                </m:sub>
              </m:sSub>
            </m:oMath>
            <w:ins w:id="979" w:author="Matías Castillo-Aguilar" w:date="2026-08-10T02:45:00Z">
              <w:r>
                <w:t xml:space="preserve"> ~ </w:t>
              </w:r>
            </w:ins>
            <m:oMath>
              <m:sSub>
                <m:sSubPr>
                  <m:ctrlPr>
                    <w:ins w:id="980" w:author="Matías Castillo-Aguilar" w:date="2026-08-10T02:45:00Z">
                      <w:rPr>
                        <w:rFonts w:ascii="Cambria Math" w:hAnsi="Cambria Math"/>
                      </w:rPr>
                    </w:ins>
                  </m:ctrlPr>
                </m:sSubPr>
                <m:e>
                  <m:r>
                    <w:ins w:id="981" w:author="Matías Castillo-Aguilar" w:date="2026-08-10T02:45:00Z">
                      <w:rPr>
                        <w:rFonts w:ascii="Cambria Math" w:hAnsi="Cambria Math"/>
                      </w:rPr>
                      <m:t>c</m:t>
                    </w:ins>
                  </m:r>
                </m:e>
                <m:sub>
                  <m:r>
                    <w:ins w:id="982" w:author="Matías Castillo-Aguilar" w:date="2026-08-10T02:45:00Z">
                      <w:rPr>
                        <w:rFonts w:ascii="Cambria Math" w:hAnsi="Cambria Math"/>
                      </w:rPr>
                      <m:t>c</m:t>
                    </w:ins>
                  </m:r>
                </m:sub>
              </m:sSub>
            </m:oMath>
          </w:p>
        </w:tc>
        <w:tc>
          <w:tcPr>
            <w:tcW w:w="1540" w:type="dxa"/>
          </w:tcPr>
          <w:p w14:paraId="35E877BF" w14:textId="77777777" w:rsidR="009022C7" w:rsidRDefault="00000000">
            <w:pPr>
              <w:pStyle w:val="Compact"/>
              <w:rPr>
                <w:ins w:id="983" w:author="Matías Castillo-Aguilar" w:date="2026-08-10T02:45:00Z"/>
              </w:rPr>
            </w:pPr>
            <w:ins w:id="984" w:author="Matías Castillo-Aguilar" w:date="2026-08-10T02:45:00Z">
              <w:r>
                <w:t>0 [-0.02, 0.01]</w:t>
              </w:r>
            </w:ins>
          </w:p>
        </w:tc>
        <w:tc>
          <w:tcPr>
            <w:tcW w:w="1540" w:type="dxa"/>
          </w:tcPr>
          <w:p w14:paraId="3246AFE2" w14:textId="77777777" w:rsidR="009022C7" w:rsidRDefault="00000000">
            <w:pPr>
              <w:pStyle w:val="Compact"/>
              <w:rPr>
                <w:ins w:id="985" w:author="Matías Castillo-Aguilar" w:date="2026-08-10T02:45:00Z"/>
              </w:rPr>
            </w:pPr>
            <w:ins w:id="986" w:author="Matías Castillo-Aguilar" w:date="2026-08-10T02:45:00Z">
              <w:r>
                <w:t>-0.03 [-0.05, -0.02]</w:t>
              </w:r>
            </w:ins>
          </w:p>
        </w:tc>
        <w:tc>
          <w:tcPr>
            <w:tcW w:w="1540" w:type="dxa"/>
          </w:tcPr>
          <w:p w14:paraId="5CD62E3E" w14:textId="77777777" w:rsidR="009022C7" w:rsidRDefault="00000000">
            <w:pPr>
              <w:pStyle w:val="Compact"/>
              <w:rPr>
                <w:ins w:id="987" w:author="Matías Castillo-Aguilar" w:date="2026-08-10T02:45:00Z"/>
              </w:rPr>
            </w:pPr>
            <w:ins w:id="988" w:author="Matías Castillo-Aguilar" w:date="2026-08-10T02:45:00Z">
              <w:r>
                <w:t>-0.05 [-0.06, -0.03]</w:t>
              </w:r>
            </w:ins>
          </w:p>
        </w:tc>
        <w:tc>
          <w:tcPr>
            <w:tcW w:w="1540" w:type="dxa"/>
          </w:tcPr>
          <w:p w14:paraId="1FB8E2C2" w14:textId="77777777" w:rsidR="009022C7" w:rsidRDefault="00000000">
            <w:pPr>
              <w:pStyle w:val="Compact"/>
              <w:rPr>
                <w:ins w:id="989" w:author="Matías Castillo-Aguilar" w:date="2026-08-10T02:45:00Z"/>
              </w:rPr>
            </w:pPr>
            <w:ins w:id="990" w:author="Matías Castillo-Aguilar" w:date="2026-08-10T02:45:00Z">
              <w:r>
                <w:t>-0.01 [-0.03, 0]</w:t>
              </w:r>
            </w:ins>
          </w:p>
        </w:tc>
      </w:tr>
      <w:tr w:rsidR="009022C7" w14:paraId="69DE3129" w14:textId="77777777">
        <w:trPr>
          <w:cnfStyle w:val="000000100000" w:firstRow="0" w:lastRow="0" w:firstColumn="0" w:lastColumn="0" w:oddVBand="0" w:evenVBand="0" w:oddHBand="1" w:evenHBand="0" w:firstRowFirstColumn="0" w:firstRowLastColumn="0" w:lastRowFirstColumn="0" w:lastRowLastColumn="0"/>
          <w:ins w:id="991" w:author="Matías Castillo-Aguilar" w:date="2026-08-10T02:45:00Z"/>
        </w:trPr>
        <w:tc>
          <w:tcPr>
            <w:tcW w:w="1760" w:type="dxa"/>
          </w:tcPr>
          <w:p w14:paraId="325FFCA6" w14:textId="77777777" w:rsidR="009022C7" w:rsidRDefault="00000000">
            <w:pPr>
              <w:pStyle w:val="Compact"/>
              <w:rPr>
                <w:ins w:id="992" w:author="Matías Castillo-Aguilar" w:date="2026-08-10T02:45:00Z"/>
              </w:rPr>
            </w:pPr>
            <m:oMath>
              <m:sSub>
                <m:sSubPr>
                  <m:ctrlPr>
                    <w:ins w:id="993" w:author="Matías Castillo-Aguilar" w:date="2026-08-10T02:45:00Z">
                      <w:rPr>
                        <w:rFonts w:ascii="Cambria Math" w:hAnsi="Cambria Math"/>
                      </w:rPr>
                    </w:ins>
                  </m:ctrlPr>
                </m:sSubPr>
                <m:e>
                  <m:r>
                    <w:ins w:id="994" w:author="Matías Castillo-Aguilar" w:date="2026-08-10T02:45:00Z">
                      <w:rPr>
                        <w:rFonts w:ascii="Cambria Math" w:hAnsi="Cambria Math"/>
                      </w:rPr>
                      <m:t>α</m:t>
                    </w:ins>
                  </m:r>
                </m:e>
                <m:sub>
                  <m:r>
                    <w:ins w:id="995" w:author="Matías Castillo-Aguilar" w:date="2026-08-10T02:45:00Z">
                      <w:rPr>
                        <w:rFonts w:ascii="Cambria Math" w:hAnsi="Cambria Math"/>
                      </w:rPr>
                      <m:t>s</m:t>
                    </w:ins>
                  </m:r>
                </m:sub>
              </m:sSub>
            </m:oMath>
            <w:ins w:id="996" w:author="Matías Castillo-Aguilar" w:date="2026-08-10T02:45:00Z">
              <w:r>
                <w:t xml:space="preserve"> ~ </w:t>
              </w:r>
            </w:ins>
            <m:oMath>
              <m:sSub>
                <m:sSubPr>
                  <m:ctrlPr>
                    <w:ins w:id="997" w:author="Matías Castillo-Aguilar" w:date="2026-08-10T02:45:00Z">
                      <w:rPr>
                        <w:rFonts w:ascii="Cambria Math" w:hAnsi="Cambria Math"/>
                      </w:rPr>
                    </w:ins>
                  </m:ctrlPr>
                </m:sSubPr>
                <m:e>
                  <m:r>
                    <w:ins w:id="998" w:author="Matías Castillo-Aguilar" w:date="2026-08-10T02:45:00Z">
                      <w:rPr>
                        <w:rFonts w:ascii="Cambria Math" w:hAnsi="Cambria Math"/>
                      </w:rPr>
                      <m:t>c</m:t>
                    </w:ins>
                  </m:r>
                </m:e>
                <m:sub>
                  <m:r>
                    <w:ins w:id="999" w:author="Matías Castillo-Aguilar" w:date="2026-08-10T02:45:00Z">
                      <w:rPr>
                        <w:rFonts w:ascii="Cambria Math" w:hAnsi="Cambria Math"/>
                      </w:rPr>
                      <m:t>s</m:t>
                    </w:ins>
                  </m:r>
                </m:sub>
              </m:sSub>
            </m:oMath>
          </w:p>
        </w:tc>
        <w:tc>
          <w:tcPr>
            <w:tcW w:w="1540" w:type="dxa"/>
          </w:tcPr>
          <w:p w14:paraId="276C3E21" w14:textId="77777777" w:rsidR="009022C7" w:rsidRDefault="00000000">
            <w:pPr>
              <w:pStyle w:val="Compact"/>
              <w:rPr>
                <w:ins w:id="1000" w:author="Matías Castillo-Aguilar" w:date="2026-08-10T02:45:00Z"/>
              </w:rPr>
            </w:pPr>
            <w:ins w:id="1001" w:author="Matías Castillo-Aguilar" w:date="2026-08-10T02:45:00Z">
              <w:r>
                <w:t>-0.36 [-0.37, -0.35]</w:t>
              </w:r>
            </w:ins>
          </w:p>
        </w:tc>
        <w:tc>
          <w:tcPr>
            <w:tcW w:w="1540" w:type="dxa"/>
          </w:tcPr>
          <w:p w14:paraId="7E9838F3" w14:textId="77777777" w:rsidR="009022C7" w:rsidRDefault="00000000">
            <w:pPr>
              <w:pStyle w:val="Compact"/>
              <w:rPr>
                <w:ins w:id="1002" w:author="Matías Castillo-Aguilar" w:date="2026-08-10T02:45:00Z"/>
              </w:rPr>
            </w:pPr>
            <w:ins w:id="1003" w:author="Matías Castillo-Aguilar" w:date="2026-08-10T02:45:00Z">
              <w:r>
                <w:t>-0.7 [-0.71, -0.69]</w:t>
              </w:r>
            </w:ins>
          </w:p>
        </w:tc>
        <w:tc>
          <w:tcPr>
            <w:tcW w:w="1540" w:type="dxa"/>
          </w:tcPr>
          <w:p w14:paraId="30CDAEA0" w14:textId="77777777" w:rsidR="009022C7" w:rsidRDefault="00000000">
            <w:pPr>
              <w:pStyle w:val="Compact"/>
              <w:rPr>
                <w:ins w:id="1004" w:author="Matías Castillo-Aguilar" w:date="2026-08-10T02:45:00Z"/>
              </w:rPr>
            </w:pPr>
            <w:ins w:id="1005" w:author="Matías Castillo-Aguilar" w:date="2026-08-10T02:45:00Z">
              <w:r>
                <w:t>-0.42 [-0.43, -0.41]</w:t>
              </w:r>
            </w:ins>
          </w:p>
        </w:tc>
        <w:tc>
          <w:tcPr>
            <w:tcW w:w="1540" w:type="dxa"/>
          </w:tcPr>
          <w:p w14:paraId="5DB0FCC6" w14:textId="77777777" w:rsidR="009022C7" w:rsidRDefault="00000000">
            <w:pPr>
              <w:pStyle w:val="Compact"/>
              <w:rPr>
                <w:ins w:id="1006" w:author="Matías Castillo-Aguilar" w:date="2026-08-10T02:45:00Z"/>
              </w:rPr>
            </w:pPr>
            <w:ins w:id="1007" w:author="Matías Castillo-Aguilar" w:date="2026-08-10T02:45:00Z">
              <w:r>
                <w:t>-0.71 [-0.71, -0.7]</w:t>
              </w:r>
            </w:ins>
          </w:p>
        </w:tc>
      </w:tr>
      <w:tr w:rsidR="009022C7" w14:paraId="1CFB9164" w14:textId="77777777">
        <w:trPr>
          <w:ins w:id="1008" w:author="Matías Castillo-Aguilar" w:date="2026-08-10T02:45:00Z"/>
        </w:trPr>
        <w:tc>
          <w:tcPr>
            <w:tcW w:w="1760" w:type="dxa"/>
          </w:tcPr>
          <w:p w14:paraId="0C10EE0E" w14:textId="77777777" w:rsidR="009022C7" w:rsidRDefault="00000000">
            <w:pPr>
              <w:pStyle w:val="Compact"/>
              <w:rPr>
                <w:ins w:id="1009" w:author="Matías Castillo-Aguilar" w:date="2026-08-10T02:45:00Z"/>
              </w:rPr>
            </w:pPr>
            <m:oMath>
              <m:sSub>
                <m:sSubPr>
                  <m:ctrlPr>
                    <w:ins w:id="1010" w:author="Matías Castillo-Aguilar" w:date="2026-08-10T02:45:00Z">
                      <w:rPr>
                        <w:rFonts w:ascii="Cambria Math" w:hAnsi="Cambria Math"/>
                      </w:rPr>
                    </w:ins>
                  </m:ctrlPr>
                </m:sSubPr>
                <m:e>
                  <m:r>
                    <w:ins w:id="1011" w:author="Matías Castillo-Aguilar" w:date="2026-08-10T02:45:00Z">
                      <w:rPr>
                        <w:rFonts w:ascii="Cambria Math" w:hAnsi="Cambria Math"/>
                      </w:rPr>
                      <m:t>β</m:t>
                    </w:ins>
                  </m:r>
                </m:e>
                <m:sub>
                  <m:r>
                    <w:ins w:id="1012" w:author="Matías Castillo-Aguilar" w:date="2026-08-10T02:45:00Z">
                      <w:rPr>
                        <w:rFonts w:ascii="Cambria Math" w:hAnsi="Cambria Math"/>
                      </w:rPr>
                      <m:t>r</m:t>
                    </w:ins>
                  </m:r>
                </m:sub>
              </m:sSub>
            </m:oMath>
            <w:ins w:id="1013" w:author="Matías Castillo-Aguilar" w:date="2026-08-10T02:45:00Z">
              <w:r>
                <w:t xml:space="preserve"> ~ </w:t>
              </w:r>
            </w:ins>
            <m:oMath>
              <m:sSub>
                <m:sSubPr>
                  <m:ctrlPr>
                    <w:ins w:id="1014" w:author="Matías Castillo-Aguilar" w:date="2026-08-10T02:45:00Z">
                      <w:rPr>
                        <w:rFonts w:ascii="Cambria Math" w:hAnsi="Cambria Math"/>
                      </w:rPr>
                    </w:ins>
                  </m:ctrlPr>
                </m:sSubPr>
                <m:e>
                  <m:r>
                    <w:ins w:id="1015" w:author="Matías Castillo-Aguilar" w:date="2026-08-10T02:45:00Z">
                      <w:rPr>
                        <w:rFonts w:ascii="Cambria Math" w:hAnsi="Cambria Math"/>
                      </w:rPr>
                      <m:t>α</m:t>
                    </w:ins>
                  </m:r>
                </m:e>
                <m:sub>
                  <m:r>
                    <w:ins w:id="1016" w:author="Matías Castillo-Aguilar" w:date="2026-08-10T02:45:00Z">
                      <w:rPr>
                        <w:rFonts w:ascii="Cambria Math" w:hAnsi="Cambria Math"/>
                      </w:rPr>
                      <m:t>s</m:t>
                    </w:ins>
                  </m:r>
                </m:sub>
              </m:sSub>
            </m:oMath>
          </w:p>
        </w:tc>
        <w:tc>
          <w:tcPr>
            <w:tcW w:w="1540" w:type="dxa"/>
          </w:tcPr>
          <w:p w14:paraId="008941BE" w14:textId="77777777" w:rsidR="009022C7" w:rsidRDefault="00000000">
            <w:pPr>
              <w:pStyle w:val="Compact"/>
              <w:rPr>
                <w:ins w:id="1017" w:author="Matías Castillo-Aguilar" w:date="2026-08-10T02:45:00Z"/>
              </w:rPr>
            </w:pPr>
            <w:ins w:id="1018" w:author="Matías Castillo-Aguilar" w:date="2026-08-10T02:45:00Z">
              <w:r>
                <w:t>0.31 [0.29, 0.32]</w:t>
              </w:r>
            </w:ins>
          </w:p>
        </w:tc>
        <w:tc>
          <w:tcPr>
            <w:tcW w:w="1540" w:type="dxa"/>
          </w:tcPr>
          <w:p w14:paraId="2CABC169" w14:textId="77777777" w:rsidR="009022C7" w:rsidRDefault="00000000">
            <w:pPr>
              <w:pStyle w:val="Compact"/>
              <w:rPr>
                <w:ins w:id="1019" w:author="Matías Castillo-Aguilar" w:date="2026-08-10T02:45:00Z"/>
              </w:rPr>
            </w:pPr>
            <w:ins w:id="1020" w:author="Matías Castillo-Aguilar" w:date="2026-08-10T02:45:00Z">
              <w:r>
                <w:t>-0.03 [-0.05, -0.02]</w:t>
              </w:r>
            </w:ins>
          </w:p>
        </w:tc>
        <w:tc>
          <w:tcPr>
            <w:tcW w:w="1540" w:type="dxa"/>
          </w:tcPr>
          <w:p w14:paraId="54279324" w14:textId="77777777" w:rsidR="009022C7" w:rsidRDefault="00000000">
            <w:pPr>
              <w:pStyle w:val="Compact"/>
              <w:rPr>
                <w:ins w:id="1021" w:author="Matías Castillo-Aguilar" w:date="2026-08-10T02:45:00Z"/>
              </w:rPr>
            </w:pPr>
            <w:ins w:id="1022" w:author="Matías Castillo-Aguilar" w:date="2026-08-10T02:45:00Z">
              <w:r>
                <w:t>0 [-0.02, 0.01]</w:t>
              </w:r>
            </w:ins>
          </w:p>
        </w:tc>
        <w:tc>
          <w:tcPr>
            <w:tcW w:w="1540" w:type="dxa"/>
          </w:tcPr>
          <w:p w14:paraId="0D44A1B0" w14:textId="77777777" w:rsidR="009022C7" w:rsidRDefault="00000000">
            <w:pPr>
              <w:pStyle w:val="Compact"/>
              <w:rPr>
                <w:ins w:id="1023" w:author="Matías Castillo-Aguilar" w:date="2026-08-10T02:45:00Z"/>
              </w:rPr>
            </w:pPr>
            <w:ins w:id="1024" w:author="Matías Castillo-Aguilar" w:date="2026-08-10T02:45:00Z">
              <w:r>
                <w:t>-0.02 [-0.03, 0]</w:t>
              </w:r>
            </w:ins>
          </w:p>
        </w:tc>
      </w:tr>
      <w:tr w:rsidR="009022C7" w14:paraId="2B72A503" w14:textId="77777777">
        <w:trPr>
          <w:cnfStyle w:val="000000100000" w:firstRow="0" w:lastRow="0" w:firstColumn="0" w:lastColumn="0" w:oddVBand="0" w:evenVBand="0" w:oddHBand="1" w:evenHBand="0" w:firstRowFirstColumn="0" w:firstRowLastColumn="0" w:lastRowFirstColumn="0" w:lastRowLastColumn="0"/>
          <w:ins w:id="1025" w:author="Matías Castillo-Aguilar" w:date="2026-08-10T02:45:00Z"/>
        </w:trPr>
        <w:tc>
          <w:tcPr>
            <w:tcW w:w="1760" w:type="dxa"/>
          </w:tcPr>
          <w:p w14:paraId="7A05627F" w14:textId="77777777" w:rsidR="009022C7" w:rsidRDefault="00000000">
            <w:pPr>
              <w:pStyle w:val="Compact"/>
              <w:rPr>
                <w:ins w:id="1026" w:author="Matías Castillo-Aguilar" w:date="2026-08-10T02:45:00Z"/>
              </w:rPr>
            </w:pPr>
            <m:oMath>
              <m:sSub>
                <m:sSubPr>
                  <m:ctrlPr>
                    <w:ins w:id="1027" w:author="Matías Castillo-Aguilar" w:date="2026-08-10T02:45:00Z">
                      <w:rPr>
                        <w:rFonts w:ascii="Cambria Math" w:hAnsi="Cambria Math"/>
                      </w:rPr>
                    </w:ins>
                  </m:ctrlPr>
                </m:sSubPr>
                <m:e>
                  <m:r>
                    <w:ins w:id="1028" w:author="Matías Castillo-Aguilar" w:date="2026-08-10T02:45:00Z">
                      <w:rPr>
                        <w:rFonts w:ascii="Cambria Math" w:hAnsi="Cambria Math"/>
                      </w:rPr>
                      <m:t>β</m:t>
                    </w:ins>
                  </m:r>
                </m:e>
                <m:sub>
                  <m:r>
                    <w:ins w:id="1029" w:author="Matías Castillo-Aguilar" w:date="2026-08-10T02:45:00Z">
                      <w:rPr>
                        <w:rFonts w:ascii="Cambria Math" w:hAnsi="Cambria Math"/>
                      </w:rPr>
                      <m:t>r</m:t>
                    </w:ins>
                  </m:r>
                </m:sub>
              </m:sSub>
            </m:oMath>
            <w:ins w:id="1030" w:author="Matías Castillo-Aguilar" w:date="2026-08-10T02:45:00Z">
              <w:r>
                <w:t xml:space="preserve"> ~ </w:t>
              </w:r>
            </w:ins>
            <m:oMath>
              <m:sSub>
                <m:sSubPr>
                  <m:ctrlPr>
                    <w:ins w:id="1031" w:author="Matías Castillo-Aguilar" w:date="2026-08-10T02:45:00Z">
                      <w:rPr>
                        <w:rFonts w:ascii="Cambria Math" w:hAnsi="Cambria Math"/>
                      </w:rPr>
                    </w:ins>
                  </m:ctrlPr>
                </m:sSubPr>
                <m:e>
                  <m:r>
                    <w:ins w:id="1032" w:author="Matías Castillo-Aguilar" w:date="2026-08-10T02:45:00Z">
                      <w:rPr>
                        <w:rFonts w:ascii="Cambria Math" w:hAnsi="Cambria Math"/>
                      </w:rPr>
                      <m:t>β</m:t>
                    </w:ins>
                  </m:r>
                </m:e>
                <m:sub>
                  <m:r>
                    <w:ins w:id="1033" w:author="Matías Castillo-Aguilar" w:date="2026-08-10T02:45:00Z">
                      <w:rPr>
                        <w:rFonts w:ascii="Cambria Math" w:hAnsi="Cambria Math"/>
                      </w:rPr>
                      <m:t>s</m:t>
                    </w:ins>
                  </m:r>
                </m:sub>
              </m:sSub>
            </m:oMath>
          </w:p>
        </w:tc>
        <w:tc>
          <w:tcPr>
            <w:tcW w:w="1540" w:type="dxa"/>
          </w:tcPr>
          <w:p w14:paraId="3BA092AE" w14:textId="77777777" w:rsidR="009022C7" w:rsidRDefault="00000000">
            <w:pPr>
              <w:pStyle w:val="Compact"/>
              <w:rPr>
                <w:ins w:id="1034" w:author="Matías Castillo-Aguilar" w:date="2026-08-10T02:45:00Z"/>
              </w:rPr>
            </w:pPr>
            <w:ins w:id="1035" w:author="Matías Castillo-Aguilar" w:date="2026-08-10T02:45:00Z">
              <w:r>
                <w:t>-0.28 [-0.29, -0.27]</w:t>
              </w:r>
            </w:ins>
          </w:p>
        </w:tc>
        <w:tc>
          <w:tcPr>
            <w:tcW w:w="1540" w:type="dxa"/>
          </w:tcPr>
          <w:p w14:paraId="1A27F075" w14:textId="77777777" w:rsidR="009022C7" w:rsidRDefault="00000000">
            <w:pPr>
              <w:pStyle w:val="Compact"/>
              <w:rPr>
                <w:ins w:id="1036" w:author="Matías Castillo-Aguilar" w:date="2026-08-10T02:45:00Z"/>
              </w:rPr>
            </w:pPr>
            <w:ins w:id="1037" w:author="Matías Castillo-Aguilar" w:date="2026-08-10T02:45:00Z">
              <w:r>
                <w:t>0.34 [0.32, 0.35]</w:t>
              </w:r>
            </w:ins>
          </w:p>
        </w:tc>
        <w:tc>
          <w:tcPr>
            <w:tcW w:w="1540" w:type="dxa"/>
          </w:tcPr>
          <w:p w14:paraId="09408AC7" w14:textId="77777777" w:rsidR="009022C7" w:rsidRDefault="00000000">
            <w:pPr>
              <w:pStyle w:val="Compact"/>
              <w:rPr>
                <w:ins w:id="1038" w:author="Matías Castillo-Aguilar" w:date="2026-08-10T02:45:00Z"/>
              </w:rPr>
            </w:pPr>
            <w:ins w:id="1039" w:author="Matías Castillo-Aguilar" w:date="2026-08-10T02:45:00Z">
              <w:r>
                <w:t>0.24 [0.23, 0.25]</w:t>
              </w:r>
            </w:ins>
          </w:p>
        </w:tc>
        <w:tc>
          <w:tcPr>
            <w:tcW w:w="1540" w:type="dxa"/>
          </w:tcPr>
          <w:p w14:paraId="0C18B8B5" w14:textId="77777777" w:rsidR="009022C7" w:rsidRDefault="00000000">
            <w:pPr>
              <w:pStyle w:val="Compact"/>
              <w:rPr>
                <w:ins w:id="1040" w:author="Matías Castillo-Aguilar" w:date="2026-08-10T02:45:00Z"/>
              </w:rPr>
            </w:pPr>
            <w:ins w:id="1041" w:author="Matías Castillo-Aguilar" w:date="2026-08-10T02:45:00Z">
              <w:r>
                <w:t>0.22 [0.21, 0.23]</w:t>
              </w:r>
            </w:ins>
          </w:p>
        </w:tc>
      </w:tr>
      <w:tr w:rsidR="009022C7" w14:paraId="27126430" w14:textId="77777777">
        <w:trPr>
          <w:ins w:id="1042" w:author="Matías Castillo-Aguilar" w:date="2026-08-10T02:45:00Z"/>
        </w:trPr>
        <w:tc>
          <w:tcPr>
            <w:tcW w:w="1760" w:type="dxa"/>
          </w:tcPr>
          <w:p w14:paraId="683132D6" w14:textId="77777777" w:rsidR="009022C7" w:rsidRDefault="00000000">
            <w:pPr>
              <w:pStyle w:val="Compact"/>
              <w:rPr>
                <w:ins w:id="1043" w:author="Matías Castillo-Aguilar" w:date="2026-08-10T02:45:00Z"/>
              </w:rPr>
            </w:pPr>
            <m:oMath>
              <m:sSub>
                <m:sSubPr>
                  <m:ctrlPr>
                    <w:ins w:id="1044" w:author="Matías Castillo-Aguilar" w:date="2026-08-10T02:45:00Z">
                      <w:rPr>
                        <w:rFonts w:ascii="Cambria Math" w:hAnsi="Cambria Math"/>
                      </w:rPr>
                    </w:ins>
                  </m:ctrlPr>
                </m:sSubPr>
                <m:e>
                  <m:r>
                    <w:ins w:id="1045" w:author="Matías Castillo-Aguilar" w:date="2026-08-10T02:45:00Z">
                      <w:rPr>
                        <w:rFonts w:ascii="Cambria Math" w:hAnsi="Cambria Math"/>
                      </w:rPr>
                      <m:t>β</m:t>
                    </w:ins>
                  </m:r>
                </m:e>
                <m:sub>
                  <m:r>
                    <w:ins w:id="1046" w:author="Matías Castillo-Aguilar" w:date="2026-08-10T02:45:00Z">
                      <w:rPr>
                        <w:rFonts w:ascii="Cambria Math" w:hAnsi="Cambria Math"/>
                      </w:rPr>
                      <m:t>r</m:t>
                    </w:ins>
                  </m:r>
                </m:sub>
              </m:sSub>
            </m:oMath>
            <w:ins w:id="1047" w:author="Matías Castillo-Aguilar" w:date="2026-08-10T02:45:00Z">
              <w:r>
                <w:t xml:space="preserve"> ~ </w:t>
              </w:r>
            </w:ins>
            <m:oMath>
              <m:sSub>
                <m:sSubPr>
                  <m:ctrlPr>
                    <w:ins w:id="1048" w:author="Matías Castillo-Aguilar" w:date="2026-08-10T02:45:00Z">
                      <w:rPr>
                        <w:rFonts w:ascii="Cambria Math" w:hAnsi="Cambria Math"/>
                      </w:rPr>
                    </w:ins>
                  </m:ctrlPr>
                </m:sSubPr>
                <m:e>
                  <m:r>
                    <w:ins w:id="1049" w:author="Matías Castillo-Aguilar" w:date="2026-08-10T02:45:00Z">
                      <w:rPr>
                        <w:rFonts w:ascii="Cambria Math" w:hAnsi="Cambria Math"/>
                      </w:rPr>
                      <m:t>c</m:t>
                    </w:ins>
                  </m:r>
                </m:e>
                <m:sub>
                  <m:r>
                    <w:ins w:id="1050" w:author="Matías Castillo-Aguilar" w:date="2026-08-10T02:45:00Z">
                      <w:rPr>
                        <w:rFonts w:ascii="Cambria Math" w:hAnsi="Cambria Math"/>
                      </w:rPr>
                      <m:t>c</m:t>
                    </w:ins>
                  </m:r>
                </m:sub>
              </m:sSub>
            </m:oMath>
          </w:p>
        </w:tc>
        <w:tc>
          <w:tcPr>
            <w:tcW w:w="1540" w:type="dxa"/>
          </w:tcPr>
          <w:p w14:paraId="42783846" w14:textId="77777777" w:rsidR="009022C7" w:rsidRDefault="00000000">
            <w:pPr>
              <w:pStyle w:val="Compact"/>
              <w:rPr>
                <w:ins w:id="1051" w:author="Matías Castillo-Aguilar" w:date="2026-08-10T02:45:00Z"/>
              </w:rPr>
            </w:pPr>
            <w:ins w:id="1052" w:author="Matías Castillo-Aguilar" w:date="2026-08-10T02:45:00Z">
              <w:r>
                <w:t>0.02 [0, 0.03]</w:t>
              </w:r>
            </w:ins>
          </w:p>
        </w:tc>
        <w:tc>
          <w:tcPr>
            <w:tcW w:w="1540" w:type="dxa"/>
          </w:tcPr>
          <w:p w14:paraId="1913AAED" w14:textId="77777777" w:rsidR="009022C7" w:rsidRDefault="00000000">
            <w:pPr>
              <w:pStyle w:val="Compact"/>
              <w:rPr>
                <w:ins w:id="1053" w:author="Matías Castillo-Aguilar" w:date="2026-08-10T02:45:00Z"/>
              </w:rPr>
            </w:pPr>
            <w:ins w:id="1054" w:author="Matías Castillo-Aguilar" w:date="2026-08-10T02:45:00Z">
              <w:r>
                <w:t>-0.03 [-0.04, -0.01]</w:t>
              </w:r>
            </w:ins>
          </w:p>
        </w:tc>
        <w:tc>
          <w:tcPr>
            <w:tcW w:w="1540" w:type="dxa"/>
          </w:tcPr>
          <w:p w14:paraId="2291033E" w14:textId="77777777" w:rsidR="009022C7" w:rsidRDefault="00000000">
            <w:pPr>
              <w:pStyle w:val="Compact"/>
              <w:rPr>
                <w:ins w:id="1055" w:author="Matías Castillo-Aguilar" w:date="2026-08-10T02:45:00Z"/>
              </w:rPr>
            </w:pPr>
            <w:ins w:id="1056" w:author="Matías Castillo-Aguilar" w:date="2026-08-10T02:45:00Z">
              <w:r>
                <w:t>-0.12 [-0.14, -0.11]</w:t>
              </w:r>
            </w:ins>
          </w:p>
        </w:tc>
        <w:tc>
          <w:tcPr>
            <w:tcW w:w="1540" w:type="dxa"/>
          </w:tcPr>
          <w:p w14:paraId="30361D64" w14:textId="77777777" w:rsidR="009022C7" w:rsidRDefault="00000000">
            <w:pPr>
              <w:pStyle w:val="Compact"/>
              <w:rPr>
                <w:ins w:id="1057" w:author="Matías Castillo-Aguilar" w:date="2026-08-10T02:45:00Z"/>
              </w:rPr>
            </w:pPr>
            <w:ins w:id="1058" w:author="Matías Castillo-Aguilar" w:date="2026-08-10T02:45:00Z">
              <w:r>
                <w:t>-0.1 [-0.12, -0.09]</w:t>
              </w:r>
            </w:ins>
          </w:p>
        </w:tc>
      </w:tr>
      <w:tr w:rsidR="009022C7" w14:paraId="55B68DCB" w14:textId="77777777">
        <w:trPr>
          <w:cnfStyle w:val="000000100000" w:firstRow="0" w:lastRow="0" w:firstColumn="0" w:lastColumn="0" w:oddVBand="0" w:evenVBand="0" w:oddHBand="1" w:evenHBand="0" w:firstRowFirstColumn="0" w:firstRowLastColumn="0" w:lastRowFirstColumn="0" w:lastRowLastColumn="0"/>
          <w:ins w:id="1059" w:author="Matías Castillo-Aguilar" w:date="2026-08-10T02:45:00Z"/>
        </w:trPr>
        <w:tc>
          <w:tcPr>
            <w:tcW w:w="1760" w:type="dxa"/>
          </w:tcPr>
          <w:p w14:paraId="079A5DA2" w14:textId="77777777" w:rsidR="009022C7" w:rsidRDefault="00000000">
            <w:pPr>
              <w:pStyle w:val="Compact"/>
              <w:rPr>
                <w:ins w:id="1060" w:author="Matías Castillo-Aguilar" w:date="2026-08-10T02:45:00Z"/>
              </w:rPr>
            </w:pPr>
            <m:oMath>
              <m:sSub>
                <m:sSubPr>
                  <m:ctrlPr>
                    <w:ins w:id="1061" w:author="Matías Castillo-Aguilar" w:date="2026-08-10T02:45:00Z">
                      <w:rPr>
                        <w:rFonts w:ascii="Cambria Math" w:hAnsi="Cambria Math"/>
                      </w:rPr>
                    </w:ins>
                  </m:ctrlPr>
                </m:sSubPr>
                <m:e>
                  <m:r>
                    <w:ins w:id="1062" w:author="Matías Castillo-Aguilar" w:date="2026-08-10T02:45:00Z">
                      <w:rPr>
                        <w:rFonts w:ascii="Cambria Math" w:hAnsi="Cambria Math"/>
                      </w:rPr>
                      <m:t>β</m:t>
                    </w:ins>
                  </m:r>
                </m:e>
                <m:sub>
                  <m:r>
                    <w:ins w:id="1063" w:author="Matías Castillo-Aguilar" w:date="2026-08-10T02:45:00Z">
                      <w:rPr>
                        <w:rFonts w:ascii="Cambria Math" w:hAnsi="Cambria Math"/>
                      </w:rPr>
                      <m:t>r</m:t>
                    </w:ins>
                  </m:r>
                </m:sub>
              </m:sSub>
            </m:oMath>
            <w:ins w:id="1064" w:author="Matías Castillo-Aguilar" w:date="2026-08-10T02:45:00Z">
              <w:r>
                <w:t xml:space="preserve"> ~ </w:t>
              </w:r>
            </w:ins>
            <m:oMath>
              <m:sSub>
                <m:sSubPr>
                  <m:ctrlPr>
                    <w:ins w:id="1065" w:author="Matías Castillo-Aguilar" w:date="2026-08-10T02:45:00Z">
                      <w:rPr>
                        <w:rFonts w:ascii="Cambria Math" w:hAnsi="Cambria Math"/>
                      </w:rPr>
                    </w:ins>
                  </m:ctrlPr>
                </m:sSubPr>
                <m:e>
                  <m:r>
                    <w:ins w:id="1066" w:author="Matías Castillo-Aguilar" w:date="2026-08-10T02:45:00Z">
                      <w:rPr>
                        <w:rFonts w:ascii="Cambria Math" w:hAnsi="Cambria Math"/>
                      </w:rPr>
                      <m:t>c</m:t>
                    </w:ins>
                  </m:r>
                </m:e>
                <m:sub>
                  <m:r>
                    <w:ins w:id="1067" w:author="Matías Castillo-Aguilar" w:date="2026-08-10T02:45:00Z">
                      <w:rPr>
                        <w:rFonts w:ascii="Cambria Math" w:hAnsi="Cambria Math"/>
                      </w:rPr>
                      <m:t>r</m:t>
                    </w:ins>
                  </m:r>
                </m:sub>
              </m:sSub>
            </m:oMath>
          </w:p>
        </w:tc>
        <w:tc>
          <w:tcPr>
            <w:tcW w:w="1540" w:type="dxa"/>
          </w:tcPr>
          <w:p w14:paraId="4806BB4F" w14:textId="77777777" w:rsidR="009022C7" w:rsidRDefault="00000000">
            <w:pPr>
              <w:pStyle w:val="Compact"/>
              <w:rPr>
                <w:ins w:id="1068" w:author="Matías Castillo-Aguilar" w:date="2026-08-10T02:45:00Z"/>
              </w:rPr>
            </w:pPr>
            <w:ins w:id="1069" w:author="Matías Castillo-Aguilar" w:date="2026-08-10T02:45:00Z">
              <w:r>
                <w:t>-0.27 [-0.29, -0.26]</w:t>
              </w:r>
            </w:ins>
          </w:p>
        </w:tc>
        <w:tc>
          <w:tcPr>
            <w:tcW w:w="1540" w:type="dxa"/>
          </w:tcPr>
          <w:p w14:paraId="454CAD06" w14:textId="77777777" w:rsidR="009022C7" w:rsidRDefault="00000000">
            <w:pPr>
              <w:pStyle w:val="Compact"/>
              <w:rPr>
                <w:ins w:id="1070" w:author="Matías Castillo-Aguilar" w:date="2026-08-10T02:45:00Z"/>
              </w:rPr>
            </w:pPr>
            <w:ins w:id="1071" w:author="Matías Castillo-Aguilar" w:date="2026-08-10T02:45:00Z">
              <w:r>
                <w:t>0.23 [0.21, 0.24]</w:t>
              </w:r>
            </w:ins>
          </w:p>
        </w:tc>
        <w:tc>
          <w:tcPr>
            <w:tcW w:w="1540" w:type="dxa"/>
          </w:tcPr>
          <w:p w14:paraId="2996AB87" w14:textId="77777777" w:rsidR="009022C7" w:rsidRDefault="00000000">
            <w:pPr>
              <w:pStyle w:val="Compact"/>
              <w:rPr>
                <w:ins w:id="1072" w:author="Matías Castillo-Aguilar" w:date="2026-08-10T02:45:00Z"/>
              </w:rPr>
            </w:pPr>
            <w:ins w:id="1073" w:author="Matías Castillo-Aguilar" w:date="2026-08-10T02:45:00Z">
              <w:r>
                <w:t>-0.84 [-0.84, -0.83]</w:t>
              </w:r>
            </w:ins>
          </w:p>
        </w:tc>
        <w:tc>
          <w:tcPr>
            <w:tcW w:w="1540" w:type="dxa"/>
          </w:tcPr>
          <w:p w14:paraId="143F268C" w14:textId="77777777" w:rsidR="009022C7" w:rsidRDefault="00000000">
            <w:pPr>
              <w:pStyle w:val="Compact"/>
              <w:rPr>
                <w:ins w:id="1074" w:author="Matías Castillo-Aguilar" w:date="2026-08-10T02:45:00Z"/>
              </w:rPr>
            </w:pPr>
            <w:ins w:id="1075" w:author="Matías Castillo-Aguilar" w:date="2026-08-10T02:45:00Z">
              <w:r>
                <w:t>0.21 [0.2, 0.22]</w:t>
              </w:r>
            </w:ins>
          </w:p>
        </w:tc>
      </w:tr>
      <w:tr w:rsidR="009022C7" w14:paraId="763BF0A1" w14:textId="77777777">
        <w:trPr>
          <w:ins w:id="1076" w:author="Matías Castillo-Aguilar" w:date="2026-08-10T02:45:00Z"/>
        </w:trPr>
        <w:tc>
          <w:tcPr>
            <w:tcW w:w="1760" w:type="dxa"/>
          </w:tcPr>
          <w:p w14:paraId="576A82C8" w14:textId="77777777" w:rsidR="009022C7" w:rsidRDefault="00000000">
            <w:pPr>
              <w:pStyle w:val="Compact"/>
              <w:rPr>
                <w:ins w:id="1077" w:author="Matías Castillo-Aguilar" w:date="2026-08-10T02:45:00Z"/>
              </w:rPr>
            </w:pPr>
            <m:oMath>
              <m:sSub>
                <m:sSubPr>
                  <m:ctrlPr>
                    <w:ins w:id="1078" w:author="Matías Castillo-Aguilar" w:date="2026-08-10T02:45:00Z">
                      <w:rPr>
                        <w:rFonts w:ascii="Cambria Math" w:hAnsi="Cambria Math"/>
                      </w:rPr>
                    </w:ins>
                  </m:ctrlPr>
                </m:sSubPr>
                <m:e>
                  <m:r>
                    <w:ins w:id="1079" w:author="Matías Castillo-Aguilar" w:date="2026-08-10T02:45:00Z">
                      <w:rPr>
                        <w:rFonts w:ascii="Cambria Math" w:hAnsi="Cambria Math"/>
                      </w:rPr>
                      <m:t>β</m:t>
                    </w:ins>
                  </m:r>
                </m:e>
                <m:sub>
                  <m:r>
                    <w:ins w:id="1080" w:author="Matías Castillo-Aguilar" w:date="2026-08-10T02:45:00Z">
                      <w:rPr>
                        <w:rFonts w:ascii="Cambria Math" w:hAnsi="Cambria Math"/>
                      </w:rPr>
                      <m:t>r</m:t>
                    </w:ins>
                  </m:r>
                </m:sub>
              </m:sSub>
            </m:oMath>
            <w:ins w:id="1081" w:author="Matías Castillo-Aguilar" w:date="2026-08-10T02:45:00Z">
              <w:r>
                <w:t xml:space="preserve"> ~ </w:t>
              </w:r>
            </w:ins>
            <m:oMath>
              <m:sSub>
                <m:sSubPr>
                  <m:ctrlPr>
                    <w:ins w:id="1082" w:author="Matías Castillo-Aguilar" w:date="2026-08-10T02:45:00Z">
                      <w:rPr>
                        <w:rFonts w:ascii="Cambria Math" w:hAnsi="Cambria Math"/>
                      </w:rPr>
                    </w:ins>
                  </m:ctrlPr>
                </m:sSubPr>
                <m:e>
                  <m:r>
                    <w:ins w:id="1083" w:author="Matías Castillo-Aguilar" w:date="2026-08-10T02:45:00Z">
                      <w:rPr>
                        <w:rFonts w:ascii="Cambria Math" w:hAnsi="Cambria Math"/>
                      </w:rPr>
                      <m:t>c</m:t>
                    </w:ins>
                  </m:r>
                </m:e>
                <m:sub>
                  <m:r>
                    <w:ins w:id="1084" w:author="Matías Castillo-Aguilar" w:date="2026-08-10T02:45:00Z">
                      <w:rPr>
                        <w:rFonts w:ascii="Cambria Math" w:hAnsi="Cambria Math"/>
                      </w:rPr>
                      <m:t>s</m:t>
                    </w:ins>
                  </m:r>
                </m:sub>
              </m:sSub>
            </m:oMath>
          </w:p>
        </w:tc>
        <w:tc>
          <w:tcPr>
            <w:tcW w:w="1540" w:type="dxa"/>
          </w:tcPr>
          <w:p w14:paraId="2C280AEC" w14:textId="77777777" w:rsidR="009022C7" w:rsidRDefault="00000000">
            <w:pPr>
              <w:pStyle w:val="Compact"/>
              <w:rPr>
                <w:ins w:id="1085" w:author="Matías Castillo-Aguilar" w:date="2026-08-10T02:45:00Z"/>
              </w:rPr>
            </w:pPr>
            <w:ins w:id="1086" w:author="Matías Castillo-Aguilar" w:date="2026-08-10T02:45:00Z">
              <w:r>
                <w:t>0.22 [0.2, 0.23]</w:t>
              </w:r>
            </w:ins>
          </w:p>
        </w:tc>
        <w:tc>
          <w:tcPr>
            <w:tcW w:w="1540" w:type="dxa"/>
          </w:tcPr>
          <w:p w14:paraId="1737D887" w14:textId="77777777" w:rsidR="009022C7" w:rsidRDefault="00000000">
            <w:pPr>
              <w:pStyle w:val="Compact"/>
              <w:rPr>
                <w:ins w:id="1087" w:author="Matías Castillo-Aguilar" w:date="2026-08-10T02:45:00Z"/>
              </w:rPr>
            </w:pPr>
            <w:ins w:id="1088" w:author="Matías Castillo-Aguilar" w:date="2026-08-10T02:45:00Z">
              <w:r>
                <w:t>0.01 [-0.01, 0.02]</w:t>
              </w:r>
            </w:ins>
          </w:p>
        </w:tc>
        <w:tc>
          <w:tcPr>
            <w:tcW w:w="1540" w:type="dxa"/>
          </w:tcPr>
          <w:p w14:paraId="547A6FE2" w14:textId="77777777" w:rsidR="009022C7" w:rsidRDefault="00000000">
            <w:pPr>
              <w:pStyle w:val="Compact"/>
              <w:rPr>
                <w:ins w:id="1089" w:author="Matías Castillo-Aguilar" w:date="2026-08-10T02:45:00Z"/>
              </w:rPr>
            </w:pPr>
            <w:ins w:id="1090" w:author="Matías Castillo-Aguilar" w:date="2026-08-10T02:45:00Z">
              <w:r>
                <w:t>-0.14 [-0.16, -0.13]</w:t>
              </w:r>
            </w:ins>
          </w:p>
        </w:tc>
        <w:tc>
          <w:tcPr>
            <w:tcW w:w="1540" w:type="dxa"/>
          </w:tcPr>
          <w:p w14:paraId="78231DD2" w14:textId="77777777" w:rsidR="009022C7" w:rsidRDefault="00000000">
            <w:pPr>
              <w:pStyle w:val="Compact"/>
              <w:rPr>
                <w:ins w:id="1091" w:author="Matías Castillo-Aguilar" w:date="2026-08-10T02:45:00Z"/>
              </w:rPr>
            </w:pPr>
            <w:ins w:id="1092" w:author="Matías Castillo-Aguilar" w:date="2026-08-10T02:45:00Z">
              <w:r>
                <w:t>0.02 [0.01, 0.03]</w:t>
              </w:r>
            </w:ins>
          </w:p>
        </w:tc>
      </w:tr>
      <w:tr w:rsidR="009022C7" w14:paraId="14D8582F" w14:textId="77777777">
        <w:trPr>
          <w:cnfStyle w:val="000000100000" w:firstRow="0" w:lastRow="0" w:firstColumn="0" w:lastColumn="0" w:oddVBand="0" w:evenVBand="0" w:oddHBand="1" w:evenHBand="0" w:firstRowFirstColumn="0" w:firstRowLastColumn="0" w:lastRowFirstColumn="0" w:lastRowLastColumn="0"/>
          <w:ins w:id="1093" w:author="Matías Castillo-Aguilar" w:date="2026-08-10T02:45:00Z"/>
        </w:trPr>
        <w:tc>
          <w:tcPr>
            <w:tcW w:w="1760" w:type="dxa"/>
          </w:tcPr>
          <w:p w14:paraId="748B4DB1" w14:textId="77777777" w:rsidR="009022C7" w:rsidRDefault="00000000">
            <w:pPr>
              <w:pStyle w:val="Compact"/>
              <w:rPr>
                <w:ins w:id="1094" w:author="Matías Castillo-Aguilar" w:date="2026-08-10T02:45:00Z"/>
              </w:rPr>
            </w:pPr>
            <m:oMath>
              <m:sSub>
                <m:sSubPr>
                  <m:ctrlPr>
                    <w:ins w:id="1095" w:author="Matías Castillo-Aguilar" w:date="2026-08-10T02:45:00Z">
                      <w:rPr>
                        <w:rFonts w:ascii="Cambria Math" w:hAnsi="Cambria Math"/>
                      </w:rPr>
                    </w:ins>
                  </m:ctrlPr>
                </m:sSubPr>
                <m:e>
                  <m:r>
                    <w:ins w:id="1096" w:author="Matías Castillo-Aguilar" w:date="2026-08-10T02:45:00Z">
                      <w:rPr>
                        <w:rFonts w:ascii="Cambria Math" w:hAnsi="Cambria Math"/>
                      </w:rPr>
                      <m:t>β</m:t>
                    </w:ins>
                  </m:r>
                </m:e>
                <m:sub>
                  <m:r>
                    <w:ins w:id="1097" w:author="Matías Castillo-Aguilar" w:date="2026-08-10T02:45:00Z">
                      <w:rPr>
                        <w:rFonts w:ascii="Cambria Math" w:hAnsi="Cambria Math"/>
                      </w:rPr>
                      <m:t>s</m:t>
                    </w:ins>
                  </m:r>
                </m:sub>
              </m:sSub>
            </m:oMath>
            <w:ins w:id="1098" w:author="Matías Castillo-Aguilar" w:date="2026-08-10T02:45:00Z">
              <w:r>
                <w:t xml:space="preserve"> ~ </w:t>
              </w:r>
            </w:ins>
            <m:oMath>
              <m:sSub>
                <m:sSubPr>
                  <m:ctrlPr>
                    <w:ins w:id="1099" w:author="Matías Castillo-Aguilar" w:date="2026-08-10T02:45:00Z">
                      <w:rPr>
                        <w:rFonts w:ascii="Cambria Math" w:hAnsi="Cambria Math"/>
                      </w:rPr>
                    </w:ins>
                  </m:ctrlPr>
                </m:sSubPr>
                <m:e>
                  <m:r>
                    <w:ins w:id="1100" w:author="Matías Castillo-Aguilar" w:date="2026-08-10T02:45:00Z">
                      <w:rPr>
                        <w:rFonts w:ascii="Cambria Math" w:hAnsi="Cambria Math"/>
                      </w:rPr>
                      <m:t>c</m:t>
                    </w:ins>
                  </m:r>
                </m:e>
                <m:sub>
                  <m:r>
                    <w:ins w:id="1101" w:author="Matías Castillo-Aguilar" w:date="2026-08-10T02:45:00Z">
                      <w:rPr>
                        <w:rFonts w:ascii="Cambria Math" w:hAnsi="Cambria Math"/>
                      </w:rPr>
                      <m:t>c</m:t>
                    </w:ins>
                  </m:r>
                </m:sub>
              </m:sSub>
            </m:oMath>
          </w:p>
        </w:tc>
        <w:tc>
          <w:tcPr>
            <w:tcW w:w="1540" w:type="dxa"/>
          </w:tcPr>
          <w:p w14:paraId="1F306D39" w14:textId="77777777" w:rsidR="009022C7" w:rsidRDefault="00000000">
            <w:pPr>
              <w:pStyle w:val="Compact"/>
              <w:rPr>
                <w:ins w:id="1102" w:author="Matías Castillo-Aguilar" w:date="2026-08-10T02:45:00Z"/>
              </w:rPr>
            </w:pPr>
            <w:ins w:id="1103" w:author="Matías Castillo-Aguilar" w:date="2026-08-10T02:45:00Z">
              <w:r>
                <w:t>0.01 [-0.01, 0.02]</w:t>
              </w:r>
            </w:ins>
          </w:p>
        </w:tc>
        <w:tc>
          <w:tcPr>
            <w:tcW w:w="1540" w:type="dxa"/>
          </w:tcPr>
          <w:p w14:paraId="1FDAE92B" w14:textId="77777777" w:rsidR="009022C7" w:rsidRDefault="00000000">
            <w:pPr>
              <w:pStyle w:val="Compact"/>
              <w:rPr>
                <w:ins w:id="1104" w:author="Matías Castillo-Aguilar" w:date="2026-08-10T02:45:00Z"/>
              </w:rPr>
            </w:pPr>
            <w:ins w:id="1105" w:author="Matías Castillo-Aguilar" w:date="2026-08-10T02:45:00Z">
              <w:r>
                <w:t>0.07 [0.06, 0.08]</w:t>
              </w:r>
            </w:ins>
          </w:p>
        </w:tc>
        <w:tc>
          <w:tcPr>
            <w:tcW w:w="1540" w:type="dxa"/>
          </w:tcPr>
          <w:p w14:paraId="2C2FD8B6" w14:textId="77777777" w:rsidR="009022C7" w:rsidRDefault="00000000">
            <w:pPr>
              <w:pStyle w:val="Compact"/>
              <w:rPr>
                <w:ins w:id="1106" w:author="Matías Castillo-Aguilar" w:date="2026-08-10T02:45:00Z"/>
              </w:rPr>
            </w:pPr>
            <w:ins w:id="1107" w:author="Matías Castillo-Aguilar" w:date="2026-08-10T02:45:00Z">
              <w:r>
                <w:t>0.14 [0.13, 0.16]</w:t>
              </w:r>
            </w:ins>
          </w:p>
        </w:tc>
        <w:tc>
          <w:tcPr>
            <w:tcW w:w="1540" w:type="dxa"/>
          </w:tcPr>
          <w:p w14:paraId="42997989" w14:textId="77777777" w:rsidR="009022C7" w:rsidRDefault="00000000">
            <w:pPr>
              <w:pStyle w:val="Compact"/>
              <w:rPr>
                <w:ins w:id="1108" w:author="Matías Castillo-Aguilar" w:date="2026-08-10T02:45:00Z"/>
              </w:rPr>
            </w:pPr>
            <w:ins w:id="1109" w:author="Matías Castillo-Aguilar" w:date="2026-08-10T02:45:00Z">
              <w:r>
                <w:t>0.08 [0.06, 0.09]</w:t>
              </w:r>
            </w:ins>
          </w:p>
        </w:tc>
      </w:tr>
      <w:tr w:rsidR="009022C7" w14:paraId="631200CC" w14:textId="77777777">
        <w:trPr>
          <w:ins w:id="1110" w:author="Matías Castillo-Aguilar" w:date="2026-08-10T02:45:00Z"/>
        </w:trPr>
        <w:tc>
          <w:tcPr>
            <w:tcW w:w="1760" w:type="dxa"/>
          </w:tcPr>
          <w:p w14:paraId="4ABBCDA1" w14:textId="77777777" w:rsidR="009022C7" w:rsidRDefault="00000000">
            <w:pPr>
              <w:pStyle w:val="Compact"/>
              <w:rPr>
                <w:ins w:id="1111" w:author="Matías Castillo-Aguilar" w:date="2026-08-10T02:45:00Z"/>
              </w:rPr>
            </w:pPr>
            <m:oMath>
              <m:sSub>
                <m:sSubPr>
                  <m:ctrlPr>
                    <w:ins w:id="1112" w:author="Matías Castillo-Aguilar" w:date="2026-08-10T02:45:00Z">
                      <w:rPr>
                        <w:rFonts w:ascii="Cambria Math" w:hAnsi="Cambria Math"/>
                      </w:rPr>
                    </w:ins>
                  </m:ctrlPr>
                </m:sSubPr>
                <m:e>
                  <m:r>
                    <w:ins w:id="1113" w:author="Matías Castillo-Aguilar" w:date="2026-08-10T02:45:00Z">
                      <w:rPr>
                        <w:rFonts w:ascii="Cambria Math" w:hAnsi="Cambria Math"/>
                      </w:rPr>
                      <m:t>β</m:t>
                    </w:ins>
                  </m:r>
                </m:e>
                <m:sub>
                  <m:r>
                    <w:ins w:id="1114" w:author="Matías Castillo-Aguilar" w:date="2026-08-10T02:45:00Z">
                      <w:rPr>
                        <w:rFonts w:ascii="Cambria Math" w:hAnsi="Cambria Math"/>
                      </w:rPr>
                      <m:t>s</m:t>
                    </w:ins>
                  </m:r>
                </m:sub>
              </m:sSub>
            </m:oMath>
            <w:ins w:id="1115" w:author="Matías Castillo-Aguilar" w:date="2026-08-10T02:45:00Z">
              <w:r>
                <w:t xml:space="preserve"> ~ </w:t>
              </w:r>
            </w:ins>
            <m:oMath>
              <m:sSub>
                <m:sSubPr>
                  <m:ctrlPr>
                    <w:ins w:id="1116" w:author="Matías Castillo-Aguilar" w:date="2026-08-10T02:45:00Z">
                      <w:rPr>
                        <w:rFonts w:ascii="Cambria Math" w:hAnsi="Cambria Math"/>
                      </w:rPr>
                    </w:ins>
                  </m:ctrlPr>
                </m:sSubPr>
                <m:e>
                  <m:r>
                    <w:ins w:id="1117" w:author="Matías Castillo-Aguilar" w:date="2026-08-10T02:45:00Z">
                      <w:rPr>
                        <w:rFonts w:ascii="Cambria Math" w:hAnsi="Cambria Math"/>
                      </w:rPr>
                      <m:t>c</m:t>
                    </w:ins>
                  </m:r>
                </m:e>
                <m:sub>
                  <m:r>
                    <w:ins w:id="1118" w:author="Matías Castillo-Aguilar" w:date="2026-08-10T02:45:00Z">
                      <w:rPr>
                        <w:rFonts w:ascii="Cambria Math" w:hAnsi="Cambria Math"/>
                      </w:rPr>
                      <m:t>s</m:t>
                    </w:ins>
                  </m:r>
                </m:sub>
              </m:sSub>
            </m:oMath>
          </w:p>
        </w:tc>
        <w:tc>
          <w:tcPr>
            <w:tcW w:w="1540" w:type="dxa"/>
          </w:tcPr>
          <w:p w14:paraId="21CC6910" w14:textId="77777777" w:rsidR="009022C7" w:rsidRDefault="00000000">
            <w:pPr>
              <w:pStyle w:val="Compact"/>
              <w:rPr>
                <w:ins w:id="1119" w:author="Matías Castillo-Aguilar" w:date="2026-08-10T02:45:00Z"/>
              </w:rPr>
            </w:pPr>
            <w:ins w:id="1120" w:author="Matías Castillo-Aguilar" w:date="2026-08-10T02:45:00Z">
              <w:r>
                <w:t>0.38 [0.37, 0.39]</w:t>
              </w:r>
            </w:ins>
          </w:p>
        </w:tc>
        <w:tc>
          <w:tcPr>
            <w:tcW w:w="1540" w:type="dxa"/>
          </w:tcPr>
          <w:p w14:paraId="39E760E8" w14:textId="77777777" w:rsidR="009022C7" w:rsidRDefault="00000000">
            <w:pPr>
              <w:pStyle w:val="Compact"/>
              <w:rPr>
                <w:ins w:id="1121" w:author="Matías Castillo-Aguilar" w:date="2026-08-10T02:45:00Z"/>
              </w:rPr>
            </w:pPr>
            <w:ins w:id="1122" w:author="Matías Castillo-Aguilar" w:date="2026-08-10T02:45:00Z">
              <w:r>
                <w:t>0.48 [0.47, 0.49]</w:t>
              </w:r>
            </w:ins>
          </w:p>
        </w:tc>
        <w:tc>
          <w:tcPr>
            <w:tcW w:w="1540" w:type="dxa"/>
          </w:tcPr>
          <w:p w14:paraId="7C7D72CE" w14:textId="77777777" w:rsidR="009022C7" w:rsidRDefault="00000000">
            <w:pPr>
              <w:pStyle w:val="Compact"/>
              <w:rPr>
                <w:ins w:id="1123" w:author="Matías Castillo-Aguilar" w:date="2026-08-10T02:45:00Z"/>
              </w:rPr>
            </w:pPr>
            <w:ins w:id="1124" w:author="Matías Castillo-Aguilar" w:date="2026-08-10T02:45:00Z">
              <w:r>
                <w:t>-0.12 [-0.14, -0.11]</w:t>
              </w:r>
            </w:ins>
          </w:p>
        </w:tc>
        <w:tc>
          <w:tcPr>
            <w:tcW w:w="1540" w:type="dxa"/>
          </w:tcPr>
          <w:p w14:paraId="73AA3075" w14:textId="77777777" w:rsidR="009022C7" w:rsidRDefault="00000000">
            <w:pPr>
              <w:pStyle w:val="Compact"/>
              <w:rPr>
                <w:ins w:id="1125" w:author="Matías Castillo-Aguilar" w:date="2026-08-10T02:45:00Z"/>
              </w:rPr>
            </w:pPr>
            <w:ins w:id="1126" w:author="Matías Castillo-Aguilar" w:date="2026-08-10T02:45:00Z">
              <w:r>
                <w:t>0.48 [0.47, 0.49]</w:t>
              </w:r>
            </w:ins>
          </w:p>
        </w:tc>
      </w:tr>
      <w:tr w:rsidR="009022C7" w14:paraId="1B90F1C6" w14:textId="77777777">
        <w:trPr>
          <w:cnfStyle w:val="000000100000" w:firstRow="0" w:lastRow="0" w:firstColumn="0" w:lastColumn="0" w:oddVBand="0" w:evenVBand="0" w:oddHBand="1" w:evenHBand="0" w:firstRowFirstColumn="0" w:firstRowLastColumn="0" w:lastRowFirstColumn="0" w:lastRowLastColumn="0"/>
          <w:ins w:id="1127" w:author="Matías Castillo-Aguilar" w:date="2026-08-10T02:45:00Z"/>
        </w:trPr>
        <w:tc>
          <w:tcPr>
            <w:tcW w:w="1760" w:type="dxa"/>
          </w:tcPr>
          <w:p w14:paraId="44B57B89" w14:textId="77777777" w:rsidR="009022C7" w:rsidRDefault="00000000">
            <w:pPr>
              <w:pStyle w:val="Compact"/>
              <w:rPr>
                <w:ins w:id="1128" w:author="Matías Castillo-Aguilar" w:date="2026-08-10T02:45:00Z"/>
              </w:rPr>
            </w:pPr>
            <m:oMath>
              <m:r>
                <w:ins w:id="1129" w:author="Matías Castillo-Aguilar" w:date="2026-08-10T02:45:00Z">
                  <w:rPr>
                    <w:rFonts w:ascii="Cambria Math" w:hAnsi="Cambria Math"/>
                  </w:rPr>
                  <m:t>δ</m:t>
                </w:ins>
              </m:r>
            </m:oMath>
            <w:ins w:id="1130" w:author="Matías Castillo-Aguilar" w:date="2026-08-10T02:45:00Z">
              <w:r>
                <w:t xml:space="preserve"> ~ </w:t>
              </w:r>
            </w:ins>
            <m:oMath>
              <m:sSub>
                <m:sSubPr>
                  <m:ctrlPr>
                    <w:ins w:id="1131" w:author="Matías Castillo-Aguilar" w:date="2026-08-10T02:45:00Z">
                      <w:rPr>
                        <w:rFonts w:ascii="Cambria Math" w:hAnsi="Cambria Math"/>
                      </w:rPr>
                    </w:ins>
                  </m:ctrlPr>
                </m:sSubPr>
                <m:e>
                  <m:r>
                    <w:ins w:id="1132" w:author="Matías Castillo-Aguilar" w:date="2026-08-10T02:45:00Z">
                      <w:rPr>
                        <w:rFonts w:ascii="Cambria Math" w:hAnsi="Cambria Math"/>
                      </w:rPr>
                      <m:t>α</m:t>
                    </w:ins>
                  </m:r>
                </m:e>
                <m:sub>
                  <m:r>
                    <w:ins w:id="1133" w:author="Matías Castillo-Aguilar" w:date="2026-08-10T02:45:00Z">
                      <w:rPr>
                        <w:rFonts w:ascii="Cambria Math" w:hAnsi="Cambria Math"/>
                      </w:rPr>
                      <m:t>r</m:t>
                    </w:ins>
                  </m:r>
                </m:sub>
              </m:sSub>
            </m:oMath>
          </w:p>
        </w:tc>
        <w:tc>
          <w:tcPr>
            <w:tcW w:w="1540" w:type="dxa"/>
          </w:tcPr>
          <w:p w14:paraId="0151000E" w14:textId="77777777" w:rsidR="009022C7" w:rsidRDefault="00000000">
            <w:pPr>
              <w:pStyle w:val="Compact"/>
              <w:rPr>
                <w:ins w:id="1134" w:author="Matías Castillo-Aguilar" w:date="2026-08-10T02:45:00Z"/>
              </w:rPr>
            </w:pPr>
            <w:ins w:id="1135" w:author="Matías Castillo-Aguilar" w:date="2026-08-10T02:45:00Z">
              <w:r>
                <w:t>0.36 [0.35, 0.37]</w:t>
              </w:r>
            </w:ins>
          </w:p>
        </w:tc>
        <w:tc>
          <w:tcPr>
            <w:tcW w:w="1540" w:type="dxa"/>
          </w:tcPr>
          <w:p w14:paraId="1B7BBEED" w14:textId="77777777" w:rsidR="009022C7" w:rsidRDefault="00000000">
            <w:pPr>
              <w:pStyle w:val="Compact"/>
              <w:rPr>
                <w:ins w:id="1136" w:author="Matías Castillo-Aguilar" w:date="2026-08-10T02:45:00Z"/>
              </w:rPr>
            </w:pPr>
            <w:ins w:id="1137" w:author="Matías Castillo-Aguilar" w:date="2026-08-10T02:45:00Z">
              <w:r>
                <w:t>0.11 [0.1, 0.12]</w:t>
              </w:r>
            </w:ins>
          </w:p>
        </w:tc>
        <w:tc>
          <w:tcPr>
            <w:tcW w:w="1540" w:type="dxa"/>
          </w:tcPr>
          <w:p w14:paraId="75585985" w14:textId="77777777" w:rsidR="009022C7" w:rsidRDefault="00000000">
            <w:pPr>
              <w:pStyle w:val="Compact"/>
              <w:rPr>
                <w:ins w:id="1138" w:author="Matías Castillo-Aguilar" w:date="2026-08-10T02:45:00Z"/>
              </w:rPr>
            </w:pPr>
            <w:ins w:id="1139" w:author="Matías Castillo-Aguilar" w:date="2026-08-10T02:45:00Z">
              <w:r>
                <w:t>0.06 [0.05, 0.08]</w:t>
              </w:r>
            </w:ins>
          </w:p>
        </w:tc>
        <w:tc>
          <w:tcPr>
            <w:tcW w:w="1540" w:type="dxa"/>
          </w:tcPr>
          <w:p w14:paraId="596F3D56" w14:textId="77777777" w:rsidR="009022C7" w:rsidRDefault="00000000">
            <w:pPr>
              <w:pStyle w:val="Compact"/>
              <w:rPr>
                <w:ins w:id="1140" w:author="Matías Castillo-Aguilar" w:date="2026-08-10T02:45:00Z"/>
              </w:rPr>
            </w:pPr>
            <w:ins w:id="1141" w:author="Matías Castillo-Aguilar" w:date="2026-08-10T02:45:00Z">
              <w:r>
                <w:t>0.03 [0.01, 0.04]</w:t>
              </w:r>
            </w:ins>
          </w:p>
        </w:tc>
      </w:tr>
      <w:tr w:rsidR="009022C7" w14:paraId="5D78A864" w14:textId="77777777">
        <w:trPr>
          <w:ins w:id="1142" w:author="Matías Castillo-Aguilar" w:date="2026-08-10T02:45:00Z"/>
        </w:trPr>
        <w:tc>
          <w:tcPr>
            <w:tcW w:w="1760" w:type="dxa"/>
          </w:tcPr>
          <w:p w14:paraId="2297F121" w14:textId="77777777" w:rsidR="009022C7" w:rsidRDefault="00000000">
            <w:pPr>
              <w:pStyle w:val="Compact"/>
              <w:rPr>
                <w:ins w:id="1143" w:author="Matías Castillo-Aguilar" w:date="2026-08-10T02:45:00Z"/>
              </w:rPr>
            </w:pPr>
            <m:oMath>
              <m:r>
                <w:ins w:id="1144" w:author="Matías Castillo-Aguilar" w:date="2026-08-10T02:45:00Z">
                  <w:rPr>
                    <w:rFonts w:ascii="Cambria Math" w:hAnsi="Cambria Math"/>
                  </w:rPr>
                  <m:t>δ</m:t>
                </w:ins>
              </m:r>
            </m:oMath>
            <w:ins w:id="1145" w:author="Matías Castillo-Aguilar" w:date="2026-08-10T02:45:00Z">
              <w:r>
                <w:t xml:space="preserve"> ~ </w:t>
              </w:r>
            </w:ins>
            <m:oMath>
              <m:sSub>
                <m:sSubPr>
                  <m:ctrlPr>
                    <w:ins w:id="1146" w:author="Matías Castillo-Aguilar" w:date="2026-08-10T02:45:00Z">
                      <w:rPr>
                        <w:rFonts w:ascii="Cambria Math" w:hAnsi="Cambria Math"/>
                      </w:rPr>
                    </w:ins>
                  </m:ctrlPr>
                </m:sSubPr>
                <m:e>
                  <m:r>
                    <w:ins w:id="1147" w:author="Matías Castillo-Aguilar" w:date="2026-08-10T02:45:00Z">
                      <w:rPr>
                        <w:rFonts w:ascii="Cambria Math" w:hAnsi="Cambria Math"/>
                      </w:rPr>
                      <m:t>α</m:t>
                    </w:ins>
                  </m:r>
                </m:e>
                <m:sub>
                  <m:r>
                    <w:ins w:id="1148" w:author="Matías Castillo-Aguilar" w:date="2026-08-10T02:45:00Z">
                      <w:rPr>
                        <w:rFonts w:ascii="Cambria Math" w:hAnsi="Cambria Math"/>
                      </w:rPr>
                      <m:t>s</m:t>
                    </w:ins>
                  </m:r>
                </m:sub>
              </m:sSub>
            </m:oMath>
          </w:p>
        </w:tc>
        <w:tc>
          <w:tcPr>
            <w:tcW w:w="1540" w:type="dxa"/>
          </w:tcPr>
          <w:p w14:paraId="3A0A3B4E" w14:textId="77777777" w:rsidR="009022C7" w:rsidRDefault="00000000">
            <w:pPr>
              <w:pStyle w:val="Compact"/>
              <w:rPr>
                <w:ins w:id="1149" w:author="Matías Castillo-Aguilar" w:date="2026-08-10T02:45:00Z"/>
              </w:rPr>
            </w:pPr>
            <w:ins w:id="1150" w:author="Matías Castillo-Aguilar" w:date="2026-08-10T02:45:00Z">
              <w:r>
                <w:t>0.33 [0.32, 0.35]</w:t>
              </w:r>
            </w:ins>
          </w:p>
        </w:tc>
        <w:tc>
          <w:tcPr>
            <w:tcW w:w="1540" w:type="dxa"/>
          </w:tcPr>
          <w:p w14:paraId="359201A5" w14:textId="77777777" w:rsidR="009022C7" w:rsidRDefault="00000000">
            <w:pPr>
              <w:pStyle w:val="Compact"/>
              <w:rPr>
                <w:ins w:id="1151" w:author="Matías Castillo-Aguilar" w:date="2026-08-10T02:45:00Z"/>
              </w:rPr>
            </w:pPr>
            <w:ins w:id="1152" w:author="Matías Castillo-Aguilar" w:date="2026-08-10T02:45:00Z">
              <w:r>
                <w:t>0.04 [0.02, 0.05]</w:t>
              </w:r>
            </w:ins>
          </w:p>
        </w:tc>
        <w:tc>
          <w:tcPr>
            <w:tcW w:w="1540" w:type="dxa"/>
          </w:tcPr>
          <w:p w14:paraId="3D55D668" w14:textId="77777777" w:rsidR="009022C7" w:rsidRDefault="00000000">
            <w:pPr>
              <w:pStyle w:val="Compact"/>
              <w:rPr>
                <w:ins w:id="1153" w:author="Matías Castillo-Aguilar" w:date="2026-08-10T02:45:00Z"/>
              </w:rPr>
            </w:pPr>
            <w:ins w:id="1154" w:author="Matías Castillo-Aguilar" w:date="2026-08-10T02:45:00Z">
              <w:r>
                <w:t>0.01 [0, 0.02]</w:t>
              </w:r>
            </w:ins>
          </w:p>
        </w:tc>
        <w:tc>
          <w:tcPr>
            <w:tcW w:w="1540" w:type="dxa"/>
          </w:tcPr>
          <w:p w14:paraId="210F27DA" w14:textId="77777777" w:rsidR="009022C7" w:rsidRDefault="00000000">
            <w:pPr>
              <w:pStyle w:val="Compact"/>
              <w:rPr>
                <w:ins w:id="1155" w:author="Matías Castillo-Aguilar" w:date="2026-08-10T02:45:00Z"/>
              </w:rPr>
            </w:pPr>
            <w:ins w:id="1156" w:author="Matías Castillo-Aguilar" w:date="2026-08-10T02:45:00Z">
              <w:r>
                <w:t>0.01 [0, 0.03]</w:t>
              </w:r>
            </w:ins>
          </w:p>
        </w:tc>
      </w:tr>
      <w:tr w:rsidR="009022C7" w14:paraId="75584992" w14:textId="77777777">
        <w:trPr>
          <w:cnfStyle w:val="000000100000" w:firstRow="0" w:lastRow="0" w:firstColumn="0" w:lastColumn="0" w:oddVBand="0" w:evenVBand="0" w:oddHBand="1" w:evenHBand="0" w:firstRowFirstColumn="0" w:firstRowLastColumn="0" w:lastRowFirstColumn="0" w:lastRowLastColumn="0"/>
          <w:ins w:id="1157" w:author="Matías Castillo-Aguilar" w:date="2026-08-10T02:45:00Z"/>
        </w:trPr>
        <w:tc>
          <w:tcPr>
            <w:tcW w:w="1760" w:type="dxa"/>
          </w:tcPr>
          <w:p w14:paraId="78E0E821" w14:textId="77777777" w:rsidR="009022C7" w:rsidRDefault="00000000">
            <w:pPr>
              <w:pStyle w:val="Compact"/>
              <w:rPr>
                <w:ins w:id="1158" w:author="Matías Castillo-Aguilar" w:date="2026-08-10T02:45:00Z"/>
              </w:rPr>
            </w:pPr>
            <m:oMath>
              <m:r>
                <w:ins w:id="1159" w:author="Matías Castillo-Aguilar" w:date="2026-08-10T02:45:00Z">
                  <w:rPr>
                    <w:rFonts w:ascii="Cambria Math" w:hAnsi="Cambria Math"/>
                  </w:rPr>
                  <m:t>δ</m:t>
                </w:ins>
              </m:r>
            </m:oMath>
            <w:ins w:id="1160" w:author="Matías Castillo-Aguilar" w:date="2026-08-10T02:45:00Z">
              <w:r>
                <w:t xml:space="preserve"> ~ </w:t>
              </w:r>
            </w:ins>
            <m:oMath>
              <m:sSub>
                <m:sSubPr>
                  <m:ctrlPr>
                    <w:ins w:id="1161" w:author="Matías Castillo-Aguilar" w:date="2026-08-10T02:45:00Z">
                      <w:rPr>
                        <w:rFonts w:ascii="Cambria Math" w:hAnsi="Cambria Math"/>
                      </w:rPr>
                    </w:ins>
                  </m:ctrlPr>
                </m:sSubPr>
                <m:e>
                  <m:r>
                    <w:ins w:id="1162" w:author="Matías Castillo-Aguilar" w:date="2026-08-10T02:45:00Z">
                      <w:rPr>
                        <w:rFonts w:ascii="Cambria Math" w:hAnsi="Cambria Math"/>
                      </w:rPr>
                      <m:t>β</m:t>
                    </w:ins>
                  </m:r>
                </m:e>
                <m:sub>
                  <m:r>
                    <w:ins w:id="1163" w:author="Matías Castillo-Aguilar" w:date="2026-08-10T02:45:00Z">
                      <w:rPr>
                        <w:rFonts w:ascii="Cambria Math" w:hAnsi="Cambria Math"/>
                      </w:rPr>
                      <m:t>r</m:t>
                    </w:ins>
                  </m:r>
                </m:sub>
              </m:sSub>
            </m:oMath>
          </w:p>
        </w:tc>
        <w:tc>
          <w:tcPr>
            <w:tcW w:w="1540" w:type="dxa"/>
          </w:tcPr>
          <w:p w14:paraId="67363817" w14:textId="77777777" w:rsidR="009022C7" w:rsidRDefault="00000000">
            <w:pPr>
              <w:pStyle w:val="Compact"/>
              <w:rPr>
                <w:ins w:id="1164" w:author="Matías Castillo-Aguilar" w:date="2026-08-10T02:45:00Z"/>
              </w:rPr>
            </w:pPr>
            <w:ins w:id="1165" w:author="Matías Castillo-Aguilar" w:date="2026-08-10T02:45:00Z">
              <w:r>
                <w:t>0.05 [0.03, 0.06]</w:t>
              </w:r>
            </w:ins>
          </w:p>
        </w:tc>
        <w:tc>
          <w:tcPr>
            <w:tcW w:w="1540" w:type="dxa"/>
          </w:tcPr>
          <w:p w14:paraId="2612BF2C" w14:textId="77777777" w:rsidR="009022C7" w:rsidRDefault="00000000">
            <w:pPr>
              <w:pStyle w:val="Compact"/>
              <w:rPr>
                <w:ins w:id="1166" w:author="Matías Castillo-Aguilar" w:date="2026-08-10T02:45:00Z"/>
              </w:rPr>
            </w:pPr>
            <w:ins w:id="1167" w:author="Matías Castillo-Aguilar" w:date="2026-08-10T02:45:00Z">
              <w:r>
                <w:t>0.73 [0.72, 0.73]</w:t>
              </w:r>
            </w:ins>
          </w:p>
        </w:tc>
        <w:tc>
          <w:tcPr>
            <w:tcW w:w="1540" w:type="dxa"/>
          </w:tcPr>
          <w:p w14:paraId="383CB548" w14:textId="77777777" w:rsidR="009022C7" w:rsidRDefault="00000000">
            <w:pPr>
              <w:pStyle w:val="Compact"/>
              <w:rPr>
                <w:ins w:id="1168" w:author="Matías Castillo-Aguilar" w:date="2026-08-10T02:45:00Z"/>
              </w:rPr>
            </w:pPr>
            <w:ins w:id="1169" w:author="Matías Castillo-Aguilar" w:date="2026-08-10T02:45:00Z">
              <w:r>
                <w:t>0.86 [0.85, 0.86]</w:t>
              </w:r>
            </w:ins>
          </w:p>
        </w:tc>
        <w:tc>
          <w:tcPr>
            <w:tcW w:w="1540" w:type="dxa"/>
          </w:tcPr>
          <w:p w14:paraId="0C034AC6" w14:textId="77777777" w:rsidR="009022C7" w:rsidRDefault="00000000">
            <w:pPr>
              <w:pStyle w:val="Compact"/>
              <w:rPr>
                <w:ins w:id="1170" w:author="Matías Castillo-Aguilar" w:date="2026-08-10T02:45:00Z"/>
              </w:rPr>
            </w:pPr>
            <w:ins w:id="1171" w:author="Matías Castillo-Aguilar" w:date="2026-08-10T02:45:00Z">
              <w:r>
                <w:t>0.83 [0.82, 0.83]</w:t>
              </w:r>
            </w:ins>
          </w:p>
        </w:tc>
      </w:tr>
      <w:tr w:rsidR="009022C7" w14:paraId="2014939C" w14:textId="77777777">
        <w:trPr>
          <w:ins w:id="1172" w:author="Matías Castillo-Aguilar" w:date="2026-08-10T02:45:00Z"/>
        </w:trPr>
        <w:tc>
          <w:tcPr>
            <w:tcW w:w="1760" w:type="dxa"/>
          </w:tcPr>
          <w:p w14:paraId="570B565B" w14:textId="77777777" w:rsidR="009022C7" w:rsidRDefault="00000000">
            <w:pPr>
              <w:pStyle w:val="Compact"/>
              <w:rPr>
                <w:ins w:id="1173" w:author="Matías Castillo-Aguilar" w:date="2026-08-10T02:45:00Z"/>
              </w:rPr>
            </w:pPr>
            <m:oMath>
              <m:r>
                <w:ins w:id="1174" w:author="Matías Castillo-Aguilar" w:date="2026-08-10T02:45:00Z">
                  <w:rPr>
                    <w:rFonts w:ascii="Cambria Math" w:hAnsi="Cambria Math"/>
                  </w:rPr>
                  <m:t>δ</m:t>
                </w:ins>
              </m:r>
            </m:oMath>
            <w:ins w:id="1175" w:author="Matías Castillo-Aguilar" w:date="2026-08-10T02:45:00Z">
              <w:r>
                <w:t xml:space="preserve"> ~ </w:t>
              </w:r>
            </w:ins>
            <m:oMath>
              <m:sSub>
                <m:sSubPr>
                  <m:ctrlPr>
                    <w:ins w:id="1176" w:author="Matías Castillo-Aguilar" w:date="2026-08-10T02:45:00Z">
                      <w:rPr>
                        <w:rFonts w:ascii="Cambria Math" w:hAnsi="Cambria Math"/>
                      </w:rPr>
                    </w:ins>
                  </m:ctrlPr>
                </m:sSubPr>
                <m:e>
                  <m:r>
                    <w:ins w:id="1177" w:author="Matías Castillo-Aguilar" w:date="2026-08-10T02:45:00Z">
                      <w:rPr>
                        <w:rFonts w:ascii="Cambria Math" w:hAnsi="Cambria Math"/>
                      </w:rPr>
                      <m:t>β</m:t>
                    </w:ins>
                  </m:r>
                </m:e>
                <m:sub>
                  <m:r>
                    <w:ins w:id="1178" w:author="Matías Castillo-Aguilar" w:date="2026-08-10T02:45:00Z">
                      <w:rPr>
                        <w:rFonts w:ascii="Cambria Math" w:hAnsi="Cambria Math"/>
                      </w:rPr>
                      <m:t>s</m:t>
                    </w:ins>
                  </m:r>
                </m:sub>
              </m:sSub>
            </m:oMath>
          </w:p>
        </w:tc>
        <w:tc>
          <w:tcPr>
            <w:tcW w:w="1540" w:type="dxa"/>
          </w:tcPr>
          <w:p w14:paraId="68FCC5AF" w14:textId="77777777" w:rsidR="009022C7" w:rsidRDefault="00000000">
            <w:pPr>
              <w:pStyle w:val="Compact"/>
              <w:rPr>
                <w:ins w:id="1179" w:author="Matías Castillo-Aguilar" w:date="2026-08-10T02:45:00Z"/>
              </w:rPr>
            </w:pPr>
            <w:ins w:id="1180" w:author="Matías Castillo-Aguilar" w:date="2026-08-10T02:45:00Z">
              <w:r>
                <w:t>-0.35 [-0.36, -0.33]</w:t>
              </w:r>
            </w:ins>
          </w:p>
        </w:tc>
        <w:tc>
          <w:tcPr>
            <w:tcW w:w="1540" w:type="dxa"/>
          </w:tcPr>
          <w:p w14:paraId="4438C89B" w14:textId="77777777" w:rsidR="009022C7" w:rsidRDefault="00000000">
            <w:pPr>
              <w:pStyle w:val="Compact"/>
              <w:rPr>
                <w:ins w:id="1181" w:author="Matías Castillo-Aguilar" w:date="2026-08-10T02:45:00Z"/>
              </w:rPr>
            </w:pPr>
            <w:ins w:id="1182" w:author="Matías Castillo-Aguilar" w:date="2026-08-10T02:45:00Z">
              <w:r>
                <w:t>0.23 [0.22, 0.25]</w:t>
              </w:r>
            </w:ins>
          </w:p>
        </w:tc>
        <w:tc>
          <w:tcPr>
            <w:tcW w:w="1540" w:type="dxa"/>
          </w:tcPr>
          <w:p w14:paraId="5174A9B7" w14:textId="77777777" w:rsidR="009022C7" w:rsidRDefault="00000000">
            <w:pPr>
              <w:pStyle w:val="Compact"/>
              <w:rPr>
                <w:ins w:id="1183" w:author="Matías Castillo-Aguilar" w:date="2026-08-10T02:45:00Z"/>
              </w:rPr>
            </w:pPr>
            <w:ins w:id="1184" w:author="Matías Castillo-Aguilar" w:date="2026-08-10T02:45:00Z">
              <w:r>
                <w:t>0.21 [0.2, 0.23]</w:t>
              </w:r>
            </w:ins>
          </w:p>
        </w:tc>
        <w:tc>
          <w:tcPr>
            <w:tcW w:w="1540" w:type="dxa"/>
          </w:tcPr>
          <w:p w14:paraId="039FAF4B" w14:textId="77777777" w:rsidR="009022C7" w:rsidRDefault="00000000">
            <w:pPr>
              <w:pStyle w:val="Compact"/>
              <w:rPr>
                <w:ins w:id="1185" w:author="Matías Castillo-Aguilar" w:date="2026-08-10T02:45:00Z"/>
              </w:rPr>
            </w:pPr>
            <w:ins w:id="1186" w:author="Matías Castillo-Aguilar" w:date="2026-08-10T02:45:00Z">
              <w:r>
                <w:t>0.18 [0.16, 0.19]</w:t>
              </w:r>
            </w:ins>
          </w:p>
        </w:tc>
      </w:tr>
      <w:tr w:rsidR="009022C7" w14:paraId="412935EE" w14:textId="77777777">
        <w:trPr>
          <w:cnfStyle w:val="000000100000" w:firstRow="0" w:lastRow="0" w:firstColumn="0" w:lastColumn="0" w:oddVBand="0" w:evenVBand="0" w:oddHBand="1" w:evenHBand="0" w:firstRowFirstColumn="0" w:firstRowLastColumn="0" w:lastRowFirstColumn="0" w:lastRowLastColumn="0"/>
          <w:ins w:id="1187" w:author="Matías Castillo-Aguilar" w:date="2026-08-10T02:45:00Z"/>
        </w:trPr>
        <w:tc>
          <w:tcPr>
            <w:tcW w:w="1760" w:type="dxa"/>
          </w:tcPr>
          <w:p w14:paraId="506F8676" w14:textId="77777777" w:rsidR="009022C7" w:rsidRDefault="00000000">
            <w:pPr>
              <w:pStyle w:val="Compact"/>
              <w:rPr>
                <w:ins w:id="1188" w:author="Matías Castillo-Aguilar" w:date="2026-08-10T02:45:00Z"/>
              </w:rPr>
            </w:pPr>
            <m:oMath>
              <m:r>
                <w:ins w:id="1189" w:author="Matías Castillo-Aguilar" w:date="2026-08-10T02:45:00Z">
                  <w:rPr>
                    <w:rFonts w:ascii="Cambria Math" w:hAnsi="Cambria Math"/>
                  </w:rPr>
                  <m:t>δ</m:t>
                </w:ins>
              </m:r>
            </m:oMath>
            <w:ins w:id="1190" w:author="Matías Castillo-Aguilar" w:date="2026-08-10T02:45:00Z">
              <w:r>
                <w:t xml:space="preserve"> ~ </w:t>
              </w:r>
            </w:ins>
            <m:oMath>
              <m:sSub>
                <m:sSubPr>
                  <m:ctrlPr>
                    <w:ins w:id="1191" w:author="Matías Castillo-Aguilar" w:date="2026-08-10T02:45:00Z">
                      <w:rPr>
                        <w:rFonts w:ascii="Cambria Math" w:hAnsi="Cambria Math"/>
                      </w:rPr>
                    </w:ins>
                  </m:ctrlPr>
                </m:sSubPr>
                <m:e>
                  <m:r>
                    <w:ins w:id="1192" w:author="Matías Castillo-Aguilar" w:date="2026-08-10T02:45:00Z">
                      <w:rPr>
                        <w:rFonts w:ascii="Cambria Math" w:hAnsi="Cambria Math"/>
                      </w:rPr>
                      <m:t>c</m:t>
                    </w:ins>
                  </m:r>
                </m:e>
                <m:sub>
                  <m:r>
                    <w:ins w:id="1193" w:author="Matías Castillo-Aguilar" w:date="2026-08-10T02:45:00Z">
                      <w:rPr>
                        <w:rFonts w:ascii="Cambria Math" w:hAnsi="Cambria Math"/>
                      </w:rPr>
                      <m:t>c</m:t>
                    </w:ins>
                  </m:r>
                </m:sub>
              </m:sSub>
            </m:oMath>
          </w:p>
        </w:tc>
        <w:tc>
          <w:tcPr>
            <w:tcW w:w="1540" w:type="dxa"/>
          </w:tcPr>
          <w:p w14:paraId="61863EF2" w14:textId="77777777" w:rsidR="009022C7" w:rsidRDefault="00000000">
            <w:pPr>
              <w:pStyle w:val="Compact"/>
              <w:rPr>
                <w:ins w:id="1194" w:author="Matías Castillo-Aguilar" w:date="2026-08-10T02:45:00Z"/>
              </w:rPr>
            </w:pPr>
            <w:ins w:id="1195" w:author="Matías Castillo-Aguilar" w:date="2026-08-10T02:45:00Z">
              <w:r>
                <w:t>0.01 [0, 0.02]</w:t>
              </w:r>
            </w:ins>
          </w:p>
        </w:tc>
        <w:tc>
          <w:tcPr>
            <w:tcW w:w="1540" w:type="dxa"/>
          </w:tcPr>
          <w:p w14:paraId="7629C132" w14:textId="77777777" w:rsidR="009022C7" w:rsidRDefault="00000000">
            <w:pPr>
              <w:pStyle w:val="Compact"/>
              <w:rPr>
                <w:ins w:id="1196" w:author="Matías Castillo-Aguilar" w:date="2026-08-10T02:45:00Z"/>
              </w:rPr>
            </w:pPr>
            <w:ins w:id="1197" w:author="Matías Castillo-Aguilar" w:date="2026-08-10T02:45:00Z">
              <w:r>
                <w:t>-0.04 [-0.05, -0.03]</w:t>
              </w:r>
            </w:ins>
          </w:p>
        </w:tc>
        <w:tc>
          <w:tcPr>
            <w:tcW w:w="1540" w:type="dxa"/>
          </w:tcPr>
          <w:p w14:paraId="3AE5A1F6" w14:textId="77777777" w:rsidR="009022C7" w:rsidRDefault="00000000">
            <w:pPr>
              <w:pStyle w:val="Compact"/>
              <w:rPr>
                <w:ins w:id="1198" w:author="Matías Castillo-Aguilar" w:date="2026-08-10T02:45:00Z"/>
              </w:rPr>
            </w:pPr>
            <w:ins w:id="1199" w:author="Matías Castillo-Aguilar" w:date="2026-08-10T02:45:00Z">
              <w:r>
                <w:t>-0.11 [-0.13, -0.1]</w:t>
              </w:r>
            </w:ins>
          </w:p>
        </w:tc>
        <w:tc>
          <w:tcPr>
            <w:tcW w:w="1540" w:type="dxa"/>
          </w:tcPr>
          <w:p w14:paraId="16832B84" w14:textId="77777777" w:rsidR="009022C7" w:rsidRDefault="00000000">
            <w:pPr>
              <w:pStyle w:val="Compact"/>
              <w:rPr>
                <w:ins w:id="1200" w:author="Matías Castillo-Aguilar" w:date="2026-08-10T02:45:00Z"/>
              </w:rPr>
            </w:pPr>
            <w:ins w:id="1201" w:author="Matías Castillo-Aguilar" w:date="2026-08-10T02:45:00Z">
              <w:r>
                <w:t>-0.09 [-0.11, -0.08]</w:t>
              </w:r>
            </w:ins>
          </w:p>
        </w:tc>
      </w:tr>
      <w:tr w:rsidR="009022C7" w14:paraId="443575AC" w14:textId="77777777">
        <w:trPr>
          <w:ins w:id="1202" w:author="Matías Castillo-Aguilar" w:date="2026-08-10T02:45:00Z"/>
        </w:trPr>
        <w:tc>
          <w:tcPr>
            <w:tcW w:w="1760" w:type="dxa"/>
          </w:tcPr>
          <w:p w14:paraId="6506B02B" w14:textId="77777777" w:rsidR="009022C7" w:rsidRDefault="00000000">
            <w:pPr>
              <w:pStyle w:val="Compact"/>
              <w:rPr>
                <w:ins w:id="1203" w:author="Matías Castillo-Aguilar" w:date="2026-08-10T02:45:00Z"/>
              </w:rPr>
            </w:pPr>
            <m:oMath>
              <m:r>
                <w:ins w:id="1204" w:author="Matías Castillo-Aguilar" w:date="2026-08-10T02:45:00Z">
                  <w:rPr>
                    <w:rFonts w:ascii="Cambria Math" w:hAnsi="Cambria Math"/>
                  </w:rPr>
                  <m:t>δ</m:t>
                </w:ins>
              </m:r>
            </m:oMath>
            <w:ins w:id="1205" w:author="Matías Castillo-Aguilar" w:date="2026-08-10T02:45:00Z">
              <w:r>
                <w:t xml:space="preserve"> ~ </w:t>
              </w:r>
            </w:ins>
            <m:oMath>
              <m:sSub>
                <m:sSubPr>
                  <m:ctrlPr>
                    <w:ins w:id="1206" w:author="Matías Castillo-Aguilar" w:date="2026-08-10T02:45:00Z">
                      <w:rPr>
                        <w:rFonts w:ascii="Cambria Math" w:hAnsi="Cambria Math"/>
                      </w:rPr>
                    </w:ins>
                  </m:ctrlPr>
                </m:sSubPr>
                <m:e>
                  <m:r>
                    <w:ins w:id="1207" w:author="Matías Castillo-Aguilar" w:date="2026-08-10T02:45:00Z">
                      <w:rPr>
                        <w:rFonts w:ascii="Cambria Math" w:hAnsi="Cambria Math"/>
                      </w:rPr>
                      <m:t>c</m:t>
                    </w:ins>
                  </m:r>
                </m:e>
                <m:sub>
                  <m:r>
                    <w:ins w:id="1208" w:author="Matías Castillo-Aguilar" w:date="2026-08-10T02:45:00Z">
                      <w:rPr>
                        <w:rFonts w:ascii="Cambria Math" w:hAnsi="Cambria Math"/>
                      </w:rPr>
                      <m:t>r</m:t>
                    </w:ins>
                  </m:r>
                </m:sub>
              </m:sSub>
            </m:oMath>
          </w:p>
        </w:tc>
        <w:tc>
          <w:tcPr>
            <w:tcW w:w="1540" w:type="dxa"/>
          </w:tcPr>
          <w:p w14:paraId="4CA1511D" w14:textId="77777777" w:rsidR="009022C7" w:rsidRDefault="00000000">
            <w:pPr>
              <w:pStyle w:val="Compact"/>
              <w:rPr>
                <w:ins w:id="1209" w:author="Matías Castillo-Aguilar" w:date="2026-08-10T02:45:00Z"/>
              </w:rPr>
            </w:pPr>
            <w:ins w:id="1210" w:author="Matías Castillo-Aguilar" w:date="2026-08-10T02:45:00Z">
              <w:r>
                <w:t>-0.55 [-0.56, -0.54]</w:t>
              </w:r>
            </w:ins>
          </w:p>
        </w:tc>
        <w:tc>
          <w:tcPr>
            <w:tcW w:w="1540" w:type="dxa"/>
          </w:tcPr>
          <w:p w14:paraId="63B1AA29" w14:textId="77777777" w:rsidR="009022C7" w:rsidRDefault="00000000">
            <w:pPr>
              <w:pStyle w:val="Compact"/>
              <w:rPr>
                <w:ins w:id="1211" w:author="Matías Castillo-Aguilar" w:date="2026-08-10T02:45:00Z"/>
              </w:rPr>
            </w:pPr>
            <w:ins w:id="1212" w:author="Matías Castillo-Aguilar" w:date="2026-08-10T02:45:00Z">
              <w:r>
                <w:t>-0.01 [-0.02, 0]</w:t>
              </w:r>
            </w:ins>
          </w:p>
        </w:tc>
        <w:tc>
          <w:tcPr>
            <w:tcW w:w="1540" w:type="dxa"/>
          </w:tcPr>
          <w:p w14:paraId="31D9E4ED" w14:textId="77777777" w:rsidR="009022C7" w:rsidRDefault="00000000">
            <w:pPr>
              <w:pStyle w:val="Compact"/>
              <w:rPr>
                <w:ins w:id="1213" w:author="Matías Castillo-Aguilar" w:date="2026-08-10T02:45:00Z"/>
              </w:rPr>
            </w:pPr>
            <w:ins w:id="1214" w:author="Matías Castillo-Aguilar" w:date="2026-08-10T02:45:00Z">
              <w:r>
                <w:t>-0.8 [-0.81, -0.8]</w:t>
              </w:r>
            </w:ins>
          </w:p>
        </w:tc>
        <w:tc>
          <w:tcPr>
            <w:tcW w:w="1540" w:type="dxa"/>
          </w:tcPr>
          <w:p w14:paraId="0F301F82" w14:textId="77777777" w:rsidR="009022C7" w:rsidRDefault="00000000">
            <w:pPr>
              <w:pStyle w:val="Compact"/>
              <w:rPr>
                <w:ins w:id="1215" w:author="Matías Castillo-Aguilar" w:date="2026-08-10T02:45:00Z"/>
              </w:rPr>
            </w:pPr>
            <w:ins w:id="1216" w:author="Matías Castillo-Aguilar" w:date="2026-08-10T02:45:00Z">
              <w:r>
                <w:t>0.04 [0.03, 0.05]</w:t>
              </w:r>
            </w:ins>
          </w:p>
        </w:tc>
      </w:tr>
      <w:tr w:rsidR="009022C7" w14:paraId="3F3D2B03" w14:textId="77777777">
        <w:trPr>
          <w:cnfStyle w:val="000000100000" w:firstRow="0" w:lastRow="0" w:firstColumn="0" w:lastColumn="0" w:oddVBand="0" w:evenVBand="0" w:oddHBand="1" w:evenHBand="0" w:firstRowFirstColumn="0" w:firstRowLastColumn="0" w:lastRowFirstColumn="0" w:lastRowLastColumn="0"/>
          <w:ins w:id="1217" w:author="Matías Castillo-Aguilar" w:date="2026-08-10T02:45:00Z"/>
        </w:trPr>
        <w:tc>
          <w:tcPr>
            <w:tcW w:w="1760" w:type="dxa"/>
          </w:tcPr>
          <w:p w14:paraId="51F03135" w14:textId="77777777" w:rsidR="009022C7" w:rsidRDefault="00000000">
            <w:pPr>
              <w:pStyle w:val="Compact"/>
              <w:rPr>
                <w:ins w:id="1218" w:author="Matías Castillo-Aguilar" w:date="2026-08-10T02:45:00Z"/>
              </w:rPr>
            </w:pPr>
            <m:oMath>
              <m:r>
                <w:ins w:id="1219" w:author="Matías Castillo-Aguilar" w:date="2026-08-10T02:45:00Z">
                  <w:rPr>
                    <w:rFonts w:ascii="Cambria Math" w:hAnsi="Cambria Math"/>
                  </w:rPr>
                  <m:t>δ</m:t>
                </w:ins>
              </m:r>
            </m:oMath>
            <w:ins w:id="1220" w:author="Matías Castillo-Aguilar" w:date="2026-08-10T02:45:00Z">
              <w:r>
                <w:t xml:space="preserve"> ~ </w:t>
              </w:r>
            </w:ins>
            <m:oMath>
              <m:sSub>
                <m:sSubPr>
                  <m:ctrlPr>
                    <w:ins w:id="1221" w:author="Matías Castillo-Aguilar" w:date="2026-08-10T02:45:00Z">
                      <w:rPr>
                        <w:rFonts w:ascii="Cambria Math" w:hAnsi="Cambria Math"/>
                      </w:rPr>
                    </w:ins>
                  </m:ctrlPr>
                </m:sSubPr>
                <m:e>
                  <m:r>
                    <w:ins w:id="1222" w:author="Matías Castillo-Aguilar" w:date="2026-08-10T02:45:00Z">
                      <w:rPr>
                        <w:rFonts w:ascii="Cambria Math" w:hAnsi="Cambria Math"/>
                      </w:rPr>
                      <m:t>c</m:t>
                    </w:ins>
                  </m:r>
                </m:e>
                <m:sub>
                  <m:r>
                    <w:ins w:id="1223" w:author="Matías Castillo-Aguilar" w:date="2026-08-10T02:45:00Z">
                      <w:rPr>
                        <w:rFonts w:ascii="Cambria Math" w:hAnsi="Cambria Math"/>
                      </w:rPr>
                      <m:t>s</m:t>
                    </w:ins>
                  </m:r>
                </m:sub>
              </m:sSub>
            </m:oMath>
          </w:p>
        </w:tc>
        <w:tc>
          <w:tcPr>
            <w:tcW w:w="1540" w:type="dxa"/>
          </w:tcPr>
          <w:p w14:paraId="069CA369" w14:textId="77777777" w:rsidR="009022C7" w:rsidRDefault="00000000">
            <w:pPr>
              <w:pStyle w:val="Compact"/>
              <w:rPr>
                <w:ins w:id="1224" w:author="Matías Castillo-Aguilar" w:date="2026-08-10T02:45:00Z"/>
              </w:rPr>
            </w:pPr>
            <w:ins w:id="1225" w:author="Matías Castillo-Aguilar" w:date="2026-08-10T02:45:00Z">
              <w:r>
                <w:t>-0.06 [-0.08, -0.05]</w:t>
              </w:r>
            </w:ins>
          </w:p>
        </w:tc>
        <w:tc>
          <w:tcPr>
            <w:tcW w:w="1540" w:type="dxa"/>
          </w:tcPr>
          <w:p w14:paraId="4235AEDD" w14:textId="77777777" w:rsidR="009022C7" w:rsidRDefault="00000000">
            <w:pPr>
              <w:pStyle w:val="Compact"/>
              <w:rPr>
                <w:ins w:id="1226" w:author="Matías Castillo-Aguilar" w:date="2026-08-10T02:45:00Z"/>
              </w:rPr>
            </w:pPr>
            <w:ins w:id="1227" w:author="Matías Castillo-Aguilar" w:date="2026-08-10T02:45:00Z">
              <w:r>
                <w:t>0.01 [-0.01, 0.02]</w:t>
              </w:r>
            </w:ins>
          </w:p>
        </w:tc>
        <w:tc>
          <w:tcPr>
            <w:tcW w:w="1540" w:type="dxa"/>
          </w:tcPr>
          <w:p w14:paraId="20822536" w14:textId="77777777" w:rsidR="009022C7" w:rsidRDefault="00000000">
            <w:pPr>
              <w:pStyle w:val="Compact"/>
              <w:rPr>
                <w:ins w:id="1228" w:author="Matías Castillo-Aguilar" w:date="2026-08-10T02:45:00Z"/>
              </w:rPr>
            </w:pPr>
            <w:ins w:id="1229" w:author="Matías Castillo-Aguilar" w:date="2026-08-10T02:45:00Z">
              <w:r>
                <w:t>-0.11 [-0.13, -0.1]</w:t>
              </w:r>
            </w:ins>
          </w:p>
        </w:tc>
        <w:tc>
          <w:tcPr>
            <w:tcW w:w="1540" w:type="dxa"/>
          </w:tcPr>
          <w:p w14:paraId="3BDA42B0" w14:textId="77777777" w:rsidR="009022C7" w:rsidRDefault="00000000">
            <w:pPr>
              <w:pStyle w:val="Compact"/>
              <w:rPr>
                <w:ins w:id="1230" w:author="Matías Castillo-Aguilar" w:date="2026-08-10T02:45:00Z"/>
              </w:rPr>
            </w:pPr>
            <w:ins w:id="1231" w:author="Matías Castillo-Aguilar" w:date="2026-08-10T02:45:00Z">
              <w:r>
                <w:t>0.02 [0, 0.03]</w:t>
              </w:r>
            </w:ins>
          </w:p>
        </w:tc>
      </w:tr>
      <w:tr w:rsidR="009022C7" w14:paraId="4CC5F49B" w14:textId="77777777">
        <w:trPr>
          <w:ins w:id="1232" w:author="Matías Castillo-Aguilar" w:date="2026-08-10T02:45:00Z"/>
        </w:trPr>
        <w:tc>
          <w:tcPr>
            <w:tcW w:w="1760" w:type="dxa"/>
          </w:tcPr>
          <w:p w14:paraId="28A7DA19" w14:textId="77777777" w:rsidR="009022C7" w:rsidRDefault="00000000">
            <w:pPr>
              <w:pStyle w:val="Compact"/>
              <w:rPr>
                <w:ins w:id="1233" w:author="Matías Castillo-Aguilar" w:date="2026-08-10T02:45:00Z"/>
              </w:rPr>
            </w:pPr>
            <m:oMath>
              <m:r>
                <w:ins w:id="1234" w:author="Matías Castillo-Aguilar" w:date="2026-08-10T02:45:00Z">
                  <w:rPr>
                    <w:rFonts w:ascii="Cambria Math" w:hAnsi="Cambria Math"/>
                  </w:rPr>
                  <m:t>λ</m:t>
                </w:ins>
              </m:r>
            </m:oMath>
            <w:ins w:id="1235" w:author="Matías Castillo-Aguilar" w:date="2026-08-10T02:45:00Z">
              <w:r>
                <w:t xml:space="preserve"> ~ </w:t>
              </w:r>
            </w:ins>
            <m:oMath>
              <m:sSub>
                <m:sSubPr>
                  <m:ctrlPr>
                    <w:ins w:id="1236" w:author="Matías Castillo-Aguilar" w:date="2026-08-10T02:45:00Z">
                      <w:rPr>
                        <w:rFonts w:ascii="Cambria Math" w:hAnsi="Cambria Math"/>
                      </w:rPr>
                    </w:ins>
                  </m:ctrlPr>
                </m:sSubPr>
                <m:e>
                  <m:r>
                    <w:ins w:id="1237" w:author="Matías Castillo-Aguilar" w:date="2026-08-10T02:45:00Z">
                      <w:rPr>
                        <w:rFonts w:ascii="Cambria Math" w:hAnsi="Cambria Math"/>
                      </w:rPr>
                      <m:t>α</m:t>
                    </w:ins>
                  </m:r>
                </m:e>
                <m:sub>
                  <m:r>
                    <w:ins w:id="1238" w:author="Matías Castillo-Aguilar" w:date="2026-08-10T02:45:00Z">
                      <w:rPr>
                        <w:rFonts w:ascii="Cambria Math" w:hAnsi="Cambria Math"/>
                      </w:rPr>
                      <m:t>r</m:t>
                    </w:ins>
                  </m:r>
                </m:sub>
              </m:sSub>
            </m:oMath>
          </w:p>
        </w:tc>
        <w:tc>
          <w:tcPr>
            <w:tcW w:w="1540" w:type="dxa"/>
          </w:tcPr>
          <w:p w14:paraId="4A66B9E9" w14:textId="77777777" w:rsidR="009022C7" w:rsidRDefault="00000000">
            <w:pPr>
              <w:pStyle w:val="Compact"/>
              <w:rPr>
                <w:ins w:id="1239" w:author="Matías Castillo-Aguilar" w:date="2026-08-10T02:45:00Z"/>
              </w:rPr>
            </w:pPr>
            <w:ins w:id="1240" w:author="Matías Castillo-Aguilar" w:date="2026-08-10T02:45:00Z">
              <w:r>
                <w:t>-0.2 [-0.21, -0.18]</w:t>
              </w:r>
            </w:ins>
          </w:p>
        </w:tc>
        <w:tc>
          <w:tcPr>
            <w:tcW w:w="1540" w:type="dxa"/>
          </w:tcPr>
          <w:p w14:paraId="61F70EC3" w14:textId="77777777" w:rsidR="009022C7" w:rsidRDefault="00000000">
            <w:pPr>
              <w:pStyle w:val="Compact"/>
              <w:rPr>
                <w:ins w:id="1241" w:author="Matías Castillo-Aguilar" w:date="2026-08-10T02:45:00Z"/>
              </w:rPr>
            </w:pPr>
            <w:ins w:id="1242" w:author="Matías Castillo-Aguilar" w:date="2026-08-10T02:45:00Z">
              <w:r>
                <w:t>-0.44 [-0.45, -0.42]</w:t>
              </w:r>
            </w:ins>
          </w:p>
        </w:tc>
        <w:tc>
          <w:tcPr>
            <w:tcW w:w="1540" w:type="dxa"/>
          </w:tcPr>
          <w:p w14:paraId="5DFE36FD" w14:textId="77777777" w:rsidR="009022C7" w:rsidRDefault="00000000">
            <w:pPr>
              <w:pStyle w:val="Compact"/>
              <w:rPr>
                <w:ins w:id="1243" w:author="Matías Castillo-Aguilar" w:date="2026-08-10T02:45:00Z"/>
              </w:rPr>
            </w:pPr>
            <w:ins w:id="1244" w:author="Matías Castillo-Aguilar" w:date="2026-08-10T02:45:00Z">
              <w:r>
                <w:t>-0.41 [-0.42, -0.4]</w:t>
              </w:r>
            </w:ins>
          </w:p>
        </w:tc>
        <w:tc>
          <w:tcPr>
            <w:tcW w:w="1540" w:type="dxa"/>
          </w:tcPr>
          <w:p w14:paraId="7C90742E" w14:textId="77777777" w:rsidR="009022C7" w:rsidRDefault="00000000">
            <w:pPr>
              <w:pStyle w:val="Compact"/>
              <w:rPr>
                <w:ins w:id="1245" w:author="Matías Castillo-Aguilar" w:date="2026-08-10T02:45:00Z"/>
              </w:rPr>
            </w:pPr>
            <w:ins w:id="1246" w:author="Matías Castillo-Aguilar" w:date="2026-08-10T02:45:00Z">
              <w:r>
                <w:t>-0.39 [-0.41, -0.38]</w:t>
              </w:r>
            </w:ins>
          </w:p>
        </w:tc>
      </w:tr>
      <w:tr w:rsidR="009022C7" w14:paraId="61029D50" w14:textId="77777777">
        <w:trPr>
          <w:cnfStyle w:val="000000100000" w:firstRow="0" w:lastRow="0" w:firstColumn="0" w:lastColumn="0" w:oddVBand="0" w:evenVBand="0" w:oddHBand="1" w:evenHBand="0" w:firstRowFirstColumn="0" w:firstRowLastColumn="0" w:lastRowFirstColumn="0" w:lastRowLastColumn="0"/>
          <w:ins w:id="1247" w:author="Matías Castillo-Aguilar" w:date="2026-08-10T02:45:00Z"/>
        </w:trPr>
        <w:tc>
          <w:tcPr>
            <w:tcW w:w="1760" w:type="dxa"/>
          </w:tcPr>
          <w:p w14:paraId="6145CDBA" w14:textId="77777777" w:rsidR="009022C7" w:rsidRDefault="00000000">
            <w:pPr>
              <w:pStyle w:val="Compact"/>
              <w:rPr>
                <w:ins w:id="1248" w:author="Matías Castillo-Aguilar" w:date="2026-08-10T02:45:00Z"/>
              </w:rPr>
            </w:pPr>
            <m:oMath>
              <m:r>
                <w:ins w:id="1249" w:author="Matías Castillo-Aguilar" w:date="2026-08-10T02:45:00Z">
                  <w:rPr>
                    <w:rFonts w:ascii="Cambria Math" w:hAnsi="Cambria Math"/>
                  </w:rPr>
                  <m:t>λ</m:t>
                </w:ins>
              </m:r>
            </m:oMath>
            <w:ins w:id="1250" w:author="Matías Castillo-Aguilar" w:date="2026-08-10T02:45:00Z">
              <w:r>
                <w:t xml:space="preserve"> ~ </w:t>
              </w:r>
            </w:ins>
            <m:oMath>
              <m:sSub>
                <m:sSubPr>
                  <m:ctrlPr>
                    <w:ins w:id="1251" w:author="Matías Castillo-Aguilar" w:date="2026-08-10T02:45:00Z">
                      <w:rPr>
                        <w:rFonts w:ascii="Cambria Math" w:hAnsi="Cambria Math"/>
                      </w:rPr>
                    </w:ins>
                  </m:ctrlPr>
                </m:sSubPr>
                <m:e>
                  <m:r>
                    <w:ins w:id="1252" w:author="Matías Castillo-Aguilar" w:date="2026-08-10T02:45:00Z">
                      <w:rPr>
                        <w:rFonts w:ascii="Cambria Math" w:hAnsi="Cambria Math"/>
                      </w:rPr>
                      <m:t>α</m:t>
                    </w:ins>
                  </m:r>
                </m:e>
                <m:sub>
                  <m:r>
                    <w:ins w:id="1253" w:author="Matías Castillo-Aguilar" w:date="2026-08-10T02:45:00Z">
                      <w:rPr>
                        <w:rFonts w:ascii="Cambria Math" w:hAnsi="Cambria Math"/>
                      </w:rPr>
                      <m:t>s</m:t>
                    </w:ins>
                  </m:r>
                </m:sub>
              </m:sSub>
            </m:oMath>
          </w:p>
        </w:tc>
        <w:tc>
          <w:tcPr>
            <w:tcW w:w="1540" w:type="dxa"/>
          </w:tcPr>
          <w:p w14:paraId="4DF2363B" w14:textId="77777777" w:rsidR="009022C7" w:rsidRDefault="00000000">
            <w:pPr>
              <w:pStyle w:val="Compact"/>
              <w:rPr>
                <w:ins w:id="1254" w:author="Matías Castillo-Aguilar" w:date="2026-08-10T02:45:00Z"/>
              </w:rPr>
            </w:pPr>
            <w:ins w:id="1255" w:author="Matías Castillo-Aguilar" w:date="2026-08-10T02:45:00Z">
              <w:r>
                <w:t>0.58 [0.57, 0.59]</w:t>
              </w:r>
            </w:ins>
          </w:p>
        </w:tc>
        <w:tc>
          <w:tcPr>
            <w:tcW w:w="1540" w:type="dxa"/>
          </w:tcPr>
          <w:p w14:paraId="60175138" w14:textId="77777777" w:rsidR="009022C7" w:rsidRDefault="00000000">
            <w:pPr>
              <w:pStyle w:val="Compact"/>
              <w:rPr>
                <w:ins w:id="1256" w:author="Matías Castillo-Aguilar" w:date="2026-08-10T02:45:00Z"/>
              </w:rPr>
            </w:pPr>
            <w:ins w:id="1257" w:author="Matías Castillo-Aguilar" w:date="2026-08-10T02:45:00Z">
              <w:r>
                <w:t>-0.07 [-0.08, -0.05]</w:t>
              </w:r>
            </w:ins>
          </w:p>
        </w:tc>
        <w:tc>
          <w:tcPr>
            <w:tcW w:w="1540" w:type="dxa"/>
          </w:tcPr>
          <w:p w14:paraId="7993BEBC" w14:textId="77777777" w:rsidR="009022C7" w:rsidRDefault="00000000">
            <w:pPr>
              <w:pStyle w:val="Compact"/>
              <w:rPr>
                <w:ins w:id="1258" w:author="Matías Castillo-Aguilar" w:date="2026-08-10T02:45:00Z"/>
              </w:rPr>
            </w:pPr>
            <w:ins w:id="1259" w:author="Matías Castillo-Aguilar" w:date="2026-08-10T02:45:00Z">
              <w:r>
                <w:t>-0.01 [-0.03, 0]</w:t>
              </w:r>
            </w:ins>
          </w:p>
        </w:tc>
        <w:tc>
          <w:tcPr>
            <w:tcW w:w="1540" w:type="dxa"/>
          </w:tcPr>
          <w:p w14:paraId="340939FE" w14:textId="77777777" w:rsidR="009022C7" w:rsidRDefault="00000000">
            <w:pPr>
              <w:pStyle w:val="Compact"/>
              <w:rPr>
                <w:ins w:id="1260" w:author="Matías Castillo-Aguilar" w:date="2026-08-10T02:45:00Z"/>
              </w:rPr>
            </w:pPr>
            <w:ins w:id="1261" w:author="Matías Castillo-Aguilar" w:date="2026-08-10T02:45:00Z">
              <w:r>
                <w:t>-0.03 [-0.04, -0.02]</w:t>
              </w:r>
            </w:ins>
          </w:p>
        </w:tc>
      </w:tr>
      <w:tr w:rsidR="009022C7" w14:paraId="027DFE52" w14:textId="77777777">
        <w:trPr>
          <w:ins w:id="1262" w:author="Matías Castillo-Aguilar" w:date="2026-08-10T02:45:00Z"/>
        </w:trPr>
        <w:tc>
          <w:tcPr>
            <w:tcW w:w="1760" w:type="dxa"/>
          </w:tcPr>
          <w:p w14:paraId="3C59F050" w14:textId="77777777" w:rsidR="009022C7" w:rsidRDefault="00000000">
            <w:pPr>
              <w:pStyle w:val="Compact"/>
              <w:rPr>
                <w:ins w:id="1263" w:author="Matías Castillo-Aguilar" w:date="2026-08-10T02:45:00Z"/>
              </w:rPr>
            </w:pPr>
            <m:oMath>
              <m:r>
                <w:ins w:id="1264" w:author="Matías Castillo-Aguilar" w:date="2026-08-10T02:45:00Z">
                  <w:rPr>
                    <w:rFonts w:ascii="Cambria Math" w:hAnsi="Cambria Math"/>
                  </w:rPr>
                  <m:t>λ</m:t>
                </w:ins>
              </m:r>
            </m:oMath>
            <w:ins w:id="1265" w:author="Matías Castillo-Aguilar" w:date="2026-08-10T02:45:00Z">
              <w:r>
                <w:t xml:space="preserve"> ~ </w:t>
              </w:r>
            </w:ins>
            <m:oMath>
              <m:sSub>
                <m:sSubPr>
                  <m:ctrlPr>
                    <w:ins w:id="1266" w:author="Matías Castillo-Aguilar" w:date="2026-08-10T02:45:00Z">
                      <w:rPr>
                        <w:rFonts w:ascii="Cambria Math" w:hAnsi="Cambria Math"/>
                      </w:rPr>
                    </w:ins>
                  </m:ctrlPr>
                </m:sSubPr>
                <m:e>
                  <m:r>
                    <w:ins w:id="1267" w:author="Matías Castillo-Aguilar" w:date="2026-08-10T02:45:00Z">
                      <w:rPr>
                        <w:rFonts w:ascii="Cambria Math" w:hAnsi="Cambria Math"/>
                      </w:rPr>
                      <m:t>β</m:t>
                    </w:ins>
                  </m:r>
                </m:e>
                <m:sub>
                  <m:r>
                    <w:ins w:id="1268" w:author="Matías Castillo-Aguilar" w:date="2026-08-10T02:45:00Z">
                      <w:rPr>
                        <w:rFonts w:ascii="Cambria Math" w:hAnsi="Cambria Math"/>
                      </w:rPr>
                      <m:t>r</m:t>
                    </w:ins>
                  </m:r>
                </m:sub>
              </m:sSub>
            </m:oMath>
          </w:p>
        </w:tc>
        <w:tc>
          <w:tcPr>
            <w:tcW w:w="1540" w:type="dxa"/>
          </w:tcPr>
          <w:p w14:paraId="6164F644" w14:textId="77777777" w:rsidR="009022C7" w:rsidRDefault="00000000">
            <w:pPr>
              <w:pStyle w:val="Compact"/>
              <w:rPr>
                <w:ins w:id="1269" w:author="Matías Castillo-Aguilar" w:date="2026-08-10T02:45:00Z"/>
              </w:rPr>
            </w:pPr>
            <w:ins w:id="1270" w:author="Matías Castillo-Aguilar" w:date="2026-08-10T02:45:00Z">
              <w:r>
                <w:t>0.56 [0.55, 0.57]</w:t>
              </w:r>
            </w:ins>
          </w:p>
        </w:tc>
        <w:tc>
          <w:tcPr>
            <w:tcW w:w="1540" w:type="dxa"/>
          </w:tcPr>
          <w:p w14:paraId="79487A4C" w14:textId="77777777" w:rsidR="009022C7" w:rsidRDefault="00000000">
            <w:pPr>
              <w:pStyle w:val="Compact"/>
              <w:rPr>
                <w:ins w:id="1271" w:author="Matías Castillo-Aguilar" w:date="2026-08-10T02:45:00Z"/>
              </w:rPr>
            </w:pPr>
            <w:ins w:id="1272" w:author="Matías Castillo-Aguilar" w:date="2026-08-10T02:45:00Z">
              <w:r>
                <w:t>0.8 [0.8, 0.81]</w:t>
              </w:r>
            </w:ins>
          </w:p>
        </w:tc>
        <w:tc>
          <w:tcPr>
            <w:tcW w:w="1540" w:type="dxa"/>
          </w:tcPr>
          <w:p w14:paraId="6C88AF84" w14:textId="77777777" w:rsidR="009022C7" w:rsidRDefault="00000000">
            <w:pPr>
              <w:pStyle w:val="Compact"/>
              <w:rPr>
                <w:ins w:id="1273" w:author="Matías Castillo-Aguilar" w:date="2026-08-10T02:45:00Z"/>
              </w:rPr>
            </w:pPr>
            <w:ins w:id="1274" w:author="Matías Castillo-Aguilar" w:date="2026-08-10T02:45:00Z">
              <w:r>
                <w:t>0.74 [0.74, 0.75]</w:t>
              </w:r>
            </w:ins>
          </w:p>
        </w:tc>
        <w:tc>
          <w:tcPr>
            <w:tcW w:w="1540" w:type="dxa"/>
          </w:tcPr>
          <w:p w14:paraId="52C2492C" w14:textId="77777777" w:rsidR="009022C7" w:rsidRDefault="00000000">
            <w:pPr>
              <w:pStyle w:val="Compact"/>
              <w:rPr>
                <w:ins w:id="1275" w:author="Matías Castillo-Aguilar" w:date="2026-08-10T02:45:00Z"/>
              </w:rPr>
            </w:pPr>
            <w:ins w:id="1276" w:author="Matías Castillo-Aguilar" w:date="2026-08-10T02:45:00Z">
              <w:r>
                <w:t>0.79 [0.78, 0.79]</w:t>
              </w:r>
            </w:ins>
          </w:p>
        </w:tc>
      </w:tr>
      <w:tr w:rsidR="009022C7" w14:paraId="2AE9D09F" w14:textId="77777777">
        <w:trPr>
          <w:cnfStyle w:val="000000100000" w:firstRow="0" w:lastRow="0" w:firstColumn="0" w:lastColumn="0" w:oddVBand="0" w:evenVBand="0" w:oddHBand="1" w:evenHBand="0" w:firstRowFirstColumn="0" w:firstRowLastColumn="0" w:lastRowFirstColumn="0" w:lastRowLastColumn="0"/>
          <w:ins w:id="1277" w:author="Matías Castillo-Aguilar" w:date="2026-08-10T02:45:00Z"/>
        </w:trPr>
        <w:tc>
          <w:tcPr>
            <w:tcW w:w="1760" w:type="dxa"/>
          </w:tcPr>
          <w:p w14:paraId="36924164" w14:textId="77777777" w:rsidR="009022C7" w:rsidRDefault="00000000">
            <w:pPr>
              <w:pStyle w:val="Compact"/>
              <w:rPr>
                <w:ins w:id="1278" w:author="Matías Castillo-Aguilar" w:date="2026-08-10T02:45:00Z"/>
              </w:rPr>
            </w:pPr>
            <m:oMath>
              <m:r>
                <w:ins w:id="1279" w:author="Matías Castillo-Aguilar" w:date="2026-08-10T02:45:00Z">
                  <w:rPr>
                    <w:rFonts w:ascii="Cambria Math" w:hAnsi="Cambria Math"/>
                  </w:rPr>
                  <m:t>λ</m:t>
                </w:ins>
              </m:r>
            </m:oMath>
            <w:ins w:id="1280" w:author="Matías Castillo-Aguilar" w:date="2026-08-10T02:45:00Z">
              <w:r>
                <w:t xml:space="preserve"> ~ </w:t>
              </w:r>
            </w:ins>
            <m:oMath>
              <m:sSub>
                <m:sSubPr>
                  <m:ctrlPr>
                    <w:ins w:id="1281" w:author="Matías Castillo-Aguilar" w:date="2026-08-10T02:45:00Z">
                      <w:rPr>
                        <w:rFonts w:ascii="Cambria Math" w:hAnsi="Cambria Math"/>
                      </w:rPr>
                    </w:ins>
                  </m:ctrlPr>
                </m:sSubPr>
                <m:e>
                  <m:r>
                    <w:ins w:id="1282" w:author="Matías Castillo-Aguilar" w:date="2026-08-10T02:45:00Z">
                      <w:rPr>
                        <w:rFonts w:ascii="Cambria Math" w:hAnsi="Cambria Math"/>
                      </w:rPr>
                      <m:t>β</m:t>
                    </w:ins>
                  </m:r>
                </m:e>
                <m:sub>
                  <m:r>
                    <w:ins w:id="1283" w:author="Matías Castillo-Aguilar" w:date="2026-08-10T02:45:00Z">
                      <w:rPr>
                        <w:rFonts w:ascii="Cambria Math" w:hAnsi="Cambria Math"/>
                      </w:rPr>
                      <m:t>s</m:t>
                    </w:ins>
                  </m:r>
                </m:sub>
              </m:sSub>
            </m:oMath>
          </w:p>
        </w:tc>
        <w:tc>
          <w:tcPr>
            <w:tcW w:w="1540" w:type="dxa"/>
          </w:tcPr>
          <w:p w14:paraId="23E37C9D" w14:textId="77777777" w:rsidR="009022C7" w:rsidRDefault="00000000">
            <w:pPr>
              <w:pStyle w:val="Compact"/>
              <w:rPr>
                <w:ins w:id="1284" w:author="Matías Castillo-Aguilar" w:date="2026-08-10T02:45:00Z"/>
              </w:rPr>
            </w:pPr>
            <w:ins w:id="1285" w:author="Matías Castillo-Aguilar" w:date="2026-08-10T02:45:00Z">
              <w:r>
                <w:t>-0.53 [-0.54, -0.52]</w:t>
              </w:r>
            </w:ins>
          </w:p>
        </w:tc>
        <w:tc>
          <w:tcPr>
            <w:tcW w:w="1540" w:type="dxa"/>
          </w:tcPr>
          <w:p w14:paraId="69305100" w14:textId="77777777" w:rsidR="009022C7" w:rsidRDefault="00000000">
            <w:pPr>
              <w:pStyle w:val="Compact"/>
              <w:rPr>
                <w:ins w:id="1286" w:author="Matías Castillo-Aguilar" w:date="2026-08-10T02:45:00Z"/>
              </w:rPr>
            </w:pPr>
            <w:ins w:id="1287" w:author="Matías Castillo-Aguilar" w:date="2026-08-10T02:45:00Z">
              <w:r>
                <w:t>0.3 [0.29, 0.32]</w:t>
              </w:r>
            </w:ins>
          </w:p>
        </w:tc>
        <w:tc>
          <w:tcPr>
            <w:tcW w:w="1540" w:type="dxa"/>
          </w:tcPr>
          <w:p w14:paraId="7DA04F27" w14:textId="77777777" w:rsidR="009022C7" w:rsidRDefault="00000000">
            <w:pPr>
              <w:pStyle w:val="Compact"/>
              <w:rPr>
                <w:ins w:id="1288" w:author="Matías Castillo-Aguilar" w:date="2026-08-10T02:45:00Z"/>
              </w:rPr>
            </w:pPr>
            <w:ins w:id="1289" w:author="Matías Castillo-Aguilar" w:date="2026-08-10T02:45:00Z">
              <w:r>
                <w:t>0.18 [0.17, 0.2]</w:t>
              </w:r>
            </w:ins>
          </w:p>
        </w:tc>
        <w:tc>
          <w:tcPr>
            <w:tcW w:w="1540" w:type="dxa"/>
          </w:tcPr>
          <w:p w14:paraId="0A09896D" w14:textId="77777777" w:rsidR="009022C7" w:rsidRDefault="00000000">
            <w:pPr>
              <w:pStyle w:val="Compact"/>
              <w:rPr>
                <w:ins w:id="1290" w:author="Matías Castillo-Aguilar" w:date="2026-08-10T02:45:00Z"/>
              </w:rPr>
            </w:pPr>
            <w:ins w:id="1291" w:author="Matías Castillo-Aguilar" w:date="2026-08-10T02:45:00Z">
              <w:r>
                <w:t>0.19 [0.18, 0.2]</w:t>
              </w:r>
            </w:ins>
          </w:p>
        </w:tc>
      </w:tr>
      <w:tr w:rsidR="009022C7" w14:paraId="60B81D5A" w14:textId="77777777">
        <w:trPr>
          <w:ins w:id="1292" w:author="Matías Castillo-Aguilar" w:date="2026-08-10T02:45:00Z"/>
        </w:trPr>
        <w:tc>
          <w:tcPr>
            <w:tcW w:w="1760" w:type="dxa"/>
          </w:tcPr>
          <w:p w14:paraId="66F53C2D" w14:textId="77777777" w:rsidR="009022C7" w:rsidRDefault="00000000">
            <w:pPr>
              <w:pStyle w:val="Compact"/>
              <w:rPr>
                <w:ins w:id="1293" w:author="Matías Castillo-Aguilar" w:date="2026-08-10T02:45:00Z"/>
              </w:rPr>
            </w:pPr>
            <m:oMath>
              <m:r>
                <w:ins w:id="1294" w:author="Matías Castillo-Aguilar" w:date="2026-08-10T02:45:00Z">
                  <w:rPr>
                    <w:rFonts w:ascii="Cambria Math" w:hAnsi="Cambria Math"/>
                  </w:rPr>
                  <m:t>λ</m:t>
                </w:ins>
              </m:r>
            </m:oMath>
            <w:ins w:id="1295" w:author="Matías Castillo-Aguilar" w:date="2026-08-10T02:45:00Z">
              <w:r>
                <w:t xml:space="preserve"> ~ </w:t>
              </w:r>
            </w:ins>
            <m:oMath>
              <m:r>
                <w:ins w:id="1296" w:author="Matías Castillo-Aguilar" w:date="2026-08-10T02:45:00Z">
                  <w:rPr>
                    <w:rFonts w:ascii="Cambria Math" w:hAnsi="Cambria Math"/>
                  </w:rPr>
                  <m:t>δ</m:t>
                </w:ins>
              </m:r>
            </m:oMath>
          </w:p>
        </w:tc>
        <w:tc>
          <w:tcPr>
            <w:tcW w:w="1540" w:type="dxa"/>
          </w:tcPr>
          <w:p w14:paraId="69127112" w14:textId="77777777" w:rsidR="009022C7" w:rsidRDefault="00000000">
            <w:pPr>
              <w:pStyle w:val="Compact"/>
              <w:rPr>
                <w:ins w:id="1297" w:author="Matías Castillo-Aguilar" w:date="2026-08-10T02:45:00Z"/>
              </w:rPr>
            </w:pPr>
            <w:ins w:id="1298" w:author="Matías Castillo-Aguilar" w:date="2026-08-10T02:45:00Z">
              <w:r>
                <w:t>-0.24 [-0.26, -0.23]</w:t>
              </w:r>
            </w:ins>
          </w:p>
        </w:tc>
        <w:tc>
          <w:tcPr>
            <w:tcW w:w="1540" w:type="dxa"/>
          </w:tcPr>
          <w:p w14:paraId="0388C0DF" w14:textId="77777777" w:rsidR="009022C7" w:rsidRDefault="00000000">
            <w:pPr>
              <w:pStyle w:val="Compact"/>
              <w:rPr>
                <w:ins w:id="1299" w:author="Matías Castillo-Aguilar" w:date="2026-08-10T02:45:00Z"/>
              </w:rPr>
            </w:pPr>
            <w:ins w:id="1300" w:author="Matías Castillo-Aguilar" w:date="2026-08-10T02:45:00Z">
              <w:r>
                <w:t>0.38 [0.37, 0.39]</w:t>
              </w:r>
            </w:ins>
          </w:p>
        </w:tc>
        <w:tc>
          <w:tcPr>
            <w:tcW w:w="1540" w:type="dxa"/>
          </w:tcPr>
          <w:p w14:paraId="305BCBC2" w14:textId="77777777" w:rsidR="009022C7" w:rsidRDefault="00000000">
            <w:pPr>
              <w:pStyle w:val="Compact"/>
              <w:rPr>
                <w:ins w:id="1301" w:author="Matías Castillo-Aguilar" w:date="2026-08-10T02:45:00Z"/>
              </w:rPr>
            </w:pPr>
            <w:ins w:id="1302" w:author="Matías Castillo-Aguilar" w:date="2026-08-10T02:45:00Z">
              <w:r>
                <w:t>0.44 [0.43, 0.45]</w:t>
              </w:r>
            </w:ins>
          </w:p>
        </w:tc>
        <w:tc>
          <w:tcPr>
            <w:tcW w:w="1540" w:type="dxa"/>
          </w:tcPr>
          <w:p w14:paraId="4CA4936A" w14:textId="77777777" w:rsidR="009022C7" w:rsidRDefault="00000000">
            <w:pPr>
              <w:pStyle w:val="Compact"/>
              <w:rPr>
                <w:ins w:id="1303" w:author="Matías Castillo-Aguilar" w:date="2026-08-10T02:45:00Z"/>
              </w:rPr>
            </w:pPr>
            <w:ins w:id="1304" w:author="Matías Castillo-Aguilar" w:date="2026-08-10T02:45:00Z">
              <w:r>
                <w:t>0.52 [0.51, 0.53]</w:t>
              </w:r>
            </w:ins>
          </w:p>
        </w:tc>
      </w:tr>
      <w:tr w:rsidR="009022C7" w14:paraId="0D47BF95" w14:textId="77777777">
        <w:trPr>
          <w:cnfStyle w:val="000000100000" w:firstRow="0" w:lastRow="0" w:firstColumn="0" w:lastColumn="0" w:oddVBand="0" w:evenVBand="0" w:oddHBand="1" w:evenHBand="0" w:firstRowFirstColumn="0" w:firstRowLastColumn="0" w:lastRowFirstColumn="0" w:lastRowLastColumn="0"/>
          <w:ins w:id="1305" w:author="Matías Castillo-Aguilar" w:date="2026-08-10T02:45:00Z"/>
        </w:trPr>
        <w:tc>
          <w:tcPr>
            <w:tcW w:w="1760" w:type="dxa"/>
          </w:tcPr>
          <w:p w14:paraId="124AE95A" w14:textId="77777777" w:rsidR="009022C7" w:rsidRDefault="00000000">
            <w:pPr>
              <w:pStyle w:val="Compact"/>
              <w:rPr>
                <w:ins w:id="1306" w:author="Matías Castillo-Aguilar" w:date="2026-08-10T02:45:00Z"/>
              </w:rPr>
            </w:pPr>
            <m:oMath>
              <m:r>
                <w:ins w:id="1307" w:author="Matías Castillo-Aguilar" w:date="2026-08-10T02:45:00Z">
                  <w:rPr>
                    <w:rFonts w:ascii="Cambria Math" w:hAnsi="Cambria Math"/>
                  </w:rPr>
                  <m:t>λ</m:t>
                </w:ins>
              </m:r>
            </m:oMath>
            <w:ins w:id="1308" w:author="Matías Castillo-Aguilar" w:date="2026-08-10T02:45:00Z">
              <w:r>
                <w:t xml:space="preserve"> ~ </w:t>
              </w:r>
            </w:ins>
            <m:oMath>
              <m:r>
                <w:ins w:id="1309" w:author="Matías Castillo-Aguilar" w:date="2026-08-10T02:45:00Z">
                  <w:rPr>
                    <w:rFonts w:ascii="Cambria Math" w:hAnsi="Cambria Math"/>
                  </w:rPr>
                  <m:t>ϕ</m:t>
                </w:ins>
              </m:r>
            </m:oMath>
          </w:p>
        </w:tc>
        <w:tc>
          <w:tcPr>
            <w:tcW w:w="1540" w:type="dxa"/>
          </w:tcPr>
          <w:p w14:paraId="5EE6EB80" w14:textId="77777777" w:rsidR="009022C7" w:rsidRDefault="00000000">
            <w:pPr>
              <w:pStyle w:val="Compact"/>
              <w:rPr>
                <w:ins w:id="1310" w:author="Matías Castillo-Aguilar" w:date="2026-08-10T02:45:00Z"/>
              </w:rPr>
            </w:pPr>
            <w:ins w:id="1311" w:author="Matías Castillo-Aguilar" w:date="2026-08-10T02:45:00Z">
              <w:r>
                <w:t>-0.03 [-0.05, -0.02]</w:t>
              </w:r>
            </w:ins>
          </w:p>
        </w:tc>
        <w:tc>
          <w:tcPr>
            <w:tcW w:w="1540" w:type="dxa"/>
          </w:tcPr>
          <w:p w14:paraId="5BE5641E" w14:textId="77777777" w:rsidR="009022C7" w:rsidRDefault="00000000">
            <w:pPr>
              <w:pStyle w:val="Compact"/>
              <w:rPr>
                <w:ins w:id="1312" w:author="Matías Castillo-Aguilar" w:date="2026-08-10T02:45:00Z"/>
              </w:rPr>
            </w:pPr>
            <w:ins w:id="1313" w:author="Matías Castillo-Aguilar" w:date="2026-08-10T02:45:00Z">
              <w:r>
                <w:t>0.45 [0.44, 0.46]</w:t>
              </w:r>
            </w:ins>
          </w:p>
        </w:tc>
        <w:tc>
          <w:tcPr>
            <w:tcW w:w="1540" w:type="dxa"/>
          </w:tcPr>
          <w:p w14:paraId="0A3EABD8" w14:textId="77777777" w:rsidR="009022C7" w:rsidRDefault="00000000">
            <w:pPr>
              <w:pStyle w:val="Compact"/>
              <w:rPr>
                <w:ins w:id="1314" w:author="Matías Castillo-Aguilar" w:date="2026-08-10T02:45:00Z"/>
              </w:rPr>
            </w:pPr>
            <w:ins w:id="1315" w:author="Matías Castillo-Aguilar" w:date="2026-08-10T02:45:00Z">
              <w:r>
                <w:t>0.38 [0.36, 0.39]</w:t>
              </w:r>
            </w:ins>
          </w:p>
        </w:tc>
        <w:tc>
          <w:tcPr>
            <w:tcW w:w="1540" w:type="dxa"/>
          </w:tcPr>
          <w:p w14:paraId="215321E3" w14:textId="77777777" w:rsidR="009022C7" w:rsidRDefault="00000000">
            <w:pPr>
              <w:pStyle w:val="Compact"/>
              <w:rPr>
                <w:ins w:id="1316" w:author="Matías Castillo-Aguilar" w:date="2026-08-10T02:45:00Z"/>
              </w:rPr>
            </w:pPr>
            <w:ins w:id="1317" w:author="Matías Castillo-Aguilar" w:date="2026-08-10T02:45:00Z">
              <w:r>
                <w:t>0.42 [0.41, 0.43]</w:t>
              </w:r>
            </w:ins>
          </w:p>
        </w:tc>
      </w:tr>
      <w:tr w:rsidR="009022C7" w14:paraId="0D8F19B8" w14:textId="77777777">
        <w:trPr>
          <w:ins w:id="1318" w:author="Matías Castillo-Aguilar" w:date="2026-08-10T02:45:00Z"/>
        </w:trPr>
        <w:tc>
          <w:tcPr>
            <w:tcW w:w="1760" w:type="dxa"/>
          </w:tcPr>
          <w:p w14:paraId="148D80DC" w14:textId="77777777" w:rsidR="009022C7" w:rsidRDefault="00000000">
            <w:pPr>
              <w:pStyle w:val="Compact"/>
              <w:rPr>
                <w:ins w:id="1319" w:author="Matías Castillo-Aguilar" w:date="2026-08-10T02:45:00Z"/>
              </w:rPr>
            </w:pPr>
            <m:oMath>
              <m:r>
                <w:ins w:id="1320" w:author="Matías Castillo-Aguilar" w:date="2026-08-10T02:45:00Z">
                  <w:rPr>
                    <w:rFonts w:ascii="Cambria Math" w:hAnsi="Cambria Math"/>
                  </w:rPr>
                  <m:t>λ</m:t>
                </w:ins>
              </m:r>
            </m:oMath>
            <w:ins w:id="1321" w:author="Matías Castillo-Aguilar" w:date="2026-08-10T02:45:00Z">
              <w:r>
                <w:t xml:space="preserve"> ~ </w:t>
              </w:r>
            </w:ins>
            <m:oMath>
              <m:r>
                <w:ins w:id="1322" w:author="Matías Castillo-Aguilar" w:date="2026-08-10T02:45:00Z">
                  <w:rPr>
                    <w:rFonts w:ascii="Cambria Math" w:hAnsi="Cambria Math"/>
                  </w:rPr>
                  <m:t>τ</m:t>
                </w:ins>
              </m:r>
            </m:oMath>
          </w:p>
        </w:tc>
        <w:tc>
          <w:tcPr>
            <w:tcW w:w="1540" w:type="dxa"/>
          </w:tcPr>
          <w:p w14:paraId="13954793" w14:textId="77777777" w:rsidR="009022C7" w:rsidRDefault="00000000">
            <w:pPr>
              <w:pStyle w:val="Compact"/>
              <w:rPr>
                <w:ins w:id="1323" w:author="Matías Castillo-Aguilar" w:date="2026-08-10T02:45:00Z"/>
              </w:rPr>
            </w:pPr>
            <w:ins w:id="1324" w:author="Matías Castillo-Aguilar" w:date="2026-08-10T02:45:00Z">
              <w:r>
                <w:t>0.41 [0.4, 0.42]</w:t>
              </w:r>
            </w:ins>
          </w:p>
        </w:tc>
        <w:tc>
          <w:tcPr>
            <w:tcW w:w="1540" w:type="dxa"/>
          </w:tcPr>
          <w:p w14:paraId="60E78919" w14:textId="77777777" w:rsidR="009022C7" w:rsidRDefault="00000000">
            <w:pPr>
              <w:pStyle w:val="Compact"/>
              <w:rPr>
                <w:ins w:id="1325" w:author="Matías Castillo-Aguilar" w:date="2026-08-10T02:45:00Z"/>
              </w:rPr>
            </w:pPr>
            <w:ins w:id="1326" w:author="Matías Castillo-Aguilar" w:date="2026-08-10T02:45:00Z">
              <w:r>
                <w:t>-0.44 [-0.45, -0.43]</w:t>
              </w:r>
            </w:ins>
          </w:p>
        </w:tc>
        <w:tc>
          <w:tcPr>
            <w:tcW w:w="1540" w:type="dxa"/>
          </w:tcPr>
          <w:p w14:paraId="2D8374DA" w14:textId="77777777" w:rsidR="009022C7" w:rsidRDefault="00000000">
            <w:pPr>
              <w:pStyle w:val="Compact"/>
              <w:rPr>
                <w:ins w:id="1327" w:author="Matías Castillo-Aguilar" w:date="2026-08-10T02:45:00Z"/>
              </w:rPr>
            </w:pPr>
            <w:ins w:id="1328" w:author="Matías Castillo-Aguilar" w:date="2026-08-10T02:45:00Z">
              <w:r>
                <w:t>-0.54 [-0.55, -0.53]</w:t>
              </w:r>
            </w:ins>
          </w:p>
        </w:tc>
        <w:tc>
          <w:tcPr>
            <w:tcW w:w="1540" w:type="dxa"/>
          </w:tcPr>
          <w:p w14:paraId="272690D6" w14:textId="77777777" w:rsidR="009022C7" w:rsidRDefault="00000000">
            <w:pPr>
              <w:pStyle w:val="Compact"/>
              <w:rPr>
                <w:ins w:id="1329" w:author="Matías Castillo-Aguilar" w:date="2026-08-10T02:45:00Z"/>
              </w:rPr>
            </w:pPr>
            <w:ins w:id="1330" w:author="Matías Castillo-Aguilar" w:date="2026-08-10T02:45:00Z">
              <w:r>
                <w:t>-0.56 [-0.57, -0.55]</w:t>
              </w:r>
            </w:ins>
          </w:p>
        </w:tc>
      </w:tr>
      <w:tr w:rsidR="009022C7" w14:paraId="3EFEA3FB" w14:textId="77777777">
        <w:trPr>
          <w:cnfStyle w:val="000000100000" w:firstRow="0" w:lastRow="0" w:firstColumn="0" w:lastColumn="0" w:oddVBand="0" w:evenVBand="0" w:oddHBand="1" w:evenHBand="0" w:firstRowFirstColumn="0" w:firstRowLastColumn="0" w:lastRowFirstColumn="0" w:lastRowLastColumn="0"/>
          <w:ins w:id="1331" w:author="Matías Castillo-Aguilar" w:date="2026-08-10T02:45:00Z"/>
        </w:trPr>
        <w:tc>
          <w:tcPr>
            <w:tcW w:w="1760" w:type="dxa"/>
          </w:tcPr>
          <w:p w14:paraId="45DA4F42" w14:textId="77777777" w:rsidR="009022C7" w:rsidRDefault="00000000">
            <w:pPr>
              <w:pStyle w:val="Compact"/>
              <w:rPr>
                <w:ins w:id="1332" w:author="Matías Castillo-Aguilar" w:date="2026-08-10T02:45:00Z"/>
              </w:rPr>
            </w:pPr>
            <m:oMath>
              <m:r>
                <w:ins w:id="1333" w:author="Matías Castillo-Aguilar" w:date="2026-08-10T02:45:00Z">
                  <w:rPr>
                    <w:rFonts w:ascii="Cambria Math" w:hAnsi="Cambria Math"/>
                  </w:rPr>
                  <m:t>λ</m:t>
                </w:ins>
              </m:r>
            </m:oMath>
            <w:ins w:id="1334" w:author="Matías Castillo-Aguilar" w:date="2026-08-10T02:45:00Z">
              <w:r>
                <w:t xml:space="preserve"> ~ </w:t>
              </w:r>
            </w:ins>
            <m:oMath>
              <m:sSub>
                <m:sSubPr>
                  <m:ctrlPr>
                    <w:ins w:id="1335" w:author="Matías Castillo-Aguilar" w:date="2026-08-10T02:45:00Z">
                      <w:rPr>
                        <w:rFonts w:ascii="Cambria Math" w:hAnsi="Cambria Math"/>
                      </w:rPr>
                    </w:ins>
                  </m:ctrlPr>
                </m:sSubPr>
                <m:e>
                  <m:r>
                    <w:ins w:id="1336" w:author="Matías Castillo-Aguilar" w:date="2026-08-10T02:45:00Z">
                      <w:rPr>
                        <w:rFonts w:ascii="Cambria Math" w:hAnsi="Cambria Math"/>
                      </w:rPr>
                      <m:t>c</m:t>
                    </w:ins>
                  </m:r>
                </m:e>
                <m:sub>
                  <m:r>
                    <w:ins w:id="1337" w:author="Matías Castillo-Aguilar" w:date="2026-08-10T02:45:00Z">
                      <w:rPr>
                        <w:rFonts w:ascii="Cambria Math" w:hAnsi="Cambria Math"/>
                      </w:rPr>
                      <m:t>c</m:t>
                    </w:ins>
                  </m:r>
                </m:sub>
              </m:sSub>
            </m:oMath>
          </w:p>
        </w:tc>
        <w:tc>
          <w:tcPr>
            <w:tcW w:w="1540" w:type="dxa"/>
          </w:tcPr>
          <w:p w14:paraId="631F5F48" w14:textId="77777777" w:rsidR="009022C7" w:rsidRDefault="00000000">
            <w:pPr>
              <w:pStyle w:val="Compact"/>
              <w:rPr>
                <w:ins w:id="1338" w:author="Matías Castillo-Aguilar" w:date="2026-08-10T02:45:00Z"/>
              </w:rPr>
            </w:pPr>
            <w:ins w:id="1339" w:author="Matías Castillo-Aguilar" w:date="2026-08-10T02:45:00Z">
              <w:r>
                <w:t>0.01 [0, 0.03]</w:t>
              </w:r>
            </w:ins>
          </w:p>
        </w:tc>
        <w:tc>
          <w:tcPr>
            <w:tcW w:w="1540" w:type="dxa"/>
          </w:tcPr>
          <w:p w14:paraId="459731DC" w14:textId="77777777" w:rsidR="009022C7" w:rsidRDefault="00000000">
            <w:pPr>
              <w:pStyle w:val="Compact"/>
              <w:rPr>
                <w:ins w:id="1340" w:author="Matías Castillo-Aguilar" w:date="2026-08-10T02:45:00Z"/>
              </w:rPr>
            </w:pPr>
            <w:ins w:id="1341" w:author="Matías Castillo-Aguilar" w:date="2026-08-10T02:45:00Z">
              <w:r>
                <w:t>0.01 [0, 0.03]</w:t>
              </w:r>
            </w:ins>
          </w:p>
        </w:tc>
        <w:tc>
          <w:tcPr>
            <w:tcW w:w="1540" w:type="dxa"/>
          </w:tcPr>
          <w:p w14:paraId="5460A38E" w14:textId="77777777" w:rsidR="009022C7" w:rsidRDefault="00000000">
            <w:pPr>
              <w:pStyle w:val="Compact"/>
              <w:rPr>
                <w:ins w:id="1342" w:author="Matías Castillo-Aguilar" w:date="2026-08-10T02:45:00Z"/>
              </w:rPr>
            </w:pPr>
            <w:ins w:id="1343" w:author="Matías Castillo-Aguilar" w:date="2026-08-10T02:45:00Z">
              <w:r>
                <w:t>-0.08 [-0.09, -0.07]</w:t>
              </w:r>
            </w:ins>
          </w:p>
        </w:tc>
        <w:tc>
          <w:tcPr>
            <w:tcW w:w="1540" w:type="dxa"/>
          </w:tcPr>
          <w:p w14:paraId="1A6F683D" w14:textId="77777777" w:rsidR="009022C7" w:rsidRDefault="00000000">
            <w:pPr>
              <w:pStyle w:val="Compact"/>
              <w:rPr>
                <w:ins w:id="1344" w:author="Matías Castillo-Aguilar" w:date="2026-08-10T02:45:00Z"/>
              </w:rPr>
            </w:pPr>
            <w:ins w:id="1345" w:author="Matías Castillo-Aguilar" w:date="2026-08-10T02:45:00Z">
              <w:r>
                <w:t>-0.08 [-0.1, -0.07]</w:t>
              </w:r>
            </w:ins>
          </w:p>
        </w:tc>
      </w:tr>
      <w:tr w:rsidR="009022C7" w14:paraId="6ACA77FE" w14:textId="77777777">
        <w:trPr>
          <w:ins w:id="1346" w:author="Matías Castillo-Aguilar" w:date="2026-08-10T02:45:00Z"/>
        </w:trPr>
        <w:tc>
          <w:tcPr>
            <w:tcW w:w="1760" w:type="dxa"/>
          </w:tcPr>
          <w:p w14:paraId="49E5BA63" w14:textId="77777777" w:rsidR="009022C7" w:rsidRDefault="00000000">
            <w:pPr>
              <w:pStyle w:val="Compact"/>
              <w:rPr>
                <w:ins w:id="1347" w:author="Matías Castillo-Aguilar" w:date="2026-08-10T02:45:00Z"/>
              </w:rPr>
            </w:pPr>
            <m:oMath>
              <m:r>
                <w:ins w:id="1348" w:author="Matías Castillo-Aguilar" w:date="2026-08-10T02:45:00Z">
                  <w:rPr>
                    <w:rFonts w:ascii="Cambria Math" w:hAnsi="Cambria Math"/>
                  </w:rPr>
                  <m:t>λ</m:t>
                </w:ins>
              </m:r>
            </m:oMath>
            <w:ins w:id="1349" w:author="Matías Castillo-Aguilar" w:date="2026-08-10T02:45:00Z">
              <w:r>
                <w:t xml:space="preserve"> ~ </w:t>
              </w:r>
            </w:ins>
            <m:oMath>
              <m:sSub>
                <m:sSubPr>
                  <m:ctrlPr>
                    <w:ins w:id="1350" w:author="Matías Castillo-Aguilar" w:date="2026-08-10T02:45:00Z">
                      <w:rPr>
                        <w:rFonts w:ascii="Cambria Math" w:hAnsi="Cambria Math"/>
                      </w:rPr>
                    </w:ins>
                  </m:ctrlPr>
                </m:sSubPr>
                <m:e>
                  <m:r>
                    <w:ins w:id="1351" w:author="Matías Castillo-Aguilar" w:date="2026-08-10T02:45:00Z">
                      <w:rPr>
                        <w:rFonts w:ascii="Cambria Math" w:hAnsi="Cambria Math"/>
                      </w:rPr>
                      <m:t>c</m:t>
                    </w:ins>
                  </m:r>
                </m:e>
                <m:sub>
                  <m:r>
                    <w:ins w:id="1352" w:author="Matías Castillo-Aguilar" w:date="2026-08-10T02:45:00Z">
                      <w:rPr>
                        <w:rFonts w:ascii="Cambria Math" w:hAnsi="Cambria Math"/>
                      </w:rPr>
                      <m:t>r</m:t>
                    </w:ins>
                  </m:r>
                </m:sub>
              </m:sSub>
            </m:oMath>
          </w:p>
        </w:tc>
        <w:tc>
          <w:tcPr>
            <w:tcW w:w="1540" w:type="dxa"/>
          </w:tcPr>
          <w:p w14:paraId="0D2C3884" w14:textId="77777777" w:rsidR="009022C7" w:rsidRDefault="00000000">
            <w:pPr>
              <w:pStyle w:val="Compact"/>
              <w:rPr>
                <w:ins w:id="1353" w:author="Matías Castillo-Aguilar" w:date="2026-08-10T02:45:00Z"/>
              </w:rPr>
            </w:pPr>
            <w:ins w:id="1354" w:author="Matías Castillo-Aguilar" w:date="2026-08-10T02:45:00Z">
              <w:r>
                <w:t>-0.03 [-0.04, -0.01]</w:t>
              </w:r>
            </w:ins>
          </w:p>
        </w:tc>
        <w:tc>
          <w:tcPr>
            <w:tcW w:w="1540" w:type="dxa"/>
          </w:tcPr>
          <w:p w14:paraId="7480DD8B" w14:textId="77777777" w:rsidR="009022C7" w:rsidRDefault="00000000">
            <w:pPr>
              <w:pStyle w:val="Compact"/>
              <w:rPr>
                <w:ins w:id="1355" w:author="Matías Castillo-Aguilar" w:date="2026-08-10T02:45:00Z"/>
              </w:rPr>
            </w:pPr>
            <w:ins w:id="1356" w:author="Matías Castillo-Aguilar" w:date="2026-08-10T02:45:00Z">
              <w:r>
                <w:t>0.18 [0.17, 0.19]</w:t>
              </w:r>
            </w:ins>
          </w:p>
        </w:tc>
        <w:tc>
          <w:tcPr>
            <w:tcW w:w="1540" w:type="dxa"/>
          </w:tcPr>
          <w:p w14:paraId="0EC0032D" w14:textId="77777777" w:rsidR="009022C7" w:rsidRDefault="00000000">
            <w:pPr>
              <w:pStyle w:val="Compact"/>
              <w:rPr>
                <w:ins w:id="1357" w:author="Matías Castillo-Aguilar" w:date="2026-08-10T02:45:00Z"/>
              </w:rPr>
            </w:pPr>
            <w:ins w:id="1358" w:author="Matías Castillo-Aguilar" w:date="2026-08-10T02:45:00Z">
              <w:r>
                <w:t>-0.59 [-0.6, -0.58]</w:t>
              </w:r>
            </w:ins>
          </w:p>
        </w:tc>
        <w:tc>
          <w:tcPr>
            <w:tcW w:w="1540" w:type="dxa"/>
          </w:tcPr>
          <w:p w14:paraId="77469B8D" w14:textId="77777777" w:rsidR="009022C7" w:rsidRDefault="00000000">
            <w:pPr>
              <w:pStyle w:val="Compact"/>
              <w:rPr>
                <w:ins w:id="1359" w:author="Matías Castillo-Aguilar" w:date="2026-08-10T02:45:00Z"/>
              </w:rPr>
            </w:pPr>
            <w:ins w:id="1360" w:author="Matías Castillo-Aguilar" w:date="2026-08-10T02:45:00Z">
              <w:r>
                <w:t>0.19 [0.17, 0.2]</w:t>
              </w:r>
            </w:ins>
          </w:p>
        </w:tc>
      </w:tr>
      <w:tr w:rsidR="009022C7" w14:paraId="72AE8A0F" w14:textId="77777777">
        <w:trPr>
          <w:cnfStyle w:val="000000100000" w:firstRow="0" w:lastRow="0" w:firstColumn="0" w:lastColumn="0" w:oddVBand="0" w:evenVBand="0" w:oddHBand="1" w:evenHBand="0" w:firstRowFirstColumn="0" w:firstRowLastColumn="0" w:lastRowFirstColumn="0" w:lastRowLastColumn="0"/>
          <w:ins w:id="1361" w:author="Matías Castillo-Aguilar" w:date="2026-08-10T02:45:00Z"/>
        </w:trPr>
        <w:tc>
          <w:tcPr>
            <w:tcW w:w="1760" w:type="dxa"/>
          </w:tcPr>
          <w:p w14:paraId="746A2A34" w14:textId="77777777" w:rsidR="009022C7" w:rsidRDefault="00000000">
            <w:pPr>
              <w:pStyle w:val="Compact"/>
              <w:rPr>
                <w:ins w:id="1362" w:author="Matías Castillo-Aguilar" w:date="2026-08-10T02:45:00Z"/>
              </w:rPr>
            </w:pPr>
            <m:oMath>
              <m:r>
                <w:ins w:id="1363" w:author="Matías Castillo-Aguilar" w:date="2026-08-10T02:45:00Z">
                  <w:rPr>
                    <w:rFonts w:ascii="Cambria Math" w:hAnsi="Cambria Math"/>
                  </w:rPr>
                  <m:t>λ</m:t>
                </w:ins>
              </m:r>
            </m:oMath>
            <w:ins w:id="1364" w:author="Matías Castillo-Aguilar" w:date="2026-08-10T02:45:00Z">
              <w:r>
                <w:t xml:space="preserve"> ~ </w:t>
              </w:r>
            </w:ins>
            <m:oMath>
              <m:sSub>
                <m:sSubPr>
                  <m:ctrlPr>
                    <w:ins w:id="1365" w:author="Matías Castillo-Aguilar" w:date="2026-08-10T02:45:00Z">
                      <w:rPr>
                        <w:rFonts w:ascii="Cambria Math" w:hAnsi="Cambria Math"/>
                      </w:rPr>
                    </w:ins>
                  </m:ctrlPr>
                </m:sSubPr>
                <m:e>
                  <m:r>
                    <w:ins w:id="1366" w:author="Matías Castillo-Aguilar" w:date="2026-08-10T02:45:00Z">
                      <w:rPr>
                        <w:rFonts w:ascii="Cambria Math" w:hAnsi="Cambria Math"/>
                      </w:rPr>
                      <m:t>c</m:t>
                    </w:ins>
                  </m:r>
                </m:e>
                <m:sub>
                  <m:r>
                    <w:ins w:id="1367" w:author="Matías Castillo-Aguilar" w:date="2026-08-10T02:45:00Z">
                      <w:rPr>
                        <w:rFonts w:ascii="Cambria Math" w:hAnsi="Cambria Math"/>
                      </w:rPr>
                      <m:t>s</m:t>
                    </w:ins>
                  </m:r>
                </m:sub>
              </m:sSub>
            </m:oMath>
          </w:p>
        </w:tc>
        <w:tc>
          <w:tcPr>
            <w:tcW w:w="1540" w:type="dxa"/>
          </w:tcPr>
          <w:p w14:paraId="27E2127D" w14:textId="77777777" w:rsidR="009022C7" w:rsidRDefault="00000000">
            <w:pPr>
              <w:pStyle w:val="Compact"/>
              <w:rPr>
                <w:ins w:id="1368" w:author="Matías Castillo-Aguilar" w:date="2026-08-10T02:45:00Z"/>
              </w:rPr>
            </w:pPr>
            <w:ins w:id="1369" w:author="Matías Castillo-Aguilar" w:date="2026-08-10T02:45:00Z">
              <w:r>
                <w:t>0.09 [0.07, 0.1]</w:t>
              </w:r>
            </w:ins>
          </w:p>
        </w:tc>
        <w:tc>
          <w:tcPr>
            <w:tcW w:w="1540" w:type="dxa"/>
          </w:tcPr>
          <w:p w14:paraId="26EC1A28" w14:textId="77777777" w:rsidR="009022C7" w:rsidRDefault="00000000">
            <w:pPr>
              <w:pStyle w:val="Compact"/>
              <w:rPr>
                <w:ins w:id="1370" w:author="Matías Castillo-Aguilar" w:date="2026-08-10T02:45:00Z"/>
              </w:rPr>
            </w:pPr>
            <w:ins w:id="1371" w:author="Matías Castillo-Aguilar" w:date="2026-08-10T02:45:00Z">
              <w:r>
                <w:t>0.01 [-0.01, 0.02]</w:t>
              </w:r>
            </w:ins>
          </w:p>
        </w:tc>
        <w:tc>
          <w:tcPr>
            <w:tcW w:w="1540" w:type="dxa"/>
          </w:tcPr>
          <w:p w14:paraId="4AB434B7" w14:textId="77777777" w:rsidR="009022C7" w:rsidRDefault="00000000">
            <w:pPr>
              <w:pStyle w:val="Compact"/>
              <w:rPr>
                <w:ins w:id="1372" w:author="Matías Castillo-Aguilar" w:date="2026-08-10T02:45:00Z"/>
              </w:rPr>
            </w:pPr>
            <w:ins w:id="1373" w:author="Matías Castillo-Aguilar" w:date="2026-08-10T02:45:00Z">
              <w:r>
                <w:t>-0.14 [-0.15, -0.12]</w:t>
              </w:r>
            </w:ins>
          </w:p>
        </w:tc>
        <w:tc>
          <w:tcPr>
            <w:tcW w:w="1540" w:type="dxa"/>
          </w:tcPr>
          <w:p w14:paraId="7E57358E" w14:textId="77777777" w:rsidR="009022C7" w:rsidRDefault="00000000">
            <w:pPr>
              <w:pStyle w:val="Compact"/>
              <w:rPr>
                <w:ins w:id="1374" w:author="Matías Castillo-Aguilar" w:date="2026-08-10T02:45:00Z"/>
              </w:rPr>
            </w:pPr>
            <w:ins w:id="1375" w:author="Matías Castillo-Aguilar" w:date="2026-08-10T02:45:00Z">
              <w:r>
                <w:t>0.01 [0, 0.03]</w:t>
              </w:r>
            </w:ins>
          </w:p>
        </w:tc>
      </w:tr>
      <w:tr w:rsidR="009022C7" w14:paraId="69F61DF7" w14:textId="77777777">
        <w:trPr>
          <w:ins w:id="1376" w:author="Matías Castillo-Aguilar" w:date="2026-08-10T02:45:00Z"/>
        </w:trPr>
        <w:tc>
          <w:tcPr>
            <w:tcW w:w="1760" w:type="dxa"/>
          </w:tcPr>
          <w:p w14:paraId="2CF35CDC" w14:textId="77777777" w:rsidR="009022C7" w:rsidRDefault="00000000">
            <w:pPr>
              <w:pStyle w:val="Compact"/>
              <w:rPr>
                <w:ins w:id="1377" w:author="Matías Castillo-Aguilar" w:date="2026-08-10T02:45:00Z"/>
              </w:rPr>
            </w:pPr>
            <m:oMath>
              <m:r>
                <w:ins w:id="1378" w:author="Matías Castillo-Aguilar" w:date="2026-08-10T02:45:00Z">
                  <w:rPr>
                    <w:rFonts w:ascii="Cambria Math" w:hAnsi="Cambria Math"/>
                  </w:rPr>
                  <m:t>ϕ</m:t>
                </w:ins>
              </m:r>
            </m:oMath>
            <w:ins w:id="1379" w:author="Matías Castillo-Aguilar" w:date="2026-08-10T02:45:00Z">
              <w:r>
                <w:t xml:space="preserve"> ~ </w:t>
              </w:r>
            </w:ins>
            <m:oMath>
              <m:sSub>
                <m:sSubPr>
                  <m:ctrlPr>
                    <w:ins w:id="1380" w:author="Matías Castillo-Aguilar" w:date="2026-08-10T02:45:00Z">
                      <w:rPr>
                        <w:rFonts w:ascii="Cambria Math" w:hAnsi="Cambria Math"/>
                      </w:rPr>
                    </w:ins>
                  </m:ctrlPr>
                </m:sSubPr>
                <m:e>
                  <m:r>
                    <w:ins w:id="1381" w:author="Matías Castillo-Aguilar" w:date="2026-08-10T02:45:00Z">
                      <w:rPr>
                        <w:rFonts w:ascii="Cambria Math" w:hAnsi="Cambria Math"/>
                      </w:rPr>
                      <m:t>α</m:t>
                    </w:ins>
                  </m:r>
                </m:e>
                <m:sub>
                  <m:r>
                    <w:ins w:id="1382" w:author="Matías Castillo-Aguilar" w:date="2026-08-10T02:45:00Z">
                      <w:rPr>
                        <w:rFonts w:ascii="Cambria Math" w:hAnsi="Cambria Math"/>
                      </w:rPr>
                      <m:t>r</m:t>
                    </w:ins>
                  </m:r>
                </m:sub>
              </m:sSub>
            </m:oMath>
          </w:p>
        </w:tc>
        <w:tc>
          <w:tcPr>
            <w:tcW w:w="1540" w:type="dxa"/>
          </w:tcPr>
          <w:p w14:paraId="0F3E1DB2" w14:textId="77777777" w:rsidR="009022C7" w:rsidRDefault="00000000">
            <w:pPr>
              <w:pStyle w:val="Compact"/>
              <w:rPr>
                <w:ins w:id="1383" w:author="Matías Castillo-Aguilar" w:date="2026-08-10T02:45:00Z"/>
              </w:rPr>
            </w:pPr>
            <w:ins w:id="1384" w:author="Matías Castillo-Aguilar" w:date="2026-08-10T02:45:00Z">
              <w:r>
                <w:t>0.13 [0.12, 0.15]</w:t>
              </w:r>
            </w:ins>
          </w:p>
        </w:tc>
        <w:tc>
          <w:tcPr>
            <w:tcW w:w="1540" w:type="dxa"/>
          </w:tcPr>
          <w:p w14:paraId="5D05EADD" w14:textId="77777777" w:rsidR="009022C7" w:rsidRDefault="00000000">
            <w:pPr>
              <w:pStyle w:val="Compact"/>
              <w:rPr>
                <w:ins w:id="1385" w:author="Matías Castillo-Aguilar" w:date="2026-08-10T02:45:00Z"/>
              </w:rPr>
            </w:pPr>
            <w:ins w:id="1386" w:author="Matías Castillo-Aguilar" w:date="2026-08-10T02:45:00Z">
              <w:r>
                <w:t>-0.24 [-0.25, -0.22]</w:t>
              </w:r>
            </w:ins>
          </w:p>
        </w:tc>
        <w:tc>
          <w:tcPr>
            <w:tcW w:w="1540" w:type="dxa"/>
          </w:tcPr>
          <w:p w14:paraId="470FF8C6" w14:textId="77777777" w:rsidR="009022C7" w:rsidRDefault="00000000">
            <w:pPr>
              <w:pStyle w:val="Compact"/>
              <w:rPr>
                <w:ins w:id="1387" w:author="Matías Castillo-Aguilar" w:date="2026-08-10T02:45:00Z"/>
              </w:rPr>
            </w:pPr>
            <w:ins w:id="1388" w:author="Matías Castillo-Aguilar" w:date="2026-08-10T02:45:00Z">
              <w:r>
                <w:t>-0.17 [-0.18, -0.16]</w:t>
              </w:r>
            </w:ins>
          </w:p>
        </w:tc>
        <w:tc>
          <w:tcPr>
            <w:tcW w:w="1540" w:type="dxa"/>
          </w:tcPr>
          <w:p w14:paraId="4AC7B1A0" w14:textId="77777777" w:rsidR="009022C7" w:rsidRDefault="00000000">
            <w:pPr>
              <w:pStyle w:val="Compact"/>
              <w:rPr>
                <w:ins w:id="1389" w:author="Matías Castillo-Aguilar" w:date="2026-08-10T02:45:00Z"/>
              </w:rPr>
            </w:pPr>
            <w:ins w:id="1390" w:author="Matías Castillo-Aguilar" w:date="2026-08-10T02:45:00Z">
              <w:r>
                <w:t>-0.16 [-0.18, -0.15]</w:t>
              </w:r>
            </w:ins>
          </w:p>
        </w:tc>
      </w:tr>
      <w:tr w:rsidR="009022C7" w14:paraId="38BCCA0F" w14:textId="77777777">
        <w:trPr>
          <w:cnfStyle w:val="000000100000" w:firstRow="0" w:lastRow="0" w:firstColumn="0" w:lastColumn="0" w:oddVBand="0" w:evenVBand="0" w:oddHBand="1" w:evenHBand="0" w:firstRowFirstColumn="0" w:firstRowLastColumn="0" w:lastRowFirstColumn="0" w:lastRowLastColumn="0"/>
          <w:ins w:id="1391" w:author="Matías Castillo-Aguilar" w:date="2026-08-10T02:45:00Z"/>
        </w:trPr>
        <w:tc>
          <w:tcPr>
            <w:tcW w:w="1760" w:type="dxa"/>
          </w:tcPr>
          <w:p w14:paraId="21E87A94" w14:textId="77777777" w:rsidR="009022C7" w:rsidRDefault="00000000">
            <w:pPr>
              <w:pStyle w:val="Compact"/>
              <w:rPr>
                <w:ins w:id="1392" w:author="Matías Castillo-Aguilar" w:date="2026-08-10T02:45:00Z"/>
              </w:rPr>
            </w:pPr>
            <m:oMath>
              <m:r>
                <w:ins w:id="1393" w:author="Matías Castillo-Aguilar" w:date="2026-08-10T02:45:00Z">
                  <w:rPr>
                    <w:rFonts w:ascii="Cambria Math" w:hAnsi="Cambria Math"/>
                  </w:rPr>
                  <m:t>ϕ</m:t>
                </w:ins>
              </m:r>
            </m:oMath>
            <w:ins w:id="1394" w:author="Matías Castillo-Aguilar" w:date="2026-08-10T02:45:00Z">
              <w:r>
                <w:t xml:space="preserve"> ~ </w:t>
              </w:r>
            </w:ins>
            <m:oMath>
              <m:sSub>
                <m:sSubPr>
                  <m:ctrlPr>
                    <w:ins w:id="1395" w:author="Matías Castillo-Aguilar" w:date="2026-08-10T02:45:00Z">
                      <w:rPr>
                        <w:rFonts w:ascii="Cambria Math" w:hAnsi="Cambria Math"/>
                      </w:rPr>
                    </w:ins>
                  </m:ctrlPr>
                </m:sSubPr>
                <m:e>
                  <m:r>
                    <w:ins w:id="1396" w:author="Matías Castillo-Aguilar" w:date="2026-08-10T02:45:00Z">
                      <w:rPr>
                        <w:rFonts w:ascii="Cambria Math" w:hAnsi="Cambria Math"/>
                      </w:rPr>
                      <m:t>α</m:t>
                    </w:ins>
                  </m:r>
                </m:e>
                <m:sub>
                  <m:r>
                    <w:ins w:id="1397" w:author="Matías Castillo-Aguilar" w:date="2026-08-10T02:45:00Z">
                      <w:rPr>
                        <w:rFonts w:ascii="Cambria Math" w:hAnsi="Cambria Math"/>
                      </w:rPr>
                      <m:t>s</m:t>
                    </w:ins>
                  </m:r>
                </m:sub>
              </m:sSub>
            </m:oMath>
          </w:p>
        </w:tc>
        <w:tc>
          <w:tcPr>
            <w:tcW w:w="1540" w:type="dxa"/>
          </w:tcPr>
          <w:p w14:paraId="6EB33E2E" w14:textId="77777777" w:rsidR="009022C7" w:rsidRDefault="00000000">
            <w:pPr>
              <w:pStyle w:val="Compact"/>
              <w:rPr>
                <w:ins w:id="1398" w:author="Matías Castillo-Aguilar" w:date="2026-08-10T02:45:00Z"/>
              </w:rPr>
            </w:pPr>
            <w:ins w:id="1399" w:author="Matías Castillo-Aguilar" w:date="2026-08-10T02:45:00Z">
              <w:r>
                <w:t>-0.14 [-0.16, -0.13]</w:t>
              </w:r>
            </w:ins>
          </w:p>
        </w:tc>
        <w:tc>
          <w:tcPr>
            <w:tcW w:w="1540" w:type="dxa"/>
          </w:tcPr>
          <w:p w14:paraId="6D655050" w14:textId="77777777" w:rsidR="009022C7" w:rsidRDefault="00000000">
            <w:pPr>
              <w:pStyle w:val="Compact"/>
              <w:rPr>
                <w:ins w:id="1400" w:author="Matías Castillo-Aguilar" w:date="2026-08-10T02:45:00Z"/>
              </w:rPr>
            </w:pPr>
            <w:ins w:id="1401" w:author="Matías Castillo-Aguilar" w:date="2026-08-10T02:45:00Z">
              <w:r>
                <w:t>-0.05 [-0.07, -0.04]</w:t>
              </w:r>
            </w:ins>
          </w:p>
        </w:tc>
        <w:tc>
          <w:tcPr>
            <w:tcW w:w="1540" w:type="dxa"/>
          </w:tcPr>
          <w:p w14:paraId="62C6F297" w14:textId="77777777" w:rsidR="009022C7" w:rsidRDefault="00000000">
            <w:pPr>
              <w:pStyle w:val="Compact"/>
              <w:rPr>
                <w:ins w:id="1402" w:author="Matías Castillo-Aguilar" w:date="2026-08-10T02:45:00Z"/>
              </w:rPr>
            </w:pPr>
            <w:ins w:id="1403" w:author="Matías Castillo-Aguilar" w:date="2026-08-10T02:45:00Z">
              <w:r>
                <w:t>-0.04 [-0.05, -0.03]</w:t>
              </w:r>
            </w:ins>
          </w:p>
        </w:tc>
        <w:tc>
          <w:tcPr>
            <w:tcW w:w="1540" w:type="dxa"/>
          </w:tcPr>
          <w:p w14:paraId="0555697E" w14:textId="77777777" w:rsidR="009022C7" w:rsidRDefault="00000000">
            <w:pPr>
              <w:pStyle w:val="Compact"/>
              <w:rPr>
                <w:ins w:id="1404" w:author="Matías Castillo-Aguilar" w:date="2026-08-10T02:45:00Z"/>
              </w:rPr>
            </w:pPr>
            <w:ins w:id="1405" w:author="Matías Castillo-Aguilar" w:date="2026-08-10T02:45:00Z">
              <w:r>
                <w:t>-0.03 [-0.05, -0.02]</w:t>
              </w:r>
            </w:ins>
          </w:p>
        </w:tc>
      </w:tr>
      <w:tr w:rsidR="009022C7" w14:paraId="42EF9916" w14:textId="77777777">
        <w:trPr>
          <w:ins w:id="1406" w:author="Matías Castillo-Aguilar" w:date="2026-08-10T02:45:00Z"/>
        </w:trPr>
        <w:tc>
          <w:tcPr>
            <w:tcW w:w="1760" w:type="dxa"/>
          </w:tcPr>
          <w:p w14:paraId="3DA07FA2" w14:textId="77777777" w:rsidR="009022C7" w:rsidRDefault="00000000">
            <w:pPr>
              <w:pStyle w:val="Compact"/>
              <w:rPr>
                <w:ins w:id="1407" w:author="Matías Castillo-Aguilar" w:date="2026-08-10T02:45:00Z"/>
              </w:rPr>
            </w:pPr>
            <m:oMath>
              <m:r>
                <w:ins w:id="1408" w:author="Matías Castillo-Aguilar" w:date="2026-08-10T02:45:00Z">
                  <w:rPr>
                    <w:rFonts w:ascii="Cambria Math" w:hAnsi="Cambria Math"/>
                  </w:rPr>
                  <m:t>ϕ</m:t>
                </w:ins>
              </m:r>
            </m:oMath>
            <w:ins w:id="1409" w:author="Matías Castillo-Aguilar" w:date="2026-08-10T02:45:00Z">
              <w:r>
                <w:t xml:space="preserve"> ~ </w:t>
              </w:r>
            </w:ins>
            <m:oMath>
              <m:sSub>
                <m:sSubPr>
                  <m:ctrlPr>
                    <w:ins w:id="1410" w:author="Matías Castillo-Aguilar" w:date="2026-08-10T02:45:00Z">
                      <w:rPr>
                        <w:rFonts w:ascii="Cambria Math" w:hAnsi="Cambria Math"/>
                      </w:rPr>
                    </w:ins>
                  </m:ctrlPr>
                </m:sSubPr>
                <m:e>
                  <m:r>
                    <w:ins w:id="1411" w:author="Matías Castillo-Aguilar" w:date="2026-08-10T02:45:00Z">
                      <w:rPr>
                        <w:rFonts w:ascii="Cambria Math" w:hAnsi="Cambria Math"/>
                      </w:rPr>
                      <m:t>β</m:t>
                    </w:ins>
                  </m:r>
                </m:e>
                <m:sub>
                  <m:r>
                    <w:ins w:id="1412" w:author="Matías Castillo-Aguilar" w:date="2026-08-10T02:45:00Z">
                      <w:rPr>
                        <w:rFonts w:ascii="Cambria Math" w:hAnsi="Cambria Math"/>
                      </w:rPr>
                      <m:t>r</m:t>
                    </w:ins>
                  </m:r>
                </m:sub>
              </m:sSub>
            </m:oMath>
          </w:p>
        </w:tc>
        <w:tc>
          <w:tcPr>
            <w:tcW w:w="1540" w:type="dxa"/>
          </w:tcPr>
          <w:p w14:paraId="514D500E" w14:textId="77777777" w:rsidR="009022C7" w:rsidRDefault="00000000">
            <w:pPr>
              <w:pStyle w:val="Compact"/>
              <w:rPr>
                <w:ins w:id="1413" w:author="Matías Castillo-Aguilar" w:date="2026-08-10T02:45:00Z"/>
              </w:rPr>
            </w:pPr>
            <w:ins w:id="1414" w:author="Matías Castillo-Aguilar" w:date="2026-08-10T02:45:00Z">
              <w:r>
                <w:t>-0.22 [-0.23, -0.21]</w:t>
              </w:r>
            </w:ins>
          </w:p>
        </w:tc>
        <w:tc>
          <w:tcPr>
            <w:tcW w:w="1540" w:type="dxa"/>
          </w:tcPr>
          <w:p w14:paraId="1E04F9A3" w14:textId="77777777" w:rsidR="009022C7" w:rsidRDefault="00000000">
            <w:pPr>
              <w:pStyle w:val="Compact"/>
              <w:rPr>
                <w:ins w:id="1415" w:author="Matías Castillo-Aguilar" w:date="2026-08-10T02:45:00Z"/>
              </w:rPr>
            </w:pPr>
            <w:ins w:id="1416" w:author="Matías Castillo-Aguilar" w:date="2026-08-10T02:45:00Z">
              <w:r>
                <w:t>0.67 [0.67, 0.68]</w:t>
              </w:r>
            </w:ins>
          </w:p>
        </w:tc>
        <w:tc>
          <w:tcPr>
            <w:tcW w:w="1540" w:type="dxa"/>
          </w:tcPr>
          <w:p w14:paraId="3FE99FCE" w14:textId="77777777" w:rsidR="009022C7" w:rsidRDefault="00000000">
            <w:pPr>
              <w:pStyle w:val="Compact"/>
              <w:rPr>
                <w:ins w:id="1417" w:author="Matías Castillo-Aguilar" w:date="2026-08-10T02:45:00Z"/>
              </w:rPr>
            </w:pPr>
            <w:ins w:id="1418" w:author="Matías Castillo-Aguilar" w:date="2026-08-10T02:45:00Z">
              <w:r>
                <w:t>0.61 [0.6, 0.62]</w:t>
              </w:r>
            </w:ins>
          </w:p>
        </w:tc>
        <w:tc>
          <w:tcPr>
            <w:tcW w:w="1540" w:type="dxa"/>
          </w:tcPr>
          <w:p w14:paraId="00A48785" w14:textId="77777777" w:rsidR="009022C7" w:rsidRDefault="00000000">
            <w:pPr>
              <w:pStyle w:val="Compact"/>
              <w:rPr>
                <w:ins w:id="1419" w:author="Matías Castillo-Aguilar" w:date="2026-08-10T02:45:00Z"/>
              </w:rPr>
            </w:pPr>
            <w:ins w:id="1420" w:author="Matías Castillo-Aguilar" w:date="2026-08-10T02:45:00Z">
              <w:r>
                <w:t>0.64 [0.63, 0.65]</w:t>
              </w:r>
            </w:ins>
          </w:p>
        </w:tc>
      </w:tr>
      <w:tr w:rsidR="009022C7" w14:paraId="707BC0DE" w14:textId="77777777">
        <w:trPr>
          <w:cnfStyle w:val="000000100000" w:firstRow="0" w:lastRow="0" w:firstColumn="0" w:lastColumn="0" w:oddVBand="0" w:evenVBand="0" w:oddHBand="1" w:evenHBand="0" w:firstRowFirstColumn="0" w:firstRowLastColumn="0" w:lastRowFirstColumn="0" w:lastRowLastColumn="0"/>
          <w:ins w:id="1421" w:author="Matías Castillo-Aguilar" w:date="2026-08-10T02:45:00Z"/>
        </w:trPr>
        <w:tc>
          <w:tcPr>
            <w:tcW w:w="1760" w:type="dxa"/>
          </w:tcPr>
          <w:p w14:paraId="7CD0BB6E" w14:textId="77777777" w:rsidR="009022C7" w:rsidRDefault="00000000">
            <w:pPr>
              <w:pStyle w:val="Compact"/>
              <w:rPr>
                <w:ins w:id="1422" w:author="Matías Castillo-Aguilar" w:date="2026-08-10T02:45:00Z"/>
              </w:rPr>
            </w:pPr>
            <m:oMath>
              <m:r>
                <w:ins w:id="1423" w:author="Matías Castillo-Aguilar" w:date="2026-08-10T02:45:00Z">
                  <w:rPr>
                    <w:rFonts w:ascii="Cambria Math" w:hAnsi="Cambria Math"/>
                  </w:rPr>
                  <m:t>ϕ</m:t>
                </w:ins>
              </m:r>
            </m:oMath>
            <w:ins w:id="1424" w:author="Matías Castillo-Aguilar" w:date="2026-08-10T02:45:00Z">
              <w:r>
                <w:t xml:space="preserve"> ~ </w:t>
              </w:r>
            </w:ins>
            <m:oMath>
              <m:sSub>
                <m:sSubPr>
                  <m:ctrlPr>
                    <w:ins w:id="1425" w:author="Matías Castillo-Aguilar" w:date="2026-08-10T02:45:00Z">
                      <w:rPr>
                        <w:rFonts w:ascii="Cambria Math" w:hAnsi="Cambria Math"/>
                      </w:rPr>
                    </w:ins>
                  </m:ctrlPr>
                </m:sSubPr>
                <m:e>
                  <m:r>
                    <w:ins w:id="1426" w:author="Matías Castillo-Aguilar" w:date="2026-08-10T02:45:00Z">
                      <w:rPr>
                        <w:rFonts w:ascii="Cambria Math" w:hAnsi="Cambria Math"/>
                      </w:rPr>
                      <m:t>β</m:t>
                    </w:ins>
                  </m:r>
                </m:e>
                <m:sub>
                  <m:r>
                    <w:ins w:id="1427" w:author="Matías Castillo-Aguilar" w:date="2026-08-10T02:45:00Z">
                      <w:rPr>
                        <w:rFonts w:ascii="Cambria Math" w:hAnsi="Cambria Math"/>
                      </w:rPr>
                      <m:t>s</m:t>
                    </w:ins>
                  </m:r>
                </m:sub>
              </m:sSub>
            </m:oMath>
          </w:p>
        </w:tc>
        <w:tc>
          <w:tcPr>
            <w:tcW w:w="1540" w:type="dxa"/>
          </w:tcPr>
          <w:p w14:paraId="6EB3597A" w14:textId="77777777" w:rsidR="009022C7" w:rsidRDefault="00000000">
            <w:pPr>
              <w:pStyle w:val="Compact"/>
              <w:rPr>
                <w:ins w:id="1428" w:author="Matías Castillo-Aguilar" w:date="2026-08-10T02:45:00Z"/>
              </w:rPr>
            </w:pPr>
            <w:ins w:id="1429" w:author="Matías Castillo-Aguilar" w:date="2026-08-10T02:45:00Z">
              <w:r>
                <w:t>0.17 [0.15, 0.18]</w:t>
              </w:r>
            </w:ins>
          </w:p>
        </w:tc>
        <w:tc>
          <w:tcPr>
            <w:tcW w:w="1540" w:type="dxa"/>
          </w:tcPr>
          <w:p w14:paraId="717C9A86" w14:textId="77777777" w:rsidR="009022C7" w:rsidRDefault="00000000">
            <w:pPr>
              <w:pStyle w:val="Compact"/>
              <w:rPr>
                <w:ins w:id="1430" w:author="Matías Castillo-Aguilar" w:date="2026-08-10T02:45:00Z"/>
              </w:rPr>
            </w:pPr>
            <w:ins w:id="1431" w:author="Matías Castillo-Aguilar" w:date="2026-08-10T02:45:00Z">
              <w:r>
                <w:t>0.27 [0.25, 0.28]</w:t>
              </w:r>
            </w:ins>
          </w:p>
        </w:tc>
        <w:tc>
          <w:tcPr>
            <w:tcW w:w="1540" w:type="dxa"/>
          </w:tcPr>
          <w:p w14:paraId="5440F499" w14:textId="77777777" w:rsidR="009022C7" w:rsidRDefault="00000000">
            <w:pPr>
              <w:pStyle w:val="Compact"/>
              <w:rPr>
                <w:ins w:id="1432" w:author="Matías Castillo-Aguilar" w:date="2026-08-10T02:45:00Z"/>
              </w:rPr>
            </w:pPr>
            <w:ins w:id="1433" w:author="Matías Castillo-Aguilar" w:date="2026-08-10T02:45:00Z">
              <w:r>
                <w:t>0.2 [0.19, 0.21]</w:t>
              </w:r>
            </w:ins>
          </w:p>
        </w:tc>
        <w:tc>
          <w:tcPr>
            <w:tcW w:w="1540" w:type="dxa"/>
          </w:tcPr>
          <w:p w14:paraId="5AF47D67" w14:textId="77777777" w:rsidR="009022C7" w:rsidRDefault="00000000">
            <w:pPr>
              <w:pStyle w:val="Compact"/>
              <w:rPr>
                <w:ins w:id="1434" w:author="Matías Castillo-Aguilar" w:date="2026-08-10T02:45:00Z"/>
              </w:rPr>
            </w:pPr>
            <w:ins w:id="1435" w:author="Matías Castillo-Aguilar" w:date="2026-08-10T02:45:00Z">
              <w:r>
                <w:t>0.19 [0.17, 0.2]</w:t>
              </w:r>
            </w:ins>
          </w:p>
        </w:tc>
      </w:tr>
      <w:tr w:rsidR="009022C7" w14:paraId="2476462E" w14:textId="77777777">
        <w:trPr>
          <w:ins w:id="1436" w:author="Matías Castillo-Aguilar" w:date="2026-08-10T02:45:00Z"/>
        </w:trPr>
        <w:tc>
          <w:tcPr>
            <w:tcW w:w="1760" w:type="dxa"/>
          </w:tcPr>
          <w:p w14:paraId="56A2E66E" w14:textId="77777777" w:rsidR="009022C7" w:rsidRDefault="00000000">
            <w:pPr>
              <w:pStyle w:val="Compact"/>
              <w:rPr>
                <w:ins w:id="1437" w:author="Matías Castillo-Aguilar" w:date="2026-08-10T02:45:00Z"/>
              </w:rPr>
            </w:pPr>
            <m:oMath>
              <m:r>
                <w:ins w:id="1438" w:author="Matías Castillo-Aguilar" w:date="2026-08-10T02:45:00Z">
                  <w:rPr>
                    <w:rFonts w:ascii="Cambria Math" w:hAnsi="Cambria Math"/>
                  </w:rPr>
                  <m:t>ϕ</m:t>
                </w:ins>
              </m:r>
            </m:oMath>
            <w:ins w:id="1439" w:author="Matías Castillo-Aguilar" w:date="2026-08-10T02:45:00Z">
              <w:r>
                <w:t xml:space="preserve"> ~ </w:t>
              </w:r>
            </w:ins>
            <m:oMath>
              <m:r>
                <w:ins w:id="1440" w:author="Matías Castillo-Aguilar" w:date="2026-08-10T02:45:00Z">
                  <w:rPr>
                    <w:rFonts w:ascii="Cambria Math" w:hAnsi="Cambria Math"/>
                  </w:rPr>
                  <m:t>δ</m:t>
                </w:ins>
              </m:r>
            </m:oMath>
          </w:p>
        </w:tc>
        <w:tc>
          <w:tcPr>
            <w:tcW w:w="1540" w:type="dxa"/>
          </w:tcPr>
          <w:p w14:paraId="426EE573" w14:textId="77777777" w:rsidR="009022C7" w:rsidRDefault="00000000">
            <w:pPr>
              <w:pStyle w:val="Compact"/>
              <w:rPr>
                <w:ins w:id="1441" w:author="Matías Castillo-Aguilar" w:date="2026-08-10T02:45:00Z"/>
              </w:rPr>
            </w:pPr>
            <w:ins w:id="1442" w:author="Matías Castillo-Aguilar" w:date="2026-08-10T02:45:00Z">
              <w:r>
                <w:t>-0.52 [-0.53, -0.51]</w:t>
              </w:r>
            </w:ins>
          </w:p>
        </w:tc>
        <w:tc>
          <w:tcPr>
            <w:tcW w:w="1540" w:type="dxa"/>
          </w:tcPr>
          <w:p w14:paraId="33653E4D" w14:textId="77777777" w:rsidR="009022C7" w:rsidRDefault="00000000">
            <w:pPr>
              <w:pStyle w:val="Compact"/>
              <w:rPr>
                <w:ins w:id="1443" w:author="Matías Castillo-Aguilar" w:date="2026-08-10T02:45:00Z"/>
              </w:rPr>
            </w:pPr>
            <w:ins w:id="1444" w:author="Matías Castillo-Aguilar" w:date="2026-08-10T02:45:00Z">
              <w:r>
                <w:t>0.33 [0.31, 0.34]</w:t>
              </w:r>
            </w:ins>
          </w:p>
        </w:tc>
        <w:tc>
          <w:tcPr>
            <w:tcW w:w="1540" w:type="dxa"/>
          </w:tcPr>
          <w:p w14:paraId="4E13DB6D" w14:textId="77777777" w:rsidR="009022C7" w:rsidRDefault="00000000">
            <w:pPr>
              <w:pStyle w:val="Compact"/>
              <w:rPr>
                <w:ins w:id="1445" w:author="Matías Castillo-Aguilar" w:date="2026-08-10T02:45:00Z"/>
              </w:rPr>
            </w:pPr>
            <w:ins w:id="1446" w:author="Matías Castillo-Aguilar" w:date="2026-08-10T02:45:00Z">
              <w:r>
                <w:t>0.41 [0.4, 0.43]</w:t>
              </w:r>
            </w:ins>
          </w:p>
        </w:tc>
        <w:tc>
          <w:tcPr>
            <w:tcW w:w="1540" w:type="dxa"/>
          </w:tcPr>
          <w:p w14:paraId="6AD5BB10" w14:textId="77777777" w:rsidR="009022C7" w:rsidRDefault="00000000">
            <w:pPr>
              <w:pStyle w:val="Compact"/>
              <w:rPr>
                <w:ins w:id="1447" w:author="Matías Castillo-Aguilar" w:date="2026-08-10T02:45:00Z"/>
              </w:rPr>
            </w:pPr>
            <w:ins w:id="1448" w:author="Matías Castillo-Aguilar" w:date="2026-08-10T02:45:00Z">
              <w:r>
                <w:t>0.41 [0.4, 0.42]</w:t>
              </w:r>
            </w:ins>
          </w:p>
        </w:tc>
      </w:tr>
      <w:tr w:rsidR="009022C7" w14:paraId="51E239F6" w14:textId="77777777">
        <w:trPr>
          <w:cnfStyle w:val="000000100000" w:firstRow="0" w:lastRow="0" w:firstColumn="0" w:lastColumn="0" w:oddVBand="0" w:evenVBand="0" w:oddHBand="1" w:evenHBand="0" w:firstRowFirstColumn="0" w:firstRowLastColumn="0" w:lastRowFirstColumn="0" w:lastRowLastColumn="0"/>
          <w:ins w:id="1449" w:author="Matías Castillo-Aguilar" w:date="2026-08-10T02:45:00Z"/>
        </w:trPr>
        <w:tc>
          <w:tcPr>
            <w:tcW w:w="1760" w:type="dxa"/>
          </w:tcPr>
          <w:p w14:paraId="686F25CE" w14:textId="77777777" w:rsidR="009022C7" w:rsidRDefault="00000000">
            <w:pPr>
              <w:pStyle w:val="Compact"/>
              <w:rPr>
                <w:ins w:id="1450" w:author="Matías Castillo-Aguilar" w:date="2026-08-10T02:45:00Z"/>
              </w:rPr>
            </w:pPr>
            <m:oMath>
              <m:r>
                <w:ins w:id="1451" w:author="Matías Castillo-Aguilar" w:date="2026-08-10T02:45:00Z">
                  <w:rPr>
                    <w:rFonts w:ascii="Cambria Math" w:hAnsi="Cambria Math"/>
                  </w:rPr>
                  <m:t>ϕ</m:t>
                </w:ins>
              </m:r>
            </m:oMath>
            <w:ins w:id="1452" w:author="Matías Castillo-Aguilar" w:date="2026-08-10T02:45:00Z">
              <w:r>
                <w:t xml:space="preserve"> ~ </w:t>
              </w:r>
            </w:ins>
            <m:oMath>
              <m:r>
                <w:ins w:id="1453" w:author="Matías Castillo-Aguilar" w:date="2026-08-10T02:45:00Z">
                  <w:rPr>
                    <w:rFonts w:ascii="Cambria Math" w:hAnsi="Cambria Math"/>
                  </w:rPr>
                  <m:t>τ</m:t>
                </w:ins>
              </m:r>
            </m:oMath>
          </w:p>
        </w:tc>
        <w:tc>
          <w:tcPr>
            <w:tcW w:w="1540" w:type="dxa"/>
          </w:tcPr>
          <w:p w14:paraId="0B0A3A8A" w14:textId="77777777" w:rsidR="009022C7" w:rsidRDefault="00000000">
            <w:pPr>
              <w:pStyle w:val="Compact"/>
              <w:rPr>
                <w:ins w:id="1454" w:author="Matías Castillo-Aguilar" w:date="2026-08-10T02:45:00Z"/>
              </w:rPr>
            </w:pPr>
            <w:ins w:id="1455" w:author="Matías Castillo-Aguilar" w:date="2026-08-10T02:45:00Z">
              <w:r>
                <w:t>0.06 [0.04, 0.07]</w:t>
              </w:r>
            </w:ins>
          </w:p>
        </w:tc>
        <w:tc>
          <w:tcPr>
            <w:tcW w:w="1540" w:type="dxa"/>
          </w:tcPr>
          <w:p w14:paraId="2274666C" w14:textId="77777777" w:rsidR="009022C7" w:rsidRDefault="00000000">
            <w:pPr>
              <w:pStyle w:val="Compact"/>
              <w:rPr>
                <w:ins w:id="1456" w:author="Matías Castillo-Aguilar" w:date="2026-08-10T02:45:00Z"/>
              </w:rPr>
            </w:pPr>
            <w:ins w:id="1457" w:author="Matías Castillo-Aguilar" w:date="2026-08-10T02:45:00Z">
              <w:r>
                <w:t>-0.38 [-0.39, -0.37]</w:t>
              </w:r>
            </w:ins>
          </w:p>
        </w:tc>
        <w:tc>
          <w:tcPr>
            <w:tcW w:w="1540" w:type="dxa"/>
          </w:tcPr>
          <w:p w14:paraId="668A101A" w14:textId="77777777" w:rsidR="009022C7" w:rsidRDefault="00000000">
            <w:pPr>
              <w:pStyle w:val="Compact"/>
              <w:rPr>
                <w:ins w:id="1458" w:author="Matías Castillo-Aguilar" w:date="2026-08-10T02:45:00Z"/>
              </w:rPr>
            </w:pPr>
            <w:ins w:id="1459" w:author="Matías Castillo-Aguilar" w:date="2026-08-10T02:45:00Z">
              <w:r>
                <w:t>-0.38 [-0.39, -0.37]</w:t>
              </w:r>
            </w:ins>
          </w:p>
        </w:tc>
        <w:tc>
          <w:tcPr>
            <w:tcW w:w="1540" w:type="dxa"/>
          </w:tcPr>
          <w:p w14:paraId="5998B19A" w14:textId="77777777" w:rsidR="009022C7" w:rsidRDefault="00000000">
            <w:pPr>
              <w:pStyle w:val="Compact"/>
              <w:rPr>
                <w:ins w:id="1460" w:author="Matías Castillo-Aguilar" w:date="2026-08-10T02:45:00Z"/>
              </w:rPr>
            </w:pPr>
            <w:ins w:id="1461" w:author="Matías Castillo-Aguilar" w:date="2026-08-10T02:45:00Z">
              <w:r>
                <w:t>-0.44 [-0.45, -0.43]</w:t>
              </w:r>
            </w:ins>
          </w:p>
        </w:tc>
      </w:tr>
      <w:tr w:rsidR="009022C7" w14:paraId="6DCF7494" w14:textId="77777777">
        <w:trPr>
          <w:ins w:id="1462" w:author="Matías Castillo-Aguilar" w:date="2026-08-10T02:45:00Z"/>
        </w:trPr>
        <w:tc>
          <w:tcPr>
            <w:tcW w:w="1760" w:type="dxa"/>
          </w:tcPr>
          <w:p w14:paraId="6ED6641D" w14:textId="77777777" w:rsidR="009022C7" w:rsidRDefault="00000000">
            <w:pPr>
              <w:pStyle w:val="Compact"/>
              <w:rPr>
                <w:ins w:id="1463" w:author="Matías Castillo-Aguilar" w:date="2026-08-10T02:45:00Z"/>
              </w:rPr>
            </w:pPr>
            <m:oMath>
              <m:r>
                <w:ins w:id="1464" w:author="Matías Castillo-Aguilar" w:date="2026-08-10T02:45:00Z">
                  <w:rPr>
                    <w:rFonts w:ascii="Cambria Math" w:hAnsi="Cambria Math"/>
                  </w:rPr>
                  <m:t>ϕ</m:t>
                </w:ins>
              </m:r>
            </m:oMath>
            <w:ins w:id="1465" w:author="Matías Castillo-Aguilar" w:date="2026-08-10T02:45:00Z">
              <w:r>
                <w:t xml:space="preserve"> ~ </w:t>
              </w:r>
            </w:ins>
            <m:oMath>
              <m:sSub>
                <m:sSubPr>
                  <m:ctrlPr>
                    <w:ins w:id="1466" w:author="Matías Castillo-Aguilar" w:date="2026-08-10T02:45:00Z">
                      <w:rPr>
                        <w:rFonts w:ascii="Cambria Math" w:hAnsi="Cambria Math"/>
                      </w:rPr>
                    </w:ins>
                  </m:ctrlPr>
                </m:sSubPr>
                <m:e>
                  <m:r>
                    <w:ins w:id="1467" w:author="Matías Castillo-Aguilar" w:date="2026-08-10T02:45:00Z">
                      <w:rPr>
                        <w:rFonts w:ascii="Cambria Math" w:hAnsi="Cambria Math"/>
                      </w:rPr>
                      <m:t>c</m:t>
                    </w:ins>
                  </m:r>
                </m:e>
                <m:sub>
                  <m:r>
                    <w:ins w:id="1468" w:author="Matías Castillo-Aguilar" w:date="2026-08-10T02:45:00Z">
                      <w:rPr>
                        <w:rFonts w:ascii="Cambria Math" w:hAnsi="Cambria Math"/>
                      </w:rPr>
                      <m:t>c</m:t>
                    </w:ins>
                  </m:r>
                </m:sub>
              </m:sSub>
            </m:oMath>
          </w:p>
        </w:tc>
        <w:tc>
          <w:tcPr>
            <w:tcW w:w="1540" w:type="dxa"/>
          </w:tcPr>
          <w:p w14:paraId="31CB8CE5" w14:textId="77777777" w:rsidR="009022C7" w:rsidRDefault="00000000">
            <w:pPr>
              <w:pStyle w:val="Compact"/>
              <w:rPr>
                <w:ins w:id="1469" w:author="Matías Castillo-Aguilar" w:date="2026-08-10T02:45:00Z"/>
              </w:rPr>
            </w:pPr>
            <w:ins w:id="1470" w:author="Matías Castillo-Aguilar" w:date="2026-08-10T02:45:00Z">
              <w:r>
                <w:t>-0.02 [-0.04, -0.01]</w:t>
              </w:r>
            </w:ins>
          </w:p>
        </w:tc>
        <w:tc>
          <w:tcPr>
            <w:tcW w:w="1540" w:type="dxa"/>
          </w:tcPr>
          <w:p w14:paraId="68E8F771" w14:textId="77777777" w:rsidR="009022C7" w:rsidRDefault="00000000">
            <w:pPr>
              <w:pStyle w:val="Compact"/>
              <w:rPr>
                <w:ins w:id="1471" w:author="Matías Castillo-Aguilar" w:date="2026-08-10T02:45:00Z"/>
              </w:rPr>
            </w:pPr>
            <w:ins w:id="1472" w:author="Matías Castillo-Aguilar" w:date="2026-08-10T02:45:00Z">
              <w:r>
                <w:t>-0.04 [-0.06, -0.03]</w:t>
              </w:r>
            </w:ins>
          </w:p>
        </w:tc>
        <w:tc>
          <w:tcPr>
            <w:tcW w:w="1540" w:type="dxa"/>
          </w:tcPr>
          <w:p w14:paraId="4C69AA7A" w14:textId="77777777" w:rsidR="009022C7" w:rsidRDefault="00000000">
            <w:pPr>
              <w:pStyle w:val="Compact"/>
              <w:rPr>
                <w:ins w:id="1473" w:author="Matías Castillo-Aguilar" w:date="2026-08-10T02:45:00Z"/>
              </w:rPr>
            </w:pPr>
            <w:ins w:id="1474" w:author="Matías Castillo-Aguilar" w:date="2026-08-10T02:45:00Z">
              <w:r>
                <w:t>-0.09 [-0.1, -0.08]</w:t>
              </w:r>
            </w:ins>
          </w:p>
        </w:tc>
        <w:tc>
          <w:tcPr>
            <w:tcW w:w="1540" w:type="dxa"/>
          </w:tcPr>
          <w:p w14:paraId="0CBDF0E7" w14:textId="77777777" w:rsidR="009022C7" w:rsidRDefault="00000000">
            <w:pPr>
              <w:pStyle w:val="Compact"/>
              <w:rPr>
                <w:ins w:id="1475" w:author="Matías Castillo-Aguilar" w:date="2026-08-10T02:45:00Z"/>
              </w:rPr>
            </w:pPr>
            <w:ins w:id="1476" w:author="Matías Castillo-Aguilar" w:date="2026-08-10T02:45:00Z">
              <w:r>
                <w:t>-0.08 [-0.09, -0.07]</w:t>
              </w:r>
            </w:ins>
          </w:p>
        </w:tc>
      </w:tr>
      <w:tr w:rsidR="009022C7" w14:paraId="03763812" w14:textId="77777777">
        <w:trPr>
          <w:cnfStyle w:val="000000100000" w:firstRow="0" w:lastRow="0" w:firstColumn="0" w:lastColumn="0" w:oddVBand="0" w:evenVBand="0" w:oddHBand="1" w:evenHBand="0" w:firstRowFirstColumn="0" w:firstRowLastColumn="0" w:lastRowFirstColumn="0" w:lastRowLastColumn="0"/>
          <w:ins w:id="1477" w:author="Matías Castillo-Aguilar" w:date="2026-08-10T02:45:00Z"/>
        </w:trPr>
        <w:tc>
          <w:tcPr>
            <w:tcW w:w="1760" w:type="dxa"/>
          </w:tcPr>
          <w:p w14:paraId="4AB8477A" w14:textId="77777777" w:rsidR="009022C7" w:rsidRDefault="00000000">
            <w:pPr>
              <w:pStyle w:val="Compact"/>
              <w:rPr>
                <w:ins w:id="1478" w:author="Matías Castillo-Aguilar" w:date="2026-08-10T02:45:00Z"/>
              </w:rPr>
            </w:pPr>
            <m:oMath>
              <m:r>
                <w:ins w:id="1479" w:author="Matías Castillo-Aguilar" w:date="2026-08-10T02:45:00Z">
                  <w:rPr>
                    <w:rFonts w:ascii="Cambria Math" w:hAnsi="Cambria Math"/>
                  </w:rPr>
                  <m:t>ϕ</m:t>
                </w:ins>
              </m:r>
            </m:oMath>
            <w:ins w:id="1480" w:author="Matías Castillo-Aguilar" w:date="2026-08-10T02:45:00Z">
              <w:r>
                <w:t xml:space="preserve"> ~ </w:t>
              </w:r>
            </w:ins>
            <m:oMath>
              <m:sSub>
                <m:sSubPr>
                  <m:ctrlPr>
                    <w:ins w:id="1481" w:author="Matías Castillo-Aguilar" w:date="2026-08-10T02:45:00Z">
                      <w:rPr>
                        <w:rFonts w:ascii="Cambria Math" w:hAnsi="Cambria Math"/>
                      </w:rPr>
                    </w:ins>
                  </m:ctrlPr>
                </m:sSubPr>
                <m:e>
                  <m:r>
                    <w:ins w:id="1482" w:author="Matías Castillo-Aguilar" w:date="2026-08-10T02:45:00Z">
                      <w:rPr>
                        <w:rFonts w:ascii="Cambria Math" w:hAnsi="Cambria Math"/>
                      </w:rPr>
                      <m:t>c</m:t>
                    </w:ins>
                  </m:r>
                </m:e>
                <m:sub>
                  <m:r>
                    <w:ins w:id="1483" w:author="Matías Castillo-Aguilar" w:date="2026-08-10T02:45:00Z">
                      <w:rPr>
                        <w:rFonts w:ascii="Cambria Math" w:hAnsi="Cambria Math"/>
                      </w:rPr>
                      <m:t>r</m:t>
                    </w:ins>
                  </m:r>
                </m:sub>
              </m:sSub>
            </m:oMath>
          </w:p>
        </w:tc>
        <w:tc>
          <w:tcPr>
            <w:tcW w:w="1540" w:type="dxa"/>
          </w:tcPr>
          <w:p w14:paraId="1A9AFAF3" w14:textId="77777777" w:rsidR="009022C7" w:rsidRDefault="00000000">
            <w:pPr>
              <w:pStyle w:val="Compact"/>
              <w:rPr>
                <w:ins w:id="1484" w:author="Matías Castillo-Aguilar" w:date="2026-08-10T02:45:00Z"/>
              </w:rPr>
            </w:pPr>
            <w:ins w:id="1485" w:author="Matías Castillo-Aguilar" w:date="2026-08-10T02:45:00Z">
              <w:r>
                <w:t>0.03 [0.01, 0.04]</w:t>
              </w:r>
            </w:ins>
          </w:p>
        </w:tc>
        <w:tc>
          <w:tcPr>
            <w:tcW w:w="1540" w:type="dxa"/>
          </w:tcPr>
          <w:p w14:paraId="4699F7C5" w14:textId="77777777" w:rsidR="009022C7" w:rsidRDefault="00000000">
            <w:pPr>
              <w:pStyle w:val="Compact"/>
              <w:rPr>
                <w:ins w:id="1486" w:author="Matías Castillo-Aguilar" w:date="2026-08-10T02:45:00Z"/>
              </w:rPr>
            </w:pPr>
            <w:ins w:id="1487" w:author="Matías Castillo-Aguilar" w:date="2026-08-10T02:45:00Z">
              <w:r>
                <w:t>-0.05 [-0.06, -0.03]</w:t>
              </w:r>
            </w:ins>
          </w:p>
        </w:tc>
        <w:tc>
          <w:tcPr>
            <w:tcW w:w="1540" w:type="dxa"/>
          </w:tcPr>
          <w:p w14:paraId="1BC322F3" w14:textId="77777777" w:rsidR="009022C7" w:rsidRDefault="00000000">
            <w:pPr>
              <w:pStyle w:val="Compact"/>
              <w:rPr>
                <w:ins w:id="1488" w:author="Matías Castillo-Aguilar" w:date="2026-08-10T02:45:00Z"/>
              </w:rPr>
            </w:pPr>
            <w:ins w:id="1489" w:author="Matías Castillo-Aguilar" w:date="2026-08-10T02:45:00Z">
              <w:r>
                <w:t>-0.62 [-0.63, -0.61]</w:t>
              </w:r>
            </w:ins>
          </w:p>
        </w:tc>
        <w:tc>
          <w:tcPr>
            <w:tcW w:w="1540" w:type="dxa"/>
          </w:tcPr>
          <w:p w14:paraId="28208AB6" w14:textId="77777777" w:rsidR="009022C7" w:rsidRDefault="00000000">
            <w:pPr>
              <w:pStyle w:val="Compact"/>
              <w:rPr>
                <w:ins w:id="1490" w:author="Matías Castillo-Aguilar" w:date="2026-08-10T02:45:00Z"/>
              </w:rPr>
            </w:pPr>
            <w:ins w:id="1491" w:author="Matías Castillo-Aguilar" w:date="2026-08-10T02:45:00Z">
              <w:r>
                <w:t>-0.1 [-0.12, -0.09]</w:t>
              </w:r>
            </w:ins>
          </w:p>
        </w:tc>
      </w:tr>
      <w:tr w:rsidR="009022C7" w14:paraId="218F54A8" w14:textId="77777777">
        <w:trPr>
          <w:ins w:id="1492" w:author="Matías Castillo-Aguilar" w:date="2026-08-10T02:45:00Z"/>
        </w:trPr>
        <w:tc>
          <w:tcPr>
            <w:tcW w:w="1760" w:type="dxa"/>
          </w:tcPr>
          <w:p w14:paraId="6951B6BF" w14:textId="77777777" w:rsidR="009022C7" w:rsidRDefault="00000000">
            <w:pPr>
              <w:pStyle w:val="Compact"/>
              <w:rPr>
                <w:ins w:id="1493" w:author="Matías Castillo-Aguilar" w:date="2026-08-10T02:45:00Z"/>
              </w:rPr>
            </w:pPr>
            <m:oMath>
              <m:r>
                <w:ins w:id="1494" w:author="Matías Castillo-Aguilar" w:date="2026-08-10T02:45:00Z">
                  <w:rPr>
                    <w:rFonts w:ascii="Cambria Math" w:hAnsi="Cambria Math"/>
                  </w:rPr>
                  <w:lastRenderedPageBreak/>
                  <m:t>ϕ</m:t>
                </w:ins>
              </m:r>
            </m:oMath>
            <w:ins w:id="1495" w:author="Matías Castillo-Aguilar" w:date="2026-08-10T02:45:00Z">
              <w:r>
                <w:t xml:space="preserve"> ~ </w:t>
              </w:r>
            </w:ins>
            <m:oMath>
              <m:sSub>
                <m:sSubPr>
                  <m:ctrlPr>
                    <w:ins w:id="1496" w:author="Matías Castillo-Aguilar" w:date="2026-08-10T02:45:00Z">
                      <w:rPr>
                        <w:rFonts w:ascii="Cambria Math" w:hAnsi="Cambria Math"/>
                      </w:rPr>
                    </w:ins>
                  </m:ctrlPr>
                </m:sSubPr>
                <m:e>
                  <m:r>
                    <w:ins w:id="1497" w:author="Matías Castillo-Aguilar" w:date="2026-08-10T02:45:00Z">
                      <w:rPr>
                        <w:rFonts w:ascii="Cambria Math" w:hAnsi="Cambria Math"/>
                      </w:rPr>
                      <m:t>c</m:t>
                    </w:ins>
                  </m:r>
                </m:e>
                <m:sub>
                  <m:r>
                    <w:ins w:id="1498" w:author="Matías Castillo-Aguilar" w:date="2026-08-10T02:45:00Z">
                      <w:rPr>
                        <w:rFonts w:ascii="Cambria Math" w:hAnsi="Cambria Math"/>
                      </w:rPr>
                      <m:t>s</m:t>
                    </w:ins>
                  </m:r>
                </m:sub>
              </m:sSub>
            </m:oMath>
          </w:p>
        </w:tc>
        <w:tc>
          <w:tcPr>
            <w:tcW w:w="1540" w:type="dxa"/>
          </w:tcPr>
          <w:p w14:paraId="7EDC9DAB" w14:textId="77777777" w:rsidR="009022C7" w:rsidRDefault="00000000">
            <w:pPr>
              <w:pStyle w:val="Compact"/>
              <w:rPr>
                <w:ins w:id="1499" w:author="Matías Castillo-Aguilar" w:date="2026-08-10T02:45:00Z"/>
              </w:rPr>
            </w:pPr>
            <w:ins w:id="1500" w:author="Matías Castillo-Aguilar" w:date="2026-08-10T02:45:00Z">
              <w:r>
                <w:t>-0.13 [-0.14, -0.11]</w:t>
              </w:r>
            </w:ins>
          </w:p>
        </w:tc>
        <w:tc>
          <w:tcPr>
            <w:tcW w:w="1540" w:type="dxa"/>
          </w:tcPr>
          <w:p w14:paraId="7099929E" w14:textId="77777777" w:rsidR="009022C7" w:rsidRDefault="00000000">
            <w:pPr>
              <w:pStyle w:val="Compact"/>
              <w:rPr>
                <w:ins w:id="1501" w:author="Matías Castillo-Aguilar" w:date="2026-08-10T02:45:00Z"/>
              </w:rPr>
            </w:pPr>
            <w:ins w:id="1502" w:author="Matías Castillo-Aguilar" w:date="2026-08-10T02:45:00Z">
              <w:r>
                <w:t>-0.01 [-0.02, 0.01]</w:t>
              </w:r>
            </w:ins>
          </w:p>
        </w:tc>
        <w:tc>
          <w:tcPr>
            <w:tcW w:w="1540" w:type="dxa"/>
          </w:tcPr>
          <w:p w14:paraId="4E9AAE02" w14:textId="77777777" w:rsidR="009022C7" w:rsidRDefault="00000000">
            <w:pPr>
              <w:pStyle w:val="Compact"/>
              <w:rPr>
                <w:ins w:id="1503" w:author="Matías Castillo-Aguilar" w:date="2026-08-10T02:45:00Z"/>
              </w:rPr>
            </w:pPr>
            <w:ins w:id="1504" w:author="Matías Castillo-Aguilar" w:date="2026-08-10T02:45:00Z">
              <w:r>
                <w:t>-0.1 [-0.12, -0.09]</w:t>
              </w:r>
            </w:ins>
          </w:p>
        </w:tc>
        <w:tc>
          <w:tcPr>
            <w:tcW w:w="1540" w:type="dxa"/>
          </w:tcPr>
          <w:p w14:paraId="1F127140" w14:textId="77777777" w:rsidR="009022C7" w:rsidRDefault="00000000">
            <w:pPr>
              <w:pStyle w:val="Compact"/>
              <w:rPr>
                <w:ins w:id="1505" w:author="Matías Castillo-Aguilar" w:date="2026-08-10T02:45:00Z"/>
              </w:rPr>
            </w:pPr>
            <w:ins w:id="1506" w:author="Matías Castillo-Aguilar" w:date="2026-08-10T02:45:00Z">
              <w:r>
                <w:t>0.01 [-0.01, 0.02]</w:t>
              </w:r>
            </w:ins>
          </w:p>
        </w:tc>
      </w:tr>
      <w:tr w:rsidR="009022C7" w14:paraId="6DB23CD6" w14:textId="77777777">
        <w:trPr>
          <w:cnfStyle w:val="000000100000" w:firstRow="0" w:lastRow="0" w:firstColumn="0" w:lastColumn="0" w:oddVBand="0" w:evenVBand="0" w:oddHBand="1" w:evenHBand="0" w:firstRowFirstColumn="0" w:firstRowLastColumn="0" w:lastRowFirstColumn="0" w:lastRowLastColumn="0"/>
          <w:ins w:id="1507" w:author="Matías Castillo-Aguilar" w:date="2026-08-10T02:45:00Z"/>
        </w:trPr>
        <w:tc>
          <w:tcPr>
            <w:tcW w:w="1760" w:type="dxa"/>
          </w:tcPr>
          <w:p w14:paraId="12AF718C" w14:textId="77777777" w:rsidR="009022C7" w:rsidRDefault="00000000">
            <w:pPr>
              <w:pStyle w:val="Compact"/>
              <w:rPr>
                <w:ins w:id="1508" w:author="Matías Castillo-Aguilar" w:date="2026-08-10T02:45:00Z"/>
              </w:rPr>
            </w:pPr>
            <m:oMath>
              <m:r>
                <w:ins w:id="1509" w:author="Matías Castillo-Aguilar" w:date="2026-08-10T02:45:00Z">
                  <w:rPr>
                    <w:rFonts w:ascii="Cambria Math" w:hAnsi="Cambria Math"/>
                  </w:rPr>
                  <m:t>τ</m:t>
                </w:ins>
              </m:r>
            </m:oMath>
            <w:ins w:id="1510" w:author="Matías Castillo-Aguilar" w:date="2026-08-10T02:45:00Z">
              <w:r>
                <w:t xml:space="preserve"> ~ </w:t>
              </w:r>
            </w:ins>
            <m:oMath>
              <m:sSub>
                <m:sSubPr>
                  <m:ctrlPr>
                    <w:ins w:id="1511" w:author="Matías Castillo-Aguilar" w:date="2026-08-10T02:45:00Z">
                      <w:rPr>
                        <w:rFonts w:ascii="Cambria Math" w:hAnsi="Cambria Math"/>
                      </w:rPr>
                    </w:ins>
                  </m:ctrlPr>
                </m:sSubPr>
                <m:e>
                  <m:r>
                    <w:ins w:id="1512" w:author="Matías Castillo-Aguilar" w:date="2026-08-10T02:45:00Z">
                      <w:rPr>
                        <w:rFonts w:ascii="Cambria Math" w:hAnsi="Cambria Math"/>
                      </w:rPr>
                      <m:t>α</m:t>
                    </w:ins>
                  </m:r>
                </m:e>
                <m:sub>
                  <m:r>
                    <w:ins w:id="1513" w:author="Matías Castillo-Aguilar" w:date="2026-08-10T02:45:00Z">
                      <w:rPr>
                        <w:rFonts w:ascii="Cambria Math" w:hAnsi="Cambria Math"/>
                      </w:rPr>
                      <m:t>r</m:t>
                    </w:ins>
                  </m:r>
                </m:sub>
              </m:sSub>
            </m:oMath>
          </w:p>
        </w:tc>
        <w:tc>
          <w:tcPr>
            <w:tcW w:w="1540" w:type="dxa"/>
          </w:tcPr>
          <w:p w14:paraId="6FA3CA65" w14:textId="77777777" w:rsidR="009022C7" w:rsidRDefault="00000000">
            <w:pPr>
              <w:pStyle w:val="Compact"/>
              <w:rPr>
                <w:ins w:id="1514" w:author="Matías Castillo-Aguilar" w:date="2026-08-10T02:45:00Z"/>
              </w:rPr>
            </w:pPr>
            <w:ins w:id="1515" w:author="Matías Castillo-Aguilar" w:date="2026-08-10T02:45:00Z">
              <w:r>
                <w:t>-0.59 [-0.6, -0.58]</w:t>
              </w:r>
            </w:ins>
          </w:p>
        </w:tc>
        <w:tc>
          <w:tcPr>
            <w:tcW w:w="1540" w:type="dxa"/>
          </w:tcPr>
          <w:p w14:paraId="799869EB" w14:textId="77777777" w:rsidR="009022C7" w:rsidRDefault="00000000">
            <w:pPr>
              <w:pStyle w:val="Compact"/>
              <w:rPr>
                <w:ins w:id="1516" w:author="Matías Castillo-Aguilar" w:date="2026-08-10T02:45:00Z"/>
              </w:rPr>
            </w:pPr>
            <w:ins w:id="1517" w:author="Matías Castillo-Aguilar" w:date="2026-08-10T02:45:00Z">
              <w:r>
                <w:t>-0.14 [-0.16, -0.13]</w:t>
              </w:r>
            </w:ins>
          </w:p>
        </w:tc>
        <w:tc>
          <w:tcPr>
            <w:tcW w:w="1540" w:type="dxa"/>
          </w:tcPr>
          <w:p w14:paraId="6724457E" w14:textId="77777777" w:rsidR="009022C7" w:rsidRDefault="00000000">
            <w:pPr>
              <w:pStyle w:val="Compact"/>
              <w:rPr>
                <w:ins w:id="1518" w:author="Matías Castillo-Aguilar" w:date="2026-08-10T02:45:00Z"/>
              </w:rPr>
            </w:pPr>
            <w:ins w:id="1519" w:author="Matías Castillo-Aguilar" w:date="2026-08-10T02:45:00Z">
              <w:r>
                <w:t>-0.09 [-0.11, -0.08]</w:t>
              </w:r>
            </w:ins>
          </w:p>
        </w:tc>
        <w:tc>
          <w:tcPr>
            <w:tcW w:w="1540" w:type="dxa"/>
          </w:tcPr>
          <w:p w14:paraId="758AECFB" w14:textId="77777777" w:rsidR="009022C7" w:rsidRDefault="00000000">
            <w:pPr>
              <w:pStyle w:val="Compact"/>
              <w:rPr>
                <w:ins w:id="1520" w:author="Matías Castillo-Aguilar" w:date="2026-08-10T02:45:00Z"/>
              </w:rPr>
            </w:pPr>
            <w:ins w:id="1521" w:author="Matías Castillo-Aguilar" w:date="2026-08-10T02:45:00Z">
              <w:r>
                <w:t>-0.07 [-0.08, -0.06]</w:t>
              </w:r>
            </w:ins>
          </w:p>
        </w:tc>
      </w:tr>
      <w:tr w:rsidR="009022C7" w14:paraId="08D89540" w14:textId="77777777">
        <w:trPr>
          <w:ins w:id="1522" w:author="Matías Castillo-Aguilar" w:date="2026-08-10T02:45:00Z"/>
        </w:trPr>
        <w:tc>
          <w:tcPr>
            <w:tcW w:w="1760" w:type="dxa"/>
          </w:tcPr>
          <w:p w14:paraId="69D4CE0F" w14:textId="77777777" w:rsidR="009022C7" w:rsidRDefault="00000000">
            <w:pPr>
              <w:pStyle w:val="Compact"/>
              <w:rPr>
                <w:ins w:id="1523" w:author="Matías Castillo-Aguilar" w:date="2026-08-10T02:45:00Z"/>
              </w:rPr>
            </w:pPr>
            <m:oMath>
              <m:r>
                <w:ins w:id="1524" w:author="Matías Castillo-Aguilar" w:date="2026-08-10T02:45:00Z">
                  <w:rPr>
                    <w:rFonts w:ascii="Cambria Math" w:hAnsi="Cambria Math"/>
                  </w:rPr>
                  <m:t>τ</m:t>
                </w:ins>
              </m:r>
            </m:oMath>
            <w:ins w:id="1525" w:author="Matías Castillo-Aguilar" w:date="2026-08-10T02:45:00Z">
              <w:r>
                <w:t xml:space="preserve"> ~ </w:t>
              </w:r>
            </w:ins>
            <m:oMath>
              <m:sSub>
                <m:sSubPr>
                  <m:ctrlPr>
                    <w:ins w:id="1526" w:author="Matías Castillo-Aguilar" w:date="2026-08-10T02:45:00Z">
                      <w:rPr>
                        <w:rFonts w:ascii="Cambria Math" w:hAnsi="Cambria Math"/>
                      </w:rPr>
                    </w:ins>
                  </m:ctrlPr>
                </m:sSubPr>
                <m:e>
                  <m:r>
                    <w:ins w:id="1527" w:author="Matías Castillo-Aguilar" w:date="2026-08-10T02:45:00Z">
                      <w:rPr>
                        <w:rFonts w:ascii="Cambria Math" w:hAnsi="Cambria Math"/>
                      </w:rPr>
                      <m:t>α</m:t>
                    </w:ins>
                  </m:r>
                </m:e>
                <m:sub>
                  <m:r>
                    <w:ins w:id="1528" w:author="Matías Castillo-Aguilar" w:date="2026-08-10T02:45:00Z">
                      <w:rPr>
                        <w:rFonts w:ascii="Cambria Math" w:hAnsi="Cambria Math"/>
                      </w:rPr>
                      <m:t>s</m:t>
                    </w:ins>
                  </m:r>
                </m:sub>
              </m:sSub>
            </m:oMath>
          </w:p>
        </w:tc>
        <w:tc>
          <w:tcPr>
            <w:tcW w:w="1540" w:type="dxa"/>
          </w:tcPr>
          <w:p w14:paraId="23F1FA14" w14:textId="77777777" w:rsidR="009022C7" w:rsidRDefault="00000000">
            <w:pPr>
              <w:pStyle w:val="Compact"/>
              <w:rPr>
                <w:ins w:id="1529" w:author="Matías Castillo-Aguilar" w:date="2026-08-10T02:45:00Z"/>
              </w:rPr>
            </w:pPr>
            <w:ins w:id="1530" w:author="Matías Castillo-Aguilar" w:date="2026-08-10T02:45:00Z">
              <w:r>
                <w:t>-0.34 [-0.35, -0.33]</w:t>
              </w:r>
            </w:ins>
          </w:p>
        </w:tc>
        <w:tc>
          <w:tcPr>
            <w:tcW w:w="1540" w:type="dxa"/>
          </w:tcPr>
          <w:p w14:paraId="1513A8EF" w14:textId="77777777" w:rsidR="009022C7" w:rsidRDefault="00000000">
            <w:pPr>
              <w:pStyle w:val="Compact"/>
              <w:rPr>
                <w:ins w:id="1531" w:author="Matías Castillo-Aguilar" w:date="2026-08-10T02:45:00Z"/>
              </w:rPr>
            </w:pPr>
            <w:ins w:id="1532" w:author="Matías Castillo-Aguilar" w:date="2026-08-10T02:45:00Z">
              <w:r>
                <w:t>-0.04 [-0.06, -0.03]</w:t>
              </w:r>
            </w:ins>
          </w:p>
        </w:tc>
        <w:tc>
          <w:tcPr>
            <w:tcW w:w="1540" w:type="dxa"/>
          </w:tcPr>
          <w:p w14:paraId="2E44A03B" w14:textId="77777777" w:rsidR="009022C7" w:rsidRDefault="00000000">
            <w:pPr>
              <w:pStyle w:val="Compact"/>
              <w:rPr>
                <w:ins w:id="1533" w:author="Matías Castillo-Aguilar" w:date="2026-08-10T02:45:00Z"/>
              </w:rPr>
            </w:pPr>
            <w:ins w:id="1534" w:author="Matías Castillo-Aguilar" w:date="2026-08-10T02:45:00Z">
              <w:r>
                <w:t>-0.02 [-0.04, -0.01]</w:t>
              </w:r>
            </w:ins>
          </w:p>
        </w:tc>
        <w:tc>
          <w:tcPr>
            <w:tcW w:w="1540" w:type="dxa"/>
          </w:tcPr>
          <w:p w14:paraId="19C3D53F" w14:textId="77777777" w:rsidR="009022C7" w:rsidRDefault="00000000">
            <w:pPr>
              <w:pStyle w:val="Compact"/>
              <w:rPr>
                <w:ins w:id="1535" w:author="Matías Castillo-Aguilar" w:date="2026-08-10T02:45:00Z"/>
              </w:rPr>
            </w:pPr>
            <w:ins w:id="1536" w:author="Matías Castillo-Aguilar" w:date="2026-08-10T02:45:00Z">
              <w:r>
                <w:t>-0.02 [-0.04, -0.01]</w:t>
              </w:r>
            </w:ins>
          </w:p>
        </w:tc>
      </w:tr>
      <w:tr w:rsidR="009022C7" w14:paraId="4B200F46" w14:textId="77777777">
        <w:trPr>
          <w:cnfStyle w:val="000000100000" w:firstRow="0" w:lastRow="0" w:firstColumn="0" w:lastColumn="0" w:oddVBand="0" w:evenVBand="0" w:oddHBand="1" w:evenHBand="0" w:firstRowFirstColumn="0" w:firstRowLastColumn="0" w:lastRowFirstColumn="0" w:lastRowLastColumn="0"/>
          <w:ins w:id="1537" w:author="Matías Castillo-Aguilar" w:date="2026-08-10T02:45:00Z"/>
        </w:trPr>
        <w:tc>
          <w:tcPr>
            <w:tcW w:w="1760" w:type="dxa"/>
          </w:tcPr>
          <w:p w14:paraId="77E27709" w14:textId="77777777" w:rsidR="009022C7" w:rsidRDefault="00000000">
            <w:pPr>
              <w:pStyle w:val="Compact"/>
              <w:rPr>
                <w:ins w:id="1538" w:author="Matías Castillo-Aguilar" w:date="2026-08-10T02:45:00Z"/>
              </w:rPr>
            </w:pPr>
            <m:oMath>
              <m:r>
                <w:ins w:id="1539" w:author="Matías Castillo-Aguilar" w:date="2026-08-10T02:45:00Z">
                  <w:rPr>
                    <w:rFonts w:ascii="Cambria Math" w:hAnsi="Cambria Math"/>
                  </w:rPr>
                  <m:t>τ</m:t>
                </w:ins>
              </m:r>
            </m:oMath>
            <w:ins w:id="1540" w:author="Matías Castillo-Aguilar" w:date="2026-08-10T02:45:00Z">
              <w:r>
                <w:t xml:space="preserve"> ~ </w:t>
              </w:r>
            </w:ins>
            <m:oMath>
              <m:sSub>
                <m:sSubPr>
                  <m:ctrlPr>
                    <w:ins w:id="1541" w:author="Matías Castillo-Aguilar" w:date="2026-08-10T02:45:00Z">
                      <w:rPr>
                        <w:rFonts w:ascii="Cambria Math" w:hAnsi="Cambria Math"/>
                      </w:rPr>
                    </w:ins>
                  </m:ctrlPr>
                </m:sSubPr>
                <m:e>
                  <m:r>
                    <w:ins w:id="1542" w:author="Matías Castillo-Aguilar" w:date="2026-08-10T02:45:00Z">
                      <w:rPr>
                        <w:rFonts w:ascii="Cambria Math" w:hAnsi="Cambria Math"/>
                      </w:rPr>
                      <m:t>β</m:t>
                    </w:ins>
                  </m:r>
                </m:e>
                <m:sub>
                  <m:r>
                    <w:ins w:id="1543" w:author="Matías Castillo-Aguilar" w:date="2026-08-10T02:45:00Z">
                      <w:rPr>
                        <w:rFonts w:ascii="Cambria Math" w:hAnsi="Cambria Math"/>
                      </w:rPr>
                      <m:t>r</m:t>
                    </w:ins>
                  </m:r>
                </m:sub>
              </m:sSub>
            </m:oMath>
          </w:p>
        </w:tc>
        <w:tc>
          <w:tcPr>
            <w:tcW w:w="1540" w:type="dxa"/>
          </w:tcPr>
          <w:p w14:paraId="45FD9CB7" w14:textId="77777777" w:rsidR="009022C7" w:rsidRDefault="00000000">
            <w:pPr>
              <w:pStyle w:val="Compact"/>
              <w:rPr>
                <w:ins w:id="1544" w:author="Matías Castillo-Aguilar" w:date="2026-08-10T02:45:00Z"/>
              </w:rPr>
            </w:pPr>
            <w:ins w:id="1545" w:author="Matías Castillo-Aguilar" w:date="2026-08-10T02:45:00Z">
              <w:r>
                <w:t>0.18 [0.16, 0.19]</w:t>
              </w:r>
            </w:ins>
          </w:p>
        </w:tc>
        <w:tc>
          <w:tcPr>
            <w:tcW w:w="1540" w:type="dxa"/>
          </w:tcPr>
          <w:p w14:paraId="2D71E97B" w14:textId="77777777" w:rsidR="009022C7" w:rsidRDefault="00000000">
            <w:pPr>
              <w:pStyle w:val="Compact"/>
              <w:rPr>
                <w:ins w:id="1546" w:author="Matías Castillo-Aguilar" w:date="2026-08-10T02:45:00Z"/>
              </w:rPr>
            </w:pPr>
            <w:ins w:id="1547" w:author="Matías Castillo-Aguilar" w:date="2026-08-10T02:45:00Z">
              <w:r>
                <w:t>-0.72 [-0.73, -0.72]</w:t>
              </w:r>
            </w:ins>
          </w:p>
        </w:tc>
        <w:tc>
          <w:tcPr>
            <w:tcW w:w="1540" w:type="dxa"/>
          </w:tcPr>
          <w:p w14:paraId="0616D4BA" w14:textId="77777777" w:rsidR="009022C7" w:rsidRDefault="00000000">
            <w:pPr>
              <w:pStyle w:val="Compact"/>
              <w:rPr>
                <w:ins w:id="1548" w:author="Matías Castillo-Aguilar" w:date="2026-08-10T02:45:00Z"/>
              </w:rPr>
            </w:pPr>
            <w:ins w:id="1549" w:author="Matías Castillo-Aguilar" w:date="2026-08-10T02:45:00Z">
              <w:r>
                <w:t>-0.84 [-0.84, -0.83]</w:t>
              </w:r>
            </w:ins>
          </w:p>
        </w:tc>
        <w:tc>
          <w:tcPr>
            <w:tcW w:w="1540" w:type="dxa"/>
          </w:tcPr>
          <w:p w14:paraId="34EB8A29" w14:textId="77777777" w:rsidR="009022C7" w:rsidRDefault="00000000">
            <w:pPr>
              <w:pStyle w:val="Compact"/>
              <w:rPr>
                <w:ins w:id="1550" w:author="Matías Castillo-Aguilar" w:date="2026-08-10T02:45:00Z"/>
              </w:rPr>
            </w:pPr>
            <w:ins w:id="1551" w:author="Matías Castillo-Aguilar" w:date="2026-08-10T02:45:00Z">
              <w:r>
                <w:t>-0.8 [-0.8, -0.79]</w:t>
              </w:r>
            </w:ins>
          </w:p>
        </w:tc>
      </w:tr>
      <w:tr w:rsidR="009022C7" w14:paraId="685816B0" w14:textId="77777777">
        <w:trPr>
          <w:ins w:id="1552" w:author="Matías Castillo-Aguilar" w:date="2026-08-10T02:45:00Z"/>
        </w:trPr>
        <w:tc>
          <w:tcPr>
            <w:tcW w:w="1760" w:type="dxa"/>
          </w:tcPr>
          <w:p w14:paraId="27F6DC1A" w14:textId="77777777" w:rsidR="009022C7" w:rsidRDefault="00000000">
            <w:pPr>
              <w:pStyle w:val="Compact"/>
              <w:rPr>
                <w:ins w:id="1553" w:author="Matías Castillo-Aguilar" w:date="2026-08-10T02:45:00Z"/>
              </w:rPr>
            </w:pPr>
            <m:oMath>
              <m:r>
                <w:ins w:id="1554" w:author="Matías Castillo-Aguilar" w:date="2026-08-10T02:45:00Z">
                  <w:rPr>
                    <w:rFonts w:ascii="Cambria Math" w:hAnsi="Cambria Math"/>
                  </w:rPr>
                  <m:t>τ</m:t>
                </w:ins>
              </m:r>
            </m:oMath>
            <w:ins w:id="1555" w:author="Matías Castillo-Aguilar" w:date="2026-08-10T02:45:00Z">
              <w:r>
                <w:t xml:space="preserve"> ~ </w:t>
              </w:r>
            </w:ins>
            <m:oMath>
              <m:sSub>
                <m:sSubPr>
                  <m:ctrlPr>
                    <w:ins w:id="1556" w:author="Matías Castillo-Aguilar" w:date="2026-08-10T02:45:00Z">
                      <w:rPr>
                        <w:rFonts w:ascii="Cambria Math" w:hAnsi="Cambria Math"/>
                      </w:rPr>
                    </w:ins>
                  </m:ctrlPr>
                </m:sSubPr>
                <m:e>
                  <m:r>
                    <w:ins w:id="1557" w:author="Matías Castillo-Aguilar" w:date="2026-08-10T02:45:00Z">
                      <w:rPr>
                        <w:rFonts w:ascii="Cambria Math" w:hAnsi="Cambria Math"/>
                      </w:rPr>
                      <m:t>β</m:t>
                    </w:ins>
                  </m:r>
                </m:e>
                <m:sub>
                  <m:r>
                    <w:ins w:id="1558" w:author="Matías Castillo-Aguilar" w:date="2026-08-10T02:45:00Z">
                      <w:rPr>
                        <w:rFonts w:ascii="Cambria Math" w:hAnsi="Cambria Math"/>
                      </w:rPr>
                      <m:t>s</m:t>
                    </w:ins>
                  </m:r>
                </m:sub>
              </m:sSub>
            </m:oMath>
          </w:p>
        </w:tc>
        <w:tc>
          <w:tcPr>
            <w:tcW w:w="1540" w:type="dxa"/>
          </w:tcPr>
          <w:p w14:paraId="4466ABF5" w14:textId="77777777" w:rsidR="009022C7" w:rsidRDefault="00000000">
            <w:pPr>
              <w:pStyle w:val="Compact"/>
              <w:rPr>
                <w:ins w:id="1559" w:author="Matías Castillo-Aguilar" w:date="2026-08-10T02:45:00Z"/>
              </w:rPr>
            </w:pPr>
            <w:ins w:id="1560" w:author="Matías Castillo-Aguilar" w:date="2026-08-10T02:45:00Z">
              <w:r>
                <w:t>0.35 [0.34, 0.36]</w:t>
              </w:r>
            </w:ins>
          </w:p>
        </w:tc>
        <w:tc>
          <w:tcPr>
            <w:tcW w:w="1540" w:type="dxa"/>
          </w:tcPr>
          <w:p w14:paraId="31DFC007" w14:textId="77777777" w:rsidR="009022C7" w:rsidRDefault="00000000">
            <w:pPr>
              <w:pStyle w:val="Compact"/>
              <w:rPr>
                <w:ins w:id="1561" w:author="Matías Castillo-Aguilar" w:date="2026-08-10T02:45:00Z"/>
              </w:rPr>
            </w:pPr>
            <w:ins w:id="1562" w:author="Matías Castillo-Aguilar" w:date="2026-08-10T02:45:00Z">
              <w:r>
                <w:t>-0.24 [-0.25, -0.22]</w:t>
              </w:r>
            </w:ins>
          </w:p>
        </w:tc>
        <w:tc>
          <w:tcPr>
            <w:tcW w:w="1540" w:type="dxa"/>
          </w:tcPr>
          <w:p w14:paraId="6FD6A734" w14:textId="77777777" w:rsidR="009022C7" w:rsidRDefault="00000000">
            <w:pPr>
              <w:pStyle w:val="Compact"/>
              <w:rPr>
                <w:ins w:id="1563" w:author="Matías Castillo-Aguilar" w:date="2026-08-10T02:45:00Z"/>
              </w:rPr>
            </w:pPr>
            <w:ins w:id="1564" w:author="Matías Castillo-Aguilar" w:date="2026-08-10T02:45:00Z">
              <w:r>
                <w:t>-0.2 [-0.22, -0.19]</w:t>
              </w:r>
            </w:ins>
          </w:p>
        </w:tc>
        <w:tc>
          <w:tcPr>
            <w:tcW w:w="1540" w:type="dxa"/>
          </w:tcPr>
          <w:p w14:paraId="18D96DDB" w14:textId="77777777" w:rsidR="009022C7" w:rsidRDefault="00000000">
            <w:pPr>
              <w:pStyle w:val="Compact"/>
              <w:rPr>
                <w:ins w:id="1565" w:author="Matías Castillo-Aguilar" w:date="2026-08-10T02:45:00Z"/>
              </w:rPr>
            </w:pPr>
            <w:ins w:id="1566" w:author="Matías Castillo-Aguilar" w:date="2026-08-10T02:45:00Z">
              <w:r>
                <w:t>-0.17 [-0.18, -0.16]</w:t>
              </w:r>
            </w:ins>
          </w:p>
        </w:tc>
      </w:tr>
      <w:tr w:rsidR="009022C7" w14:paraId="1D90B7FD" w14:textId="77777777">
        <w:trPr>
          <w:cnfStyle w:val="000000100000" w:firstRow="0" w:lastRow="0" w:firstColumn="0" w:lastColumn="0" w:oddVBand="0" w:evenVBand="0" w:oddHBand="1" w:evenHBand="0" w:firstRowFirstColumn="0" w:firstRowLastColumn="0" w:lastRowFirstColumn="0" w:lastRowLastColumn="0"/>
          <w:ins w:id="1567" w:author="Matías Castillo-Aguilar" w:date="2026-08-10T02:45:00Z"/>
        </w:trPr>
        <w:tc>
          <w:tcPr>
            <w:tcW w:w="1760" w:type="dxa"/>
          </w:tcPr>
          <w:p w14:paraId="166B5D9E" w14:textId="77777777" w:rsidR="009022C7" w:rsidRDefault="00000000">
            <w:pPr>
              <w:pStyle w:val="Compact"/>
              <w:rPr>
                <w:ins w:id="1568" w:author="Matías Castillo-Aguilar" w:date="2026-08-10T02:45:00Z"/>
              </w:rPr>
            </w:pPr>
            <m:oMath>
              <m:r>
                <w:ins w:id="1569" w:author="Matías Castillo-Aguilar" w:date="2026-08-10T02:45:00Z">
                  <w:rPr>
                    <w:rFonts w:ascii="Cambria Math" w:hAnsi="Cambria Math"/>
                  </w:rPr>
                  <m:t>τ</m:t>
                </w:ins>
              </m:r>
            </m:oMath>
            <w:ins w:id="1570" w:author="Matías Castillo-Aguilar" w:date="2026-08-10T02:45:00Z">
              <w:r>
                <w:t xml:space="preserve"> ~ </w:t>
              </w:r>
            </w:ins>
            <m:oMath>
              <m:r>
                <w:ins w:id="1571" w:author="Matías Castillo-Aguilar" w:date="2026-08-10T02:45:00Z">
                  <w:rPr>
                    <w:rFonts w:ascii="Cambria Math" w:hAnsi="Cambria Math"/>
                  </w:rPr>
                  <m:t>δ</m:t>
                </w:ins>
              </m:r>
            </m:oMath>
          </w:p>
        </w:tc>
        <w:tc>
          <w:tcPr>
            <w:tcW w:w="1540" w:type="dxa"/>
          </w:tcPr>
          <w:p w14:paraId="2FF33DA8" w14:textId="77777777" w:rsidR="009022C7" w:rsidRDefault="00000000">
            <w:pPr>
              <w:pStyle w:val="Compact"/>
              <w:rPr>
                <w:ins w:id="1572" w:author="Matías Castillo-Aguilar" w:date="2026-08-10T02:45:00Z"/>
              </w:rPr>
            </w:pPr>
            <w:ins w:id="1573" w:author="Matías Castillo-Aguilar" w:date="2026-08-10T02:45:00Z">
              <w:r>
                <w:t>-0.78 [-0.79, -0.78]</w:t>
              </w:r>
            </w:ins>
          </w:p>
        </w:tc>
        <w:tc>
          <w:tcPr>
            <w:tcW w:w="1540" w:type="dxa"/>
          </w:tcPr>
          <w:p w14:paraId="219125E8" w14:textId="77777777" w:rsidR="009022C7" w:rsidRDefault="00000000">
            <w:pPr>
              <w:pStyle w:val="Compact"/>
              <w:rPr>
                <w:ins w:id="1574" w:author="Matías Castillo-Aguilar" w:date="2026-08-10T02:45:00Z"/>
              </w:rPr>
            </w:pPr>
            <w:ins w:id="1575" w:author="Matías Castillo-Aguilar" w:date="2026-08-10T02:45:00Z">
              <w:r>
                <w:t>-0.94 [-0.94, -0.94]</w:t>
              </w:r>
            </w:ins>
          </w:p>
        </w:tc>
        <w:tc>
          <w:tcPr>
            <w:tcW w:w="1540" w:type="dxa"/>
          </w:tcPr>
          <w:p w14:paraId="586800E2" w14:textId="77777777" w:rsidR="009022C7" w:rsidRDefault="00000000">
            <w:pPr>
              <w:pStyle w:val="Compact"/>
              <w:rPr>
                <w:ins w:id="1576" w:author="Matías Castillo-Aguilar" w:date="2026-08-10T02:45:00Z"/>
              </w:rPr>
            </w:pPr>
            <w:ins w:id="1577" w:author="Matías Castillo-Aguilar" w:date="2026-08-10T02:45:00Z">
              <w:r>
                <w:t>-0.92 [-0.92, -0.92]</w:t>
              </w:r>
            </w:ins>
          </w:p>
        </w:tc>
        <w:tc>
          <w:tcPr>
            <w:tcW w:w="1540" w:type="dxa"/>
          </w:tcPr>
          <w:p w14:paraId="28F6C282" w14:textId="77777777" w:rsidR="009022C7" w:rsidRDefault="00000000">
            <w:pPr>
              <w:pStyle w:val="Compact"/>
              <w:rPr>
                <w:ins w:id="1578" w:author="Matías Castillo-Aguilar" w:date="2026-08-10T02:45:00Z"/>
              </w:rPr>
            </w:pPr>
            <w:ins w:id="1579" w:author="Matías Castillo-Aguilar" w:date="2026-08-10T02:45:00Z">
              <w:r>
                <w:t>-0.93 [-0.93, -0.93]</w:t>
              </w:r>
            </w:ins>
          </w:p>
        </w:tc>
      </w:tr>
      <w:tr w:rsidR="009022C7" w14:paraId="4212E155" w14:textId="77777777">
        <w:trPr>
          <w:ins w:id="1580" w:author="Matías Castillo-Aguilar" w:date="2026-08-10T02:45:00Z"/>
        </w:trPr>
        <w:tc>
          <w:tcPr>
            <w:tcW w:w="1760" w:type="dxa"/>
          </w:tcPr>
          <w:p w14:paraId="53EF38AE" w14:textId="77777777" w:rsidR="009022C7" w:rsidRDefault="00000000">
            <w:pPr>
              <w:pStyle w:val="Compact"/>
              <w:rPr>
                <w:ins w:id="1581" w:author="Matías Castillo-Aguilar" w:date="2026-08-10T02:45:00Z"/>
              </w:rPr>
            </w:pPr>
            <m:oMath>
              <m:r>
                <w:ins w:id="1582" w:author="Matías Castillo-Aguilar" w:date="2026-08-10T02:45:00Z">
                  <w:rPr>
                    <w:rFonts w:ascii="Cambria Math" w:hAnsi="Cambria Math"/>
                  </w:rPr>
                  <m:t>τ</m:t>
                </w:ins>
              </m:r>
            </m:oMath>
            <w:ins w:id="1583" w:author="Matías Castillo-Aguilar" w:date="2026-08-10T02:45:00Z">
              <w:r>
                <w:t xml:space="preserve"> ~ </w:t>
              </w:r>
            </w:ins>
            <m:oMath>
              <m:sSub>
                <m:sSubPr>
                  <m:ctrlPr>
                    <w:ins w:id="1584" w:author="Matías Castillo-Aguilar" w:date="2026-08-10T02:45:00Z">
                      <w:rPr>
                        <w:rFonts w:ascii="Cambria Math" w:hAnsi="Cambria Math"/>
                      </w:rPr>
                    </w:ins>
                  </m:ctrlPr>
                </m:sSubPr>
                <m:e>
                  <m:r>
                    <w:ins w:id="1585" w:author="Matías Castillo-Aguilar" w:date="2026-08-10T02:45:00Z">
                      <w:rPr>
                        <w:rFonts w:ascii="Cambria Math" w:hAnsi="Cambria Math"/>
                      </w:rPr>
                      <m:t>c</m:t>
                    </w:ins>
                  </m:r>
                </m:e>
                <m:sub>
                  <m:r>
                    <w:ins w:id="1586" w:author="Matías Castillo-Aguilar" w:date="2026-08-10T02:45:00Z">
                      <w:rPr>
                        <w:rFonts w:ascii="Cambria Math" w:hAnsi="Cambria Math"/>
                      </w:rPr>
                      <m:t>c</m:t>
                    </w:ins>
                  </m:r>
                </m:sub>
              </m:sSub>
            </m:oMath>
          </w:p>
        </w:tc>
        <w:tc>
          <w:tcPr>
            <w:tcW w:w="1540" w:type="dxa"/>
          </w:tcPr>
          <w:p w14:paraId="1B5E47E6" w14:textId="77777777" w:rsidR="009022C7" w:rsidRDefault="00000000">
            <w:pPr>
              <w:pStyle w:val="Compact"/>
              <w:rPr>
                <w:ins w:id="1587" w:author="Matías Castillo-Aguilar" w:date="2026-08-10T02:45:00Z"/>
              </w:rPr>
            </w:pPr>
            <w:ins w:id="1588" w:author="Matías Castillo-Aguilar" w:date="2026-08-10T02:45:00Z">
              <w:r>
                <w:t>0.01 [0, 0.03]</w:t>
              </w:r>
            </w:ins>
          </w:p>
        </w:tc>
        <w:tc>
          <w:tcPr>
            <w:tcW w:w="1540" w:type="dxa"/>
          </w:tcPr>
          <w:p w14:paraId="0AF9107C" w14:textId="77777777" w:rsidR="009022C7" w:rsidRDefault="00000000">
            <w:pPr>
              <w:pStyle w:val="Compact"/>
              <w:rPr>
                <w:ins w:id="1589" w:author="Matías Castillo-Aguilar" w:date="2026-08-10T02:45:00Z"/>
              </w:rPr>
            </w:pPr>
            <w:ins w:id="1590" w:author="Matías Castillo-Aguilar" w:date="2026-08-10T02:45:00Z">
              <w:r>
                <w:t>0.03 [0.02, 0.05]</w:t>
              </w:r>
            </w:ins>
          </w:p>
        </w:tc>
        <w:tc>
          <w:tcPr>
            <w:tcW w:w="1540" w:type="dxa"/>
          </w:tcPr>
          <w:p w14:paraId="0FFA14EE" w14:textId="77777777" w:rsidR="009022C7" w:rsidRDefault="00000000">
            <w:pPr>
              <w:pStyle w:val="Compact"/>
              <w:rPr>
                <w:ins w:id="1591" w:author="Matías Castillo-Aguilar" w:date="2026-08-10T02:45:00Z"/>
              </w:rPr>
            </w:pPr>
            <w:ins w:id="1592" w:author="Matías Castillo-Aguilar" w:date="2026-08-10T02:45:00Z">
              <w:r>
                <w:t>0.11 [0.09, 0.12]</w:t>
              </w:r>
            </w:ins>
          </w:p>
        </w:tc>
        <w:tc>
          <w:tcPr>
            <w:tcW w:w="1540" w:type="dxa"/>
          </w:tcPr>
          <w:p w14:paraId="0801A490" w14:textId="77777777" w:rsidR="009022C7" w:rsidRDefault="00000000">
            <w:pPr>
              <w:pStyle w:val="Compact"/>
              <w:rPr>
                <w:ins w:id="1593" w:author="Matías Castillo-Aguilar" w:date="2026-08-10T02:45:00Z"/>
              </w:rPr>
            </w:pPr>
            <w:ins w:id="1594" w:author="Matías Castillo-Aguilar" w:date="2026-08-10T02:45:00Z">
              <w:r>
                <w:t>0.09 [0.08, 0.1]</w:t>
              </w:r>
            </w:ins>
          </w:p>
        </w:tc>
      </w:tr>
      <w:tr w:rsidR="009022C7" w14:paraId="0ABFDE0F" w14:textId="77777777">
        <w:trPr>
          <w:cnfStyle w:val="000000100000" w:firstRow="0" w:lastRow="0" w:firstColumn="0" w:lastColumn="0" w:oddVBand="0" w:evenVBand="0" w:oddHBand="1" w:evenHBand="0" w:firstRowFirstColumn="0" w:firstRowLastColumn="0" w:lastRowFirstColumn="0" w:lastRowLastColumn="0"/>
          <w:ins w:id="1595" w:author="Matías Castillo-Aguilar" w:date="2026-08-10T02:45:00Z"/>
        </w:trPr>
        <w:tc>
          <w:tcPr>
            <w:tcW w:w="1760" w:type="dxa"/>
          </w:tcPr>
          <w:p w14:paraId="695B5C7B" w14:textId="77777777" w:rsidR="009022C7" w:rsidRDefault="00000000">
            <w:pPr>
              <w:pStyle w:val="Compact"/>
              <w:rPr>
                <w:ins w:id="1596" w:author="Matías Castillo-Aguilar" w:date="2026-08-10T02:45:00Z"/>
              </w:rPr>
            </w:pPr>
            <m:oMath>
              <m:r>
                <w:ins w:id="1597" w:author="Matías Castillo-Aguilar" w:date="2026-08-10T02:45:00Z">
                  <w:rPr>
                    <w:rFonts w:ascii="Cambria Math" w:hAnsi="Cambria Math"/>
                  </w:rPr>
                  <m:t>τ</m:t>
                </w:ins>
              </m:r>
            </m:oMath>
            <w:ins w:id="1598" w:author="Matías Castillo-Aguilar" w:date="2026-08-10T02:45:00Z">
              <w:r>
                <w:t xml:space="preserve"> ~ </w:t>
              </w:r>
            </w:ins>
            <m:oMath>
              <m:sSub>
                <m:sSubPr>
                  <m:ctrlPr>
                    <w:ins w:id="1599" w:author="Matías Castillo-Aguilar" w:date="2026-08-10T02:45:00Z">
                      <w:rPr>
                        <w:rFonts w:ascii="Cambria Math" w:hAnsi="Cambria Math"/>
                      </w:rPr>
                    </w:ins>
                  </m:ctrlPr>
                </m:sSubPr>
                <m:e>
                  <m:r>
                    <w:ins w:id="1600" w:author="Matías Castillo-Aguilar" w:date="2026-08-10T02:45:00Z">
                      <w:rPr>
                        <w:rFonts w:ascii="Cambria Math" w:hAnsi="Cambria Math"/>
                      </w:rPr>
                      <m:t>c</m:t>
                    </w:ins>
                  </m:r>
                </m:e>
                <m:sub>
                  <m:r>
                    <w:ins w:id="1601" w:author="Matías Castillo-Aguilar" w:date="2026-08-10T02:45:00Z">
                      <w:rPr>
                        <w:rFonts w:ascii="Cambria Math" w:hAnsi="Cambria Math"/>
                      </w:rPr>
                      <m:t>r</m:t>
                    </w:ins>
                  </m:r>
                </m:sub>
              </m:sSub>
            </m:oMath>
          </w:p>
        </w:tc>
        <w:tc>
          <w:tcPr>
            <w:tcW w:w="1540" w:type="dxa"/>
          </w:tcPr>
          <w:p w14:paraId="70F7DC62" w14:textId="77777777" w:rsidR="009022C7" w:rsidRDefault="00000000">
            <w:pPr>
              <w:pStyle w:val="Compact"/>
              <w:rPr>
                <w:ins w:id="1602" w:author="Matías Castillo-Aguilar" w:date="2026-08-10T02:45:00Z"/>
              </w:rPr>
            </w:pPr>
            <w:ins w:id="1603" w:author="Matías Castillo-Aguilar" w:date="2026-08-10T02:45:00Z">
              <w:r>
                <w:t>0.73 [0.72, 0.74]</w:t>
              </w:r>
            </w:ins>
          </w:p>
        </w:tc>
        <w:tc>
          <w:tcPr>
            <w:tcW w:w="1540" w:type="dxa"/>
          </w:tcPr>
          <w:p w14:paraId="6FCE858C" w14:textId="77777777" w:rsidR="009022C7" w:rsidRDefault="00000000">
            <w:pPr>
              <w:pStyle w:val="Compact"/>
              <w:rPr>
                <w:ins w:id="1604" w:author="Matías Castillo-Aguilar" w:date="2026-08-10T02:45:00Z"/>
              </w:rPr>
            </w:pPr>
            <w:ins w:id="1605" w:author="Matías Castillo-Aguilar" w:date="2026-08-10T02:45:00Z">
              <w:r>
                <w:t>0.13 [0.12, 0.15]</w:t>
              </w:r>
            </w:ins>
          </w:p>
        </w:tc>
        <w:tc>
          <w:tcPr>
            <w:tcW w:w="1540" w:type="dxa"/>
          </w:tcPr>
          <w:p w14:paraId="60E64611" w14:textId="77777777" w:rsidR="009022C7" w:rsidRDefault="00000000">
            <w:pPr>
              <w:pStyle w:val="Compact"/>
              <w:rPr>
                <w:ins w:id="1606" w:author="Matías Castillo-Aguilar" w:date="2026-08-10T02:45:00Z"/>
              </w:rPr>
            </w:pPr>
            <w:ins w:id="1607" w:author="Matías Castillo-Aguilar" w:date="2026-08-10T02:45:00Z">
              <w:r>
                <w:t>0.84 [0.84, 0.84]</w:t>
              </w:r>
            </w:ins>
          </w:p>
        </w:tc>
        <w:tc>
          <w:tcPr>
            <w:tcW w:w="1540" w:type="dxa"/>
          </w:tcPr>
          <w:p w14:paraId="7D1ADDE7" w14:textId="77777777" w:rsidR="009022C7" w:rsidRDefault="00000000">
            <w:pPr>
              <w:pStyle w:val="Compact"/>
              <w:rPr>
                <w:ins w:id="1608" w:author="Matías Castillo-Aguilar" w:date="2026-08-10T02:45:00Z"/>
              </w:rPr>
            </w:pPr>
            <w:ins w:id="1609" w:author="Matías Castillo-Aguilar" w:date="2026-08-10T02:45:00Z">
              <w:r>
                <w:t>0.08 [0.07, 0.1]</w:t>
              </w:r>
            </w:ins>
          </w:p>
        </w:tc>
      </w:tr>
      <w:tr w:rsidR="009022C7" w14:paraId="560B1DCD" w14:textId="77777777">
        <w:trPr>
          <w:ins w:id="1610" w:author="Matías Castillo-Aguilar" w:date="2026-08-10T02:45:00Z"/>
        </w:trPr>
        <w:tc>
          <w:tcPr>
            <w:tcW w:w="1760" w:type="dxa"/>
          </w:tcPr>
          <w:p w14:paraId="7DB691BA" w14:textId="77777777" w:rsidR="009022C7" w:rsidRDefault="00000000">
            <w:pPr>
              <w:pStyle w:val="Compact"/>
              <w:rPr>
                <w:ins w:id="1611" w:author="Matías Castillo-Aguilar" w:date="2026-08-10T02:45:00Z"/>
              </w:rPr>
            </w:pPr>
            <m:oMath>
              <m:r>
                <w:ins w:id="1612" w:author="Matías Castillo-Aguilar" w:date="2026-08-10T02:45:00Z">
                  <w:rPr>
                    <w:rFonts w:ascii="Cambria Math" w:hAnsi="Cambria Math"/>
                  </w:rPr>
                  <m:t>τ</m:t>
                </w:ins>
              </m:r>
            </m:oMath>
            <w:ins w:id="1613" w:author="Matías Castillo-Aguilar" w:date="2026-08-10T02:45:00Z">
              <w:r>
                <w:t xml:space="preserve"> ~ </w:t>
              </w:r>
            </w:ins>
            <m:oMath>
              <m:sSub>
                <m:sSubPr>
                  <m:ctrlPr>
                    <w:ins w:id="1614" w:author="Matías Castillo-Aguilar" w:date="2026-08-10T02:45:00Z">
                      <w:rPr>
                        <w:rFonts w:ascii="Cambria Math" w:hAnsi="Cambria Math"/>
                      </w:rPr>
                    </w:ins>
                  </m:ctrlPr>
                </m:sSubPr>
                <m:e>
                  <m:r>
                    <w:ins w:id="1615" w:author="Matías Castillo-Aguilar" w:date="2026-08-10T02:45:00Z">
                      <w:rPr>
                        <w:rFonts w:ascii="Cambria Math" w:hAnsi="Cambria Math"/>
                      </w:rPr>
                      <m:t>c</m:t>
                    </w:ins>
                  </m:r>
                </m:e>
                <m:sub>
                  <m:r>
                    <w:ins w:id="1616" w:author="Matías Castillo-Aguilar" w:date="2026-08-10T02:45:00Z">
                      <w:rPr>
                        <w:rFonts w:ascii="Cambria Math" w:hAnsi="Cambria Math"/>
                      </w:rPr>
                      <m:t>s</m:t>
                    </w:ins>
                  </m:r>
                </m:sub>
              </m:sSub>
            </m:oMath>
          </w:p>
        </w:tc>
        <w:tc>
          <w:tcPr>
            <w:tcW w:w="1540" w:type="dxa"/>
          </w:tcPr>
          <w:p w14:paraId="60019A2F" w14:textId="77777777" w:rsidR="009022C7" w:rsidRDefault="00000000">
            <w:pPr>
              <w:pStyle w:val="Compact"/>
              <w:rPr>
                <w:ins w:id="1617" w:author="Matías Castillo-Aguilar" w:date="2026-08-10T02:45:00Z"/>
              </w:rPr>
            </w:pPr>
            <w:ins w:id="1618" w:author="Matías Castillo-Aguilar" w:date="2026-08-10T02:45:00Z">
              <w:r>
                <w:t>0.29 [0.28, 0.31]</w:t>
              </w:r>
            </w:ins>
          </w:p>
        </w:tc>
        <w:tc>
          <w:tcPr>
            <w:tcW w:w="1540" w:type="dxa"/>
          </w:tcPr>
          <w:p w14:paraId="3884E29A" w14:textId="77777777" w:rsidR="009022C7" w:rsidRDefault="00000000">
            <w:pPr>
              <w:pStyle w:val="Compact"/>
              <w:rPr>
                <w:ins w:id="1619" w:author="Matías Castillo-Aguilar" w:date="2026-08-10T02:45:00Z"/>
              </w:rPr>
            </w:pPr>
            <w:ins w:id="1620" w:author="Matías Castillo-Aguilar" w:date="2026-08-10T02:45:00Z">
              <w:r>
                <w:t>0.02 [0.01, 0.04]</w:t>
              </w:r>
            </w:ins>
          </w:p>
        </w:tc>
        <w:tc>
          <w:tcPr>
            <w:tcW w:w="1540" w:type="dxa"/>
          </w:tcPr>
          <w:p w14:paraId="5CF60C81" w14:textId="77777777" w:rsidR="009022C7" w:rsidRDefault="00000000">
            <w:pPr>
              <w:pStyle w:val="Compact"/>
              <w:rPr>
                <w:ins w:id="1621" w:author="Matías Castillo-Aguilar" w:date="2026-08-10T02:45:00Z"/>
              </w:rPr>
            </w:pPr>
            <w:ins w:id="1622" w:author="Matías Castillo-Aguilar" w:date="2026-08-10T02:45:00Z">
              <w:r>
                <w:t>0.14 [0.12, 0.15]</w:t>
              </w:r>
            </w:ins>
          </w:p>
        </w:tc>
        <w:tc>
          <w:tcPr>
            <w:tcW w:w="1540" w:type="dxa"/>
          </w:tcPr>
          <w:p w14:paraId="664A938B" w14:textId="77777777" w:rsidR="009022C7" w:rsidRDefault="00000000">
            <w:pPr>
              <w:pStyle w:val="Compact"/>
              <w:rPr>
                <w:ins w:id="1623" w:author="Matías Castillo-Aguilar" w:date="2026-08-10T02:45:00Z"/>
              </w:rPr>
            </w:pPr>
            <w:ins w:id="1624" w:author="Matías Castillo-Aguilar" w:date="2026-08-10T02:45:00Z">
              <w:r>
                <w:t>0.01 [0, 0.02]</w:t>
              </w:r>
            </w:ins>
          </w:p>
        </w:tc>
      </w:tr>
      <w:tr w:rsidR="009022C7" w14:paraId="0614CF1A" w14:textId="77777777">
        <w:trPr>
          <w:cnfStyle w:val="000000100000" w:firstRow="0" w:lastRow="0" w:firstColumn="0" w:lastColumn="0" w:oddVBand="0" w:evenVBand="0" w:oddHBand="1" w:evenHBand="0" w:firstRowFirstColumn="0" w:firstRowLastColumn="0" w:lastRowFirstColumn="0" w:lastRowLastColumn="0"/>
          <w:ins w:id="1625" w:author="Matías Castillo-Aguilar" w:date="2026-08-10T02:45:00Z"/>
        </w:trPr>
        <w:tc>
          <w:tcPr>
            <w:tcW w:w="1760" w:type="dxa"/>
          </w:tcPr>
          <w:p w14:paraId="0383274E" w14:textId="77777777" w:rsidR="009022C7" w:rsidRDefault="00000000">
            <w:pPr>
              <w:pStyle w:val="Compact"/>
              <w:rPr>
                <w:ins w:id="1626" w:author="Matías Castillo-Aguilar" w:date="2026-08-10T02:45:00Z"/>
              </w:rPr>
            </w:pPr>
            <m:oMath>
              <m:sSub>
                <m:sSubPr>
                  <m:ctrlPr>
                    <w:ins w:id="1627" w:author="Matías Castillo-Aguilar" w:date="2026-08-10T02:45:00Z">
                      <w:rPr>
                        <w:rFonts w:ascii="Cambria Math" w:hAnsi="Cambria Math"/>
                      </w:rPr>
                    </w:ins>
                  </m:ctrlPr>
                </m:sSubPr>
                <m:e>
                  <m:r>
                    <w:ins w:id="1628" w:author="Matías Castillo-Aguilar" w:date="2026-08-10T02:45:00Z">
                      <w:rPr>
                        <w:rFonts w:ascii="Cambria Math" w:hAnsi="Cambria Math"/>
                      </w:rPr>
                      <m:t>c</m:t>
                    </w:ins>
                  </m:r>
                </m:e>
                <m:sub>
                  <m:r>
                    <w:ins w:id="1629" w:author="Matías Castillo-Aguilar" w:date="2026-08-10T02:45:00Z">
                      <w:rPr>
                        <w:rFonts w:ascii="Cambria Math" w:hAnsi="Cambria Math"/>
                      </w:rPr>
                      <m:t>r</m:t>
                    </w:ins>
                  </m:r>
                </m:sub>
              </m:sSub>
            </m:oMath>
            <w:ins w:id="1630" w:author="Matías Castillo-Aguilar" w:date="2026-08-10T02:45:00Z">
              <w:r>
                <w:t xml:space="preserve"> ~ </w:t>
              </w:r>
            </w:ins>
            <m:oMath>
              <m:sSub>
                <m:sSubPr>
                  <m:ctrlPr>
                    <w:ins w:id="1631" w:author="Matías Castillo-Aguilar" w:date="2026-08-10T02:45:00Z">
                      <w:rPr>
                        <w:rFonts w:ascii="Cambria Math" w:hAnsi="Cambria Math"/>
                      </w:rPr>
                    </w:ins>
                  </m:ctrlPr>
                </m:sSubPr>
                <m:e>
                  <m:r>
                    <w:ins w:id="1632" w:author="Matías Castillo-Aguilar" w:date="2026-08-10T02:45:00Z">
                      <w:rPr>
                        <w:rFonts w:ascii="Cambria Math" w:hAnsi="Cambria Math"/>
                      </w:rPr>
                      <m:t>α</m:t>
                    </w:ins>
                  </m:r>
                </m:e>
                <m:sub>
                  <m:r>
                    <w:ins w:id="1633" w:author="Matías Castillo-Aguilar" w:date="2026-08-10T02:45:00Z">
                      <w:rPr>
                        <w:rFonts w:ascii="Cambria Math" w:hAnsi="Cambria Math"/>
                      </w:rPr>
                      <m:t>s</m:t>
                    </w:ins>
                  </m:r>
                </m:sub>
              </m:sSub>
            </m:oMath>
          </w:p>
        </w:tc>
        <w:tc>
          <w:tcPr>
            <w:tcW w:w="1540" w:type="dxa"/>
          </w:tcPr>
          <w:p w14:paraId="5987890A" w14:textId="77777777" w:rsidR="009022C7" w:rsidRDefault="00000000">
            <w:pPr>
              <w:pStyle w:val="Compact"/>
              <w:rPr>
                <w:ins w:id="1634" w:author="Matías Castillo-Aguilar" w:date="2026-08-10T02:45:00Z"/>
              </w:rPr>
            </w:pPr>
            <w:ins w:id="1635" w:author="Matías Castillo-Aguilar" w:date="2026-08-10T02:45:00Z">
              <w:r>
                <w:t>-0.58 [-0.59, -0.57]</w:t>
              </w:r>
            </w:ins>
          </w:p>
        </w:tc>
        <w:tc>
          <w:tcPr>
            <w:tcW w:w="1540" w:type="dxa"/>
          </w:tcPr>
          <w:p w14:paraId="3FA13D31" w14:textId="77777777" w:rsidR="009022C7" w:rsidRDefault="00000000">
            <w:pPr>
              <w:pStyle w:val="Compact"/>
              <w:rPr>
                <w:ins w:id="1636" w:author="Matías Castillo-Aguilar" w:date="2026-08-10T02:45:00Z"/>
              </w:rPr>
            </w:pPr>
            <w:ins w:id="1637" w:author="Matías Castillo-Aguilar" w:date="2026-08-10T02:45:00Z">
              <w:r>
                <w:t>-0.03 [-0.04, -0.01]</w:t>
              </w:r>
            </w:ins>
          </w:p>
        </w:tc>
        <w:tc>
          <w:tcPr>
            <w:tcW w:w="1540" w:type="dxa"/>
          </w:tcPr>
          <w:p w14:paraId="27B5649B" w14:textId="77777777" w:rsidR="009022C7" w:rsidRDefault="00000000">
            <w:pPr>
              <w:pStyle w:val="Compact"/>
              <w:rPr>
                <w:ins w:id="1638" w:author="Matías Castillo-Aguilar" w:date="2026-08-10T02:45:00Z"/>
              </w:rPr>
            </w:pPr>
            <w:ins w:id="1639" w:author="Matías Castillo-Aguilar" w:date="2026-08-10T02:45:00Z">
              <w:r>
                <w:t>0 [-0.02, 0.01]</w:t>
              </w:r>
            </w:ins>
          </w:p>
        </w:tc>
        <w:tc>
          <w:tcPr>
            <w:tcW w:w="1540" w:type="dxa"/>
          </w:tcPr>
          <w:p w14:paraId="74E1660C" w14:textId="77777777" w:rsidR="009022C7" w:rsidRDefault="00000000">
            <w:pPr>
              <w:pStyle w:val="Compact"/>
              <w:rPr>
                <w:ins w:id="1640" w:author="Matías Castillo-Aguilar" w:date="2026-08-10T02:45:00Z"/>
              </w:rPr>
            </w:pPr>
            <w:ins w:id="1641" w:author="Matías Castillo-Aguilar" w:date="2026-08-10T02:45:00Z">
              <w:r>
                <w:t>-0.03 [-0.05, -0.02]</w:t>
              </w:r>
            </w:ins>
          </w:p>
        </w:tc>
      </w:tr>
      <w:tr w:rsidR="009022C7" w14:paraId="71ED7860" w14:textId="77777777">
        <w:trPr>
          <w:ins w:id="1642" w:author="Matías Castillo-Aguilar" w:date="2026-08-10T02:45:00Z"/>
        </w:trPr>
        <w:tc>
          <w:tcPr>
            <w:tcW w:w="1760" w:type="dxa"/>
          </w:tcPr>
          <w:p w14:paraId="6759CBEB" w14:textId="77777777" w:rsidR="009022C7" w:rsidRDefault="00000000">
            <w:pPr>
              <w:pStyle w:val="Compact"/>
              <w:rPr>
                <w:ins w:id="1643" w:author="Matías Castillo-Aguilar" w:date="2026-08-10T02:45:00Z"/>
              </w:rPr>
            </w:pPr>
            <m:oMath>
              <m:sSub>
                <m:sSubPr>
                  <m:ctrlPr>
                    <w:ins w:id="1644" w:author="Matías Castillo-Aguilar" w:date="2026-08-10T02:45:00Z">
                      <w:rPr>
                        <w:rFonts w:ascii="Cambria Math" w:hAnsi="Cambria Math"/>
                      </w:rPr>
                    </w:ins>
                  </m:ctrlPr>
                </m:sSubPr>
                <m:e>
                  <m:r>
                    <w:ins w:id="1645" w:author="Matías Castillo-Aguilar" w:date="2026-08-10T02:45:00Z">
                      <w:rPr>
                        <w:rFonts w:ascii="Cambria Math" w:hAnsi="Cambria Math"/>
                      </w:rPr>
                      <m:t>c</m:t>
                    </w:ins>
                  </m:r>
                </m:e>
                <m:sub>
                  <m:r>
                    <w:ins w:id="1646" w:author="Matías Castillo-Aguilar" w:date="2026-08-10T02:45:00Z">
                      <w:rPr>
                        <w:rFonts w:ascii="Cambria Math" w:hAnsi="Cambria Math"/>
                      </w:rPr>
                      <m:t>r</m:t>
                    </w:ins>
                  </m:r>
                </m:sub>
              </m:sSub>
            </m:oMath>
            <w:ins w:id="1647" w:author="Matías Castillo-Aguilar" w:date="2026-08-10T02:45:00Z">
              <w:r>
                <w:t xml:space="preserve"> ~ </w:t>
              </w:r>
            </w:ins>
            <m:oMath>
              <m:sSub>
                <m:sSubPr>
                  <m:ctrlPr>
                    <w:ins w:id="1648" w:author="Matías Castillo-Aguilar" w:date="2026-08-10T02:45:00Z">
                      <w:rPr>
                        <w:rFonts w:ascii="Cambria Math" w:hAnsi="Cambria Math"/>
                      </w:rPr>
                    </w:ins>
                  </m:ctrlPr>
                </m:sSubPr>
                <m:e>
                  <m:r>
                    <w:ins w:id="1649" w:author="Matías Castillo-Aguilar" w:date="2026-08-10T02:45:00Z">
                      <w:rPr>
                        <w:rFonts w:ascii="Cambria Math" w:hAnsi="Cambria Math"/>
                      </w:rPr>
                      <m:t>β</m:t>
                    </w:ins>
                  </m:r>
                </m:e>
                <m:sub>
                  <m:r>
                    <w:ins w:id="1650" w:author="Matías Castillo-Aguilar" w:date="2026-08-10T02:45:00Z">
                      <w:rPr>
                        <w:rFonts w:ascii="Cambria Math" w:hAnsi="Cambria Math"/>
                      </w:rPr>
                      <m:t>s</m:t>
                    </w:ins>
                  </m:r>
                </m:sub>
              </m:sSub>
            </m:oMath>
          </w:p>
        </w:tc>
        <w:tc>
          <w:tcPr>
            <w:tcW w:w="1540" w:type="dxa"/>
          </w:tcPr>
          <w:p w14:paraId="7AF0EE67" w14:textId="77777777" w:rsidR="009022C7" w:rsidRDefault="00000000">
            <w:pPr>
              <w:pStyle w:val="Compact"/>
              <w:rPr>
                <w:ins w:id="1651" w:author="Matías Castillo-Aguilar" w:date="2026-08-10T02:45:00Z"/>
              </w:rPr>
            </w:pPr>
            <w:ins w:id="1652" w:author="Matías Castillo-Aguilar" w:date="2026-08-10T02:45:00Z">
              <w:r>
                <w:t>0.58 [0.57, 0.59]</w:t>
              </w:r>
            </w:ins>
          </w:p>
        </w:tc>
        <w:tc>
          <w:tcPr>
            <w:tcW w:w="1540" w:type="dxa"/>
          </w:tcPr>
          <w:p w14:paraId="07F6E52D" w14:textId="77777777" w:rsidR="009022C7" w:rsidRDefault="00000000">
            <w:pPr>
              <w:pStyle w:val="Compact"/>
              <w:rPr>
                <w:ins w:id="1653" w:author="Matías Castillo-Aguilar" w:date="2026-08-10T02:45:00Z"/>
              </w:rPr>
            </w:pPr>
            <w:ins w:id="1654" w:author="Matías Castillo-Aguilar" w:date="2026-08-10T02:45:00Z">
              <w:r>
                <w:t>0.03 [0.01, 0.04]</w:t>
              </w:r>
            </w:ins>
          </w:p>
        </w:tc>
        <w:tc>
          <w:tcPr>
            <w:tcW w:w="1540" w:type="dxa"/>
          </w:tcPr>
          <w:p w14:paraId="25C29749" w14:textId="77777777" w:rsidR="009022C7" w:rsidRDefault="00000000">
            <w:pPr>
              <w:pStyle w:val="Compact"/>
              <w:rPr>
                <w:ins w:id="1655" w:author="Matías Castillo-Aguilar" w:date="2026-08-10T02:45:00Z"/>
              </w:rPr>
            </w:pPr>
            <w:ins w:id="1656" w:author="Matías Castillo-Aguilar" w:date="2026-08-10T02:45:00Z">
              <w:r>
                <w:t>-0.22 [-0.23, -0.2]</w:t>
              </w:r>
            </w:ins>
          </w:p>
        </w:tc>
        <w:tc>
          <w:tcPr>
            <w:tcW w:w="1540" w:type="dxa"/>
          </w:tcPr>
          <w:p w14:paraId="35329E3E" w14:textId="77777777" w:rsidR="009022C7" w:rsidRDefault="00000000">
            <w:pPr>
              <w:pStyle w:val="Compact"/>
              <w:rPr>
                <w:ins w:id="1657" w:author="Matías Castillo-Aguilar" w:date="2026-08-10T02:45:00Z"/>
              </w:rPr>
            </w:pPr>
            <w:ins w:id="1658" w:author="Matías Castillo-Aguilar" w:date="2026-08-10T02:45:00Z">
              <w:r>
                <w:t>0.03 [0.01, 0.04]</w:t>
              </w:r>
            </w:ins>
          </w:p>
        </w:tc>
      </w:tr>
      <w:tr w:rsidR="009022C7" w14:paraId="749284DD" w14:textId="77777777">
        <w:trPr>
          <w:cnfStyle w:val="000000100000" w:firstRow="0" w:lastRow="0" w:firstColumn="0" w:lastColumn="0" w:oddVBand="0" w:evenVBand="0" w:oddHBand="1" w:evenHBand="0" w:firstRowFirstColumn="0" w:firstRowLastColumn="0" w:lastRowFirstColumn="0" w:lastRowLastColumn="0"/>
          <w:ins w:id="1659" w:author="Matías Castillo-Aguilar" w:date="2026-08-10T02:45:00Z"/>
        </w:trPr>
        <w:tc>
          <w:tcPr>
            <w:tcW w:w="1760" w:type="dxa"/>
          </w:tcPr>
          <w:p w14:paraId="3E30027F" w14:textId="77777777" w:rsidR="009022C7" w:rsidRDefault="00000000">
            <w:pPr>
              <w:pStyle w:val="Compact"/>
              <w:rPr>
                <w:ins w:id="1660" w:author="Matías Castillo-Aguilar" w:date="2026-08-10T02:45:00Z"/>
              </w:rPr>
            </w:pPr>
            <m:oMath>
              <m:sSub>
                <m:sSubPr>
                  <m:ctrlPr>
                    <w:ins w:id="1661" w:author="Matías Castillo-Aguilar" w:date="2026-08-10T02:45:00Z">
                      <w:rPr>
                        <w:rFonts w:ascii="Cambria Math" w:hAnsi="Cambria Math"/>
                      </w:rPr>
                    </w:ins>
                  </m:ctrlPr>
                </m:sSubPr>
                <m:e>
                  <m:r>
                    <w:ins w:id="1662" w:author="Matías Castillo-Aguilar" w:date="2026-08-10T02:45:00Z">
                      <w:rPr>
                        <w:rFonts w:ascii="Cambria Math" w:hAnsi="Cambria Math"/>
                      </w:rPr>
                      <m:t>c</m:t>
                    </w:ins>
                  </m:r>
                </m:e>
                <m:sub>
                  <m:r>
                    <w:ins w:id="1663" w:author="Matías Castillo-Aguilar" w:date="2026-08-10T02:45:00Z">
                      <w:rPr>
                        <w:rFonts w:ascii="Cambria Math" w:hAnsi="Cambria Math"/>
                      </w:rPr>
                      <m:t>r</m:t>
                    </w:ins>
                  </m:r>
                </m:sub>
              </m:sSub>
            </m:oMath>
            <w:ins w:id="1664" w:author="Matías Castillo-Aguilar" w:date="2026-08-10T02:45:00Z">
              <w:r>
                <w:t xml:space="preserve"> ~ </w:t>
              </w:r>
            </w:ins>
            <m:oMath>
              <m:sSub>
                <m:sSubPr>
                  <m:ctrlPr>
                    <w:ins w:id="1665" w:author="Matías Castillo-Aguilar" w:date="2026-08-10T02:45:00Z">
                      <w:rPr>
                        <w:rFonts w:ascii="Cambria Math" w:hAnsi="Cambria Math"/>
                      </w:rPr>
                    </w:ins>
                  </m:ctrlPr>
                </m:sSubPr>
                <m:e>
                  <m:r>
                    <w:ins w:id="1666" w:author="Matías Castillo-Aguilar" w:date="2026-08-10T02:45:00Z">
                      <w:rPr>
                        <w:rFonts w:ascii="Cambria Math" w:hAnsi="Cambria Math"/>
                      </w:rPr>
                      <m:t>c</m:t>
                    </w:ins>
                  </m:r>
                </m:e>
                <m:sub>
                  <m:r>
                    <w:ins w:id="1667" w:author="Matías Castillo-Aguilar" w:date="2026-08-10T02:45:00Z">
                      <w:rPr>
                        <w:rFonts w:ascii="Cambria Math" w:hAnsi="Cambria Math"/>
                      </w:rPr>
                      <m:t>c</m:t>
                    </w:ins>
                  </m:r>
                </m:sub>
              </m:sSub>
            </m:oMath>
          </w:p>
        </w:tc>
        <w:tc>
          <w:tcPr>
            <w:tcW w:w="1540" w:type="dxa"/>
          </w:tcPr>
          <w:p w14:paraId="52DC9349" w14:textId="77777777" w:rsidR="009022C7" w:rsidRDefault="00000000">
            <w:pPr>
              <w:pStyle w:val="Compact"/>
              <w:rPr>
                <w:ins w:id="1668" w:author="Matías Castillo-Aguilar" w:date="2026-08-10T02:45:00Z"/>
              </w:rPr>
            </w:pPr>
            <w:ins w:id="1669" w:author="Matías Castillo-Aguilar" w:date="2026-08-10T02:45:00Z">
              <w:r>
                <w:t>0 [-0.02, 0.01]</w:t>
              </w:r>
            </w:ins>
          </w:p>
        </w:tc>
        <w:tc>
          <w:tcPr>
            <w:tcW w:w="1540" w:type="dxa"/>
          </w:tcPr>
          <w:p w14:paraId="730B267E" w14:textId="77777777" w:rsidR="009022C7" w:rsidRDefault="00000000">
            <w:pPr>
              <w:pStyle w:val="Compact"/>
              <w:rPr>
                <w:ins w:id="1670" w:author="Matías Castillo-Aguilar" w:date="2026-08-10T02:45:00Z"/>
              </w:rPr>
            </w:pPr>
            <w:ins w:id="1671" w:author="Matías Castillo-Aguilar" w:date="2026-08-10T02:45:00Z">
              <w:r>
                <w:t>0 [-0.01, 0.02]</w:t>
              </w:r>
            </w:ins>
          </w:p>
        </w:tc>
        <w:tc>
          <w:tcPr>
            <w:tcW w:w="1540" w:type="dxa"/>
          </w:tcPr>
          <w:p w14:paraId="0DD09AD9" w14:textId="77777777" w:rsidR="009022C7" w:rsidRDefault="00000000">
            <w:pPr>
              <w:pStyle w:val="Compact"/>
              <w:rPr>
                <w:ins w:id="1672" w:author="Matías Castillo-Aguilar" w:date="2026-08-10T02:45:00Z"/>
              </w:rPr>
            </w:pPr>
            <w:ins w:id="1673" w:author="Matías Castillo-Aguilar" w:date="2026-08-10T02:45:00Z">
              <w:r>
                <w:t>0.11 [0.09, 0.12]</w:t>
              </w:r>
            </w:ins>
          </w:p>
        </w:tc>
        <w:tc>
          <w:tcPr>
            <w:tcW w:w="1540" w:type="dxa"/>
          </w:tcPr>
          <w:p w14:paraId="16D1400A" w14:textId="77777777" w:rsidR="009022C7" w:rsidRDefault="00000000">
            <w:pPr>
              <w:pStyle w:val="Compact"/>
              <w:rPr>
                <w:ins w:id="1674" w:author="Matías Castillo-Aguilar" w:date="2026-08-10T02:45:00Z"/>
              </w:rPr>
            </w:pPr>
            <w:ins w:id="1675" w:author="Matías Castillo-Aguilar" w:date="2026-08-10T02:45:00Z">
              <w:r>
                <w:t>-0.01 [-0.03, 0]</w:t>
              </w:r>
            </w:ins>
          </w:p>
        </w:tc>
      </w:tr>
      <w:tr w:rsidR="009022C7" w14:paraId="23C18E2C" w14:textId="77777777">
        <w:trPr>
          <w:ins w:id="1676" w:author="Matías Castillo-Aguilar" w:date="2026-08-10T02:45:00Z"/>
        </w:trPr>
        <w:tc>
          <w:tcPr>
            <w:tcW w:w="1760" w:type="dxa"/>
          </w:tcPr>
          <w:p w14:paraId="34000C32" w14:textId="77777777" w:rsidR="009022C7" w:rsidRDefault="00000000">
            <w:pPr>
              <w:pStyle w:val="Compact"/>
              <w:rPr>
                <w:ins w:id="1677" w:author="Matías Castillo-Aguilar" w:date="2026-08-10T02:45:00Z"/>
              </w:rPr>
            </w:pPr>
            <m:oMath>
              <m:sSub>
                <m:sSubPr>
                  <m:ctrlPr>
                    <w:ins w:id="1678" w:author="Matías Castillo-Aguilar" w:date="2026-08-10T02:45:00Z">
                      <w:rPr>
                        <w:rFonts w:ascii="Cambria Math" w:hAnsi="Cambria Math"/>
                      </w:rPr>
                    </w:ins>
                  </m:ctrlPr>
                </m:sSubPr>
                <m:e>
                  <m:r>
                    <w:ins w:id="1679" w:author="Matías Castillo-Aguilar" w:date="2026-08-10T02:45:00Z">
                      <w:rPr>
                        <w:rFonts w:ascii="Cambria Math" w:hAnsi="Cambria Math"/>
                      </w:rPr>
                      <m:t>c</m:t>
                    </w:ins>
                  </m:r>
                </m:e>
                <m:sub>
                  <m:r>
                    <w:ins w:id="1680" w:author="Matías Castillo-Aguilar" w:date="2026-08-10T02:45:00Z">
                      <w:rPr>
                        <w:rFonts w:ascii="Cambria Math" w:hAnsi="Cambria Math"/>
                      </w:rPr>
                      <m:t>r</m:t>
                    </w:ins>
                  </m:r>
                </m:sub>
              </m:sSub>
            </m:oMath>
            <w:ins w:id="1681" w:author="Matías Castillo-Aguilar" w:date="2026-08-10T02:45:00Z">
              <w:r>
                <w:t xml:space="preserve"> ~ </w:t>
              </w:r>
            </w:ins>
            <m:oMath>
              <m:sSub>
                <m:sSubPr>
                  <m:ctrlPr>
                    <w:ins w:id="1682" w:author="Matías Castillo-Aguilar" w:date="2026-08-10T02:45:00Z">
                      <w:rPr>
                        <w:rFonts w:ascii="Cambria Math" w:hAnsi="Cambria Math"/>
                      </w:rPr>
                    </w:ins>
                  </m:ctrlPr>
                </m:sSubPr>
                <m:e>
                  <m:r>
                    <w:ins w:id="1683" w:author="Matías Castillo-Aguilar" w:date="2026-08-10T02:45:00Z">
                      <w:rPr>
                        <w:rFonts w:ascii="Cambria Math" w:hAnsi="Cambria Math"/>
                      </w:rPr>
                      <m:t>c</m:t>
                    </w:ins>
                  </m:r>
                </m:e>
                <m:sub>
                  <m:r>
                    <w:ins w:id="1684" w:author="Matías Castillo-Aguilar" w:date="2026-08-10T02:45:00Z">
                      <w:rPr>
                        <w:rFonts w:ascii="Cambria Math" w:hAnsi="Cambria Math"/>
                      </w:rPr>
                      <m:t>s</m:t>
                    </w:ins>
                  </m:r>
                </m:sub>
              </m:sSub>
            </m:oMath>
          </w:p>
        </w:tc>
        <w:tc>
          <w:tcPr>
            <w:tcW w:w="1540" w:type="dxa"/>
          </w:tcPr>
          <w:p w14:paraId="00E0A206" w14:textId="77777777" w:rsidR="009022C7" w:rsidRDefault="00000000">
            <w:pPr>
              <w:pStyle w:val="Compact"/>
              <w:rPr>
                <w:ins w:id="1685" w:author="Matías Castillo-Aguilar" w:date="2026-08-10T02:45:00Z"/>
              </w:rPr>
            </w:pPr>
            <w:ins w:id="1686" w:author="Matías Castillo-Aguilar" w:date="2026-08-10T02:45:00Z">
              <w:r>
                <w:t>0.19 [0.18, 0.2]</w:t>
              </w:r>
            </w:ins>
          </w:p>
        </w:tc>
        <w:tc>
          <w:tcPr>
            <w:tcW w:w="1540" w:type="dxa"/>
          </w:tcPr>
          <w:p w14:paraId="44B47B13" w14:textId="77777777" w:rsidR="009022C7" w:rsidRDefault="00000000">
            <w:pPr>
              <w:pStyle w:val="Compact"/>
              <w:rPr>
                <w:ins w:id="1687" w:author="Matías Castillo-Aguilar" w:date="2026-08-10T02:45:00Z"/>
              </w:rPr>
            </w:pPr>
            <w:ins w:id="1688" w:author="Matías Castillo-Aguilar" w:date="2026-08-10T02:45:00Z">
              <w:r>
                <w:t>0.04 [0.03, 0.05]</w:t>
              </w:r>
            </w:ins>
          </w:p>
        </w:tc>
        <w:tc>
          <w:tcPr>
            <w:tcW w:w="1540" w:type="dxa"/>
          </w:tcPr>
          <w:p w14:paraId="5AE258E6" w14:textId="77777777" w:rsidR="009022C7" w:rsidRDefault="00000000">
            <w:pPr>
              <w:pStyle w:val="Compact"/>
              <w:rPr>
                <w:ins w:id="1689" w:author="Matías Castillo-Aguilar" w:date="2026-08-10T02:45:00Z"/>
              </w:rPr>
            </w:pPr>
            <w:ins w:id="1690" w:author="Matías Castillo-Aguilar" w:date="2026-08-10T02:45:00Z">
              <w:r>
                <w:t>0.14 [0.12, 0.15]</w:t>
              </w:r>
            </w:ins>
          </w:p>
        </w:tc>
        <w:tc>
          <w:tcPr>
            <w:tcW w:w="1540" w:type="dxa"/>
          </w:tcPr>
          <w:p w14:paraId="3879626C" w14:textId="77777777" w:rsidR="009022C7" w:rsidRDefault="00000000">
            <w:pPr>
              <w:pStyle w:val="Compact"/>
              <w:rPr>
                <w:ins w:id="1691" w:author="Matías Castillo-Aguilar" w:date="2026-08-10T02:45:00Z"/>
              </w:rPr>
            </w:pPr>
            <w:ins w:id="1692" w:author="Matías Castillo-Aguilar" w:date="2026-08-10T02:45:00Z">
              <w:r>
                <w:t>0.05 [0.03, 0.06]</w:t>
              </w:r>
            </w:ins>
          </w:p>
        </w:tc>
      </w:tr>
      <w:tr w:rsidR="009022C7" w14:paraId="377CFA02" w14:textId="77777777">
        <w:trPr>
          <w:cnfStyle w:val="000000100000" w:firstRow="0" w:lastRow="0" w:firstColumn="0" w:lastColumn="0" w:oddVBand="0" w:evenVBand="0" w:oddHBand="1" w:evenHBand="0" w:firstRowFirstColumn="0" w:firstRowLastColumn="0" w:lastRowFirstColumn="0" w:lastRowLastColumn="0"/>
          <w:ins w:id="1693" w:author="Matías Castillo-Aguilar" w:date="2026-08-10T02:45:00Z"/>
        </w:trPr>
        <w:tc>
          <w:tcPr>
            <w:tcW w:w="1760" w:type="dxa"/>
          </w:tcPr>
          <w:p w14:paraId="5377E5A8" w14:textId="77777777" w:rsidR="009022C7" w:rsidRDefault="00000000">
            <w:pPr>
              <w:pStyle w:val="Compact"/>
              <w:rPr>
                <w:ins w:id="1694" w:author="Matías Castillo-Aguilar" w:date="2026-08-10T02:45:00Z"/>
              </w:rPr>
            </w:pPr>
            <m:oMath>
              <m:sSub>
                <m:sSubPr>
                  <m:ctrlPr>
                    <w:ins w:id="1695" w:author="Matías Castillo-Aguilar" w:date="2026-08-10T02:45:00Z">
                      <w:rPr>
                        <w:rFonts w:ascii="Cambria Math" w:hAnsi="Cambria Math"/>
                      </w:rPr>
                    </w:ins>
                  </m:ctrlPr>
                </m:sSubPr>
                <m:e>
                  <m:r>
                    <w:ins w:id="1696" w:author="Matías Castillo-Aguilar" w:date="2026-08-10T02:45:00Z">
                      <w:rPr>
                        <w:rFonts w:ascii="Cambria Math" w:hAnsi="Cambria Math"/>
                      </w:rPr>
                      <m:t>c</m:t>
                    </w:ins>
                  </m:r>
                </m:e>
                <m:sub>
                  <m:r>
                    <w:ins w:id="1697" w:author="Matías Castillo-Aguilar" w:date="2026-08-10T02:45:00Z">
                      <w:rPr>
                        <w:rFonts w:ascii="Cambria Math" w:hAnsi="Cambria Math"/>
                      </w:rPr>
                      <m:t>s</m:t>
                    </w:ins>
                  </m:r>
                </m:sub>
              </m:sSub>
            </m:oMath>
            <w:ins w:id="1698" w:author="Matías Castillo-Aguilar" w:date="2026-08-10T02:45:00Z">
              <w:r>
                <w:t xml:space="preserve"> ~ </w:t>
              </w:r>
            </w:ins>
            <m:oMath>
              <m:sSub>
                <m:sSubPr>
                  <m:ctrlPr>
                    <w:ins w:id="1699" w:author="Matías Castillo-Aguilar" w:date="2026-08-10T02:45:00Z">
                      <w:rPr>
                        <w:rFonts w:ascii="Cambria Math" w:hAnsi="Cambria Math"/>
                      </w:rPr>
                    </w:ins>
                  </m:ctrlPr>
                </m:sSubPr>
                <m:e>
                  <m:r>
                    <w:ins w:id="1700" w:author="Matías Castillo-Aguilar" w:date="2026-08-10T02:45:00Z">
                      <w:rPr>
                        <w:rFonts w:ascii="Cambria Math" w:hAnsi="Cambria Math"/>
                      </w:rPr>
                      <m:t>c</m:t>
                    </w:ins>
                  </m:r>
                </m:e>
                <m:sub>
                  <m:r>
                    <w:ins w:id="1701" w:author="Matías Castillo-Aguilar" w:date="2026-08-10T02:45:00Z">
                      <w:rPr>
                        <w:rFonts w:ascii="Cambria Math" w:hAnsi="Cambria Math"/>
                      </w:rPr>
                      <m:t>c</m:t>
                    </w:ins>
                  </m:r>
                </m:sub>
              </m:sSub>
            </m:oMath>
          </w:p>
        </w:tc>
        <w:tc>
          <w:tcPr>
            <w:tcW w:w="1540" w:type="dxa"/>
          </w:tcPr>
          <w:p w14:paraId="39B2364C" w14:textId="77777777" w:rsidR="009022C7" w:rsidRDefault="00000000">
            <w:pPr>
              <w:pStyle w:val="Compact"/>
              <w:rPr>
                <w:ins w:id="1702" w:author="Matías Castillo-Aguilar" w:date="2026-08-10T02:45:00Z"/>
              </w:rPr>
            </w:pPr>
            <w:ins w:id="1703" w:author="Matías Castillo-Aguilar" w:date="2026-08-10T02:45:00Z">
              <w:r>
                <w:t>0.08 [0.07, 0.09]</w:t>
              </w:r>
            </w:ins>
          </w:p>
        </w:tc>
        <w:tc>
          <w:tcPr>
            <w:tcW w:w="1540" w:type="dxa"/>
          </w:tcPr>
          <w:p w14:paraId="04D9DA67" w14:textId="77777777" w:rsidR="009022C7" w:rsidRDefault="00000000">
            <w:pPr>
              <w:pStyle w:val="Compact"/>
              <w:rPr>
                <w:ins w:id="1704" w:author="Matías Castillo-Aguilar" w:date="2026-08-10T02:45:00Z"/>
              </w:rPr>
            </w:pPr>
            <w:ins w:id="1705" w:author="Matías Castillo-Aguilar" w:date="2026-08-10T02:45:00Z">
              <w:r>
                <w:t>0.03 [0.01, 0.04]</w:t>
              </w:r>
            </w:ins>
          </w:p>
        </w:tc>
        <w:tc>
          <w:tcPr>
            <w:tcW w:w="1540" w:type="dxa"/>
          </w:tcPr>
          <w:p w14:paraId="349C5E43" w14:textId="77777777" w:rsidR="009022C7" w:rsidRDefault="00000000">
            <w:pPr>
              <w:pStyle w:val="Compact"/>
              <w:rPr>
                <w:ins w:id="1706" w:author="Matías Castillo-Aguilar" w:date="2026-08-10T02:45:00Z"/>
              </w:rPr>
            </w:pPr>
            <w:ins w:id="1707" w:author="Matías Castillo-Aguilar" w:date="2026-08-10T02:45:00Z">
              <w:r>
                <w:t>-0.08 [-0.09, -0.06]</w:t>
              </w:r>
            </w:ins>
          </w:p>
        </w:tc>
        <w:tc>
          <w:tcPr>
            <w:tcW w:w="1540" w:type="dxa"/>
          </w:tcPr>
          <w:p w14:paraId="6DD8F6B2" w14:textId="77777777" w:rsidR="009022C7" w:rsidRDefault="00000000">
            <w:pPr>
              <w:pStyle w:val="Compact"/>
              <w:rPr>
                <w:ins w:id="1708" w:author="Matías Castillo-Aguilar" w:date="2026-08-10T02:45:00Z"/>
              </w:rPr>
            </w:pPr>
            <w:ins w:id="1709" w:author="Matías Castillo-Aguilar" w:date="2026-08-10T02:45:00Z">
              <w:r>
                <w:t>0 [-0.01, 0.02]</w:t>
              </w:r>
            </w:ins>
          </w:p>
        </w:tc>
      </w:tr>
    </w:tbl>
    <w:p w14:paraId="508FF591" w14:textId="77777777" w:rsidR="009022C7" w:rsidRDefault="00000000">
      <w:pPr>
        <w:pStyle w:val="Ttulo2"/>
      </w:pPr>
      <w:bookmarkStart w:id="1710" w:name="s2.2-model-misspecification-analysis"/>
      <w:bookmarkEnd w:id="806"/>
      <w:bookmarkEnd w:id="814"/>
      <w:r>
        <w:t>S2.2: Model Misspecification Analysis</w:t>
      </w:r>
    </w:p>
    <w:p w14:paraId="3DCCA985" w14:textId="472E72C2" w:rsidR="009022C7" w:rsidRDefault="00000000">
      <w:pPr>
        <w:pStyle w:val="Ttulo3"/>
      </w:pPr>
      <w:bookmarkStart w:id="1711" w:name="s2.2.1-asymmetric-recovery-dynamics"/>
      <w:r>
        <w:t xml:space="preserve">S2.2.1: Asymmetric </w:t>
      </w:r>
      <w:del w:id="1712" w:author="Matías Castillo-Aguilar" w:date="2026-08-10T02:45:00Z">
        <w:r>
          <w:delText>Recovery Dynamics</w:delText>
        </w:r>
      </w:del>
      <w:ins w:id="1713" w:author="Matías Castillo-Aguilar" w:date="2026-08-10T02:45:00Z">
        <w:r>
          <w:t>recovery dynamics</w:t>
        </w:r>
      </w:ins>
    </w:p>
    <w:p w14:paraId="6F903818" w14:textId="77777777" w:rsidR="009022C7" w:rsidRDefault="00000000">
      <w:pPr>
        <w:pStyle w:val="FirstParagraph"/>
      </w:pPr>
      <w:r>
        <w:t>We generated a synthetic dataset where the recovery phase followed an exponential decay (a highly asymmetric form) rather than a logistic curve. Supplementary Figure S4 shows the model’s attempt to fit this signal. Contrary to first expected, the model captures the general trend and its functional form fully captures the sharp “knee” and long tail of the exponential decay, managing to adapt to this type of model misspecification during the recovery phase, even in the face of a different data generating processes. This provides additional evidence of the current model architecture’s flexibility.</w:t>
      </w:r>
      <w:ins w:id="1714" w:author="Matías Castillo-Aguilar" w:date="2026-08-10T02:45:00Z">
        <w:r>
          <w:t xml:space="preserve"> We extended the residual diagnostics for this check to include formal statistical testing. Residual analysis indicates the discrepancy between the exponential data generation process and the fitted double-logistic curve introduces minimal structural bias into the error term. We evaluated serial independence using the </w:t>
        </w:r>
        <w:proofErr w:type="spellStart"/>
        <w:r>
          <w:t>Ljung</w:t>
        </w:r>
        <w:proofErr w:type="spellEnd"/>
        <w:r>
          <w:t>-Box test, which yielded a non-significant test statistic (</w:t>
        </w:r>
      </w:ins>
      <m:oMath>
        <m:sSup>
          <m:sSupPr>
            <m:ctrlPr>
              <w:ins w:id="1715" w:author="Matías Castillo-Aguilar" w:date="2026-08-10T02:45:00Z">
                <w:rPr>
                  <w:rFonts w:ascii="Cambria Math" w:hAnsi="Cambria Math"/>
                </w:rPr>
              </w:ins>
            </m:ctrlPr>
          </m:sSupPr>
          <m:e>
            <m:r>
              <w:ins w:id="1716" w:author="Matías Castillo-Aguilar" w:date="2026-08-10T02:45:00Z">
                <w:rPr>
                  <w:rFonts w:ascii="Cambria Math" w:hAnsi="Cambria Math"/>
                </w:rPr>
                <m:t>χ</m:t>
              </w:ins>
            </m:r>
          </m:e>
          <m:sup>
            <m:r>
              <w:ins w:id="1717" w:author="Matías Castillo-Aguilar" w:date="2026-08-10T02:45:00Z">
                <w:rPr>
                  <w:rFonts w:ascii="Cambria Math" w:hAnsi="Cambria Math"/>
                </w:rPr>
                <m:t>2</m:t>
              </w:ins>
            </m:r>
          </m:sup>
        </m:sSup>
        <m:d>
          <m:dPr>
            <m:ctrlPr>
              <w:ins w:id="1718" w:author="Matías Castillo-Aguilar" w:date="2026-08-10T02:45:00Z">
                <w:rPr>
                  <w:rFonts w:ascii="Cambria Math" w:hAnsi="Cambria Math"/>
                </w:rPr>
              </w:ins>
            </m:ctrlPr>
          </m:dPr>
          <m:e>
            <m:r>
              <w:ins w:id="1719" w:author="Matías Castillo-Aguilar" w:date="2026-08-10T02:45:00Z">
                <w:rPr>
                  <w:rFonts w:ascii="Cambria Math" w:hAnsi="Cambria Math"/>
                </w:rPr>
                <m:t>10</m:t>
              </w:ins>
            </m:r>
          </m:e>
        </m:d>
      </m:oMath>
      <w:ins w:id="1720" w:author="Matías Castillo-Aguilar" w:date="2026-08-10T02:45:00Z">
        <w:r>
          <w:t xml:space="preserve"> = 10.456, p-value = 0.4015). We assessed the normality of the error distr</w:t>
        </w:r>
        <w:proofErr w:type="spellStart"/>
        <w:r>
          <w:t>ibution</w:t>
        </w:r>
        <w:proofErr w:type="spellEnd"/>
        <w:r>
          <w:t xml:space="preserve"> via the Shapiro-Wilk test, producing a W-statistic of 0.9984 (p-value = 0.331).</w:t>
        </w:r>
      </w:ins>
    </w:p>
    <w:p w14:paraId="5BF5586A" w14:textId="77777777" w:rsidR="009A2C1E" w:rsidRDefault="00FD3C27">
      <w:pPr>
        <w:pStyle w:val="Textoindependiente"/>
        <w:rPr>
          <w:del w:id="1721" w:author="Matías Castillo-Aguilar" w:date="2026-08-10T02:45:00Z"/>
        </w:rPr>
      </w:pPr>
      <w:del w:id="1722" w:author="Matías Castillo-Aguilar" w:date="2026-08-10T02:45:00Z">
        <w:r>
          <w:rPr>
            <w:noProof/>
          </w:rPr>
          <w:lastRenderedPageBreak/>
          <w:drawing>
            <wp:inline distT="0" distB="0" distL="0" distR="0" wp14:anchorId="6E4DAF79" wp14:editId="3551B469">
              <wp:extent cx="5612130" cy="5612130"/>
              <wp:effectExtent l="0" t="0" r="0" b="0"/>
              <wp:docPr id="94567976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79764" name="Imagen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0AC4D653" w14:textId="77777777" w:rsidR="009022C7" w:rsidRDefault="00000000">
      <w:pPr>
        <w:pStyle w:val="Textoindependiente"/>
        <w:rPr>
          <w:ins w:id="1723" w:author="Matías Castillo-Aguilar" w:date="2026-08-10T02:45:00Z"/>
        </w:rPr>
      </w:pPr>
      <w:ins w:id="1724" w:author="Matías Castillo-Aguilar" w:date="2026-08-10T02:45:00Z">
        <w:r>
          <w:rPr>
            <w:noProof/>
          </w:rPr>
          <w:drawing>
            <wp:inline distT="0" distB="0" distL="0" distR="0">
              <wp:extent cx="5600700" cy="5600700"/>
              <wp:effectExtent l="0" t="0" r="0" b="0"/>
              <wp:docPr id="42" name="Imagen 8"/>
              <wp:cNvGraphicFramePr/>
              <a:graphic xmlns:a="http://schemas.openxmlformats.org/drawingml/2006/main">
                <a:graphicData uri="http://schemas.openxmlformats.org/drawingml/2006/picture">
                  <pic:pic xmlns:pic="http://schemas.openxmlformats.org/drawingml/2006/picture">
                    <pic:nvPicPr>
                      <pic:cNvPr id="43" name="Picture" descr="figures/fig-asymetric.pdf"/>
                      <pic:cNvPicPr>
                        <a:picLocks noChangeAspect="1" noChangeArrowheads="1"/>
                      </pic:cNvPicPr>
                    </pic:nvPicPr>
                    <pic:blipFill>
                      <a:blip r:embed="rId13"/>
                      <a:stretch>
                        <a:fillRect/>
                      </a:stretch>
                    </pic:blipFill>
                    <pic:spPr bwMode="auto">
                      <a:xfrm>
                        <a:off x="0" y="0"/>
                        <a:ext cx="5600700" cy="5600700"/>
                      </a:xfrm>
                      <a:prstGeom prst="rect">
                        <a:avLst/>
                      </a:prstGeom>
                      <a:noFill/>
                      <a:ln w="9525">
                        <a:noFill/>
                        <a:headEnd/>
                        <a:tailEnd/>
                      </a:ln>
                    </pic:spPr>
                  </pic:pic>
                </a:graphicData>
              </a:graphic>
            </wp:inline>
          </w:drawing>
        </w:r>
      </w:ins>
    </w:p>
    <w:p w14:paraId="3C5EED51" w14:textId="77777777" w:rsidR="009022C7" w:rsidRDefault="00000000">
      <w:pPr>
        <w:pStyle w:val="Textoindependiente"/>
      </w:pPr>
      <w:r>
        <w:rPr>
          <w:b/>
          <w:bCs/>
        </w:rPr>
        <w:t>Supplementary Figure S4: Model Fit to Asymmetric Recovery Data.</w:t>
      </w:r>
      <w:r>
        <w:t xml:space="preserve"> The left panel shows the true underlying heart trajectory (blue line). Right panel shows the model’s posterior trajectory (red line) and 95% highest density interval (shaded area in red) is overlaid on synthetic data with an exponential recovery with gaussian noise (grey line).</w:t>
      </w:r>
    </w:p>
    <w:p w14:paraId="20C31AFD" w14:textId="77777777" w:rsidR="009022C7" w:rsidRDefault="00000000">
      <w:pPr>
        <w:pStyle w:val="Textoindependiente"/>
      </w:pPr>
      <w:r>
        <w:t>The R code and model parameters used to generate the data can be seen in the following code block:</w:t>
      </w:r>
    </w:p>
    <w:p w14:paraId="77EF1839" w14:textId="77777777" w:rsidR="009022C7" w:rsidRDefault="00000000">
      <w:pPr>
        <w:pStyle w:val="SourceCode"/>
      </w:pPr>
      <w:r>
        <w:rPr>
          <w:rStyle w:val="CommentTok"/>
        </w:rPr>
        <w:t># --- 1. Define Helper Functions ---</w:t>
      </w:r>
      <w:r>
        <w:br/>
      </w:r>
      <w:r>
        <w:br/>
      </w:r>
      <w:r>
        <w:rPr>
          <w:rStyle w:val="CommentTok"/>
        </w:rPr>
        <w:t># Standard logistic (sigmoid) function</w:t>
      </w:r>
      <w:r>
        <w:br/>
      </w:r>
      <w:r>
        <w:rPr>
          <w:rStyle w:val="NormalTok"/>
        </w:rPr>
        <w:t xml:space="preserve">logistic_curve </w:t>
      </w:r>
      <w:r>
        <w:rPr>
          <w:rStyle w:val="OtherTok"/>
        </w:rPr>
        <w:t>&lt;-</w:t>
      </w:r>
      <w:r>
        <w:rPr>
          <w:rStyle w:val="NormalTok"/>
        </w:rPr>
        <w:t xml:space="preserve"> </w:t>
      </w:r>
      <w:r>
        <w:rPr>
          <w:rStyle w:val="ControlFlowTok"/>
        </w:rPr>
        <w:t>function</w:t>
      </w:r>
      <w:r>
        <w:rPr>
          <w:rStyle w:val="NormalTok"/>
        </w:rPr>
        <w:t>(t, location, rate) {</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rate </w:t>
      </w:r>
      <w:r>
        <w:rPr>
          <w:rStyle w:val="SpecialCharTok"/>
        </w:rPr>
        <w:t>*</w:t>
      </w:r>
      <w:r>
        <w:rPr>
          <w:rStyle w:val="NormalTok"/>
        </w:rPr>
        <w:t xml:space="preserve"> (t </w:t>
      </w:r>
      <w:r>
        <w:rPr>
          <w:rStyle w:val="SpecialCharTok"/>
        </w:rPr>
        <w:t>-</w:t>
      </w:r>
      <w:r>
        <w:rPr>
          <w:rStyle w:val="NormalTok"/>
        </w:rPr>
        <w:t xml:space="preserve"> location)))</w:t>
      </w:r>
      <w:r>
        <w:br/>
      </w:r>
      <w:r>
        <w:rPr>
          <w:rStyle w:val="NormalTok"/>
        </w:rPr>
        <w:lastRenderedPageBreak/>
        <w:t>}</w:t>
      </w:r>
      <w:r>
        <w:br/>
      </w:r>
      <w:r>
        <w:br/>
      </w:r>
      <w:r>
        <w:rPr>
          <w:rStyle w:val="CommentTok"/>
        </w:rPr>
        <w:t># Asymmetric exponential recovery curve (shaped like a CDF)</w:t>
      </w:r>
      <w:r>
        <w:br/>
      </w:r>
      <w:r>
        <w:rPr>
          <w:rStyle w:val="NormalTok"/>
        </w:rPr>
        <w:t xml:space="preserve">exponential_recovery </w:t>
      </w:r>
      <w:r>
        <w:rPr>
          <w:rStyle w:val="OtherTok"/>
        </w:rPr>
        <w:t>&lt;-</w:t>
      </w:r>
      <w:r>
        <w:rPr>
          <w:rStyle w:val="NormalTok"/>
        </w:rPr>
        <w:t xml:space="preserve"> </w:t>
      </w:r>
      <w:r>
        <w:rPr>
          <w:rStyle w:val="ControlFlowTok"/>
        </w:rPr>
        <w:t>function</w:t>
      </w:r>
      <w:r>
        <w:rPr>
          <w:rStyle w:val="NormalTok"/>
        </w:rPr>
        <w:t>(t, start_time, rate) {</w:t>
      </w:r>
      <w:r>
        <w:br/>
      </w:r>
      <w:r>
        <w:rPr>
          <w:rStyle w:val="NormalTok"/>
        </w:rPr>
        <w:t xml:space="preserve">  </w:t>
      </w:r>
      <w:r>
        <w:rPr>
          <w:rStyle w:val="CommentTok"/>
        </w:rPr>
        <w:t># Time since the recovery event started</w:t>
      </w:r>
      <w:r>
        <w:br/>
      </w:r>
      <w:r>
        <w:rPr>
          <w:rStyle w:val="NormalTok"/>
        </w:rPr>
        <w:t xml:space="preserve">  time_since_start </w:t>
      </w:r>
      <w:r>
        <w:rPr>
          <w:rStyle w:val="OtherTok"/>
        </w:rPr>
        <w:t>&lt;-</w:t>
      </w:r>
      <w:r>
        <w:rPr>
          <w:rStyle w:val="NormalTok"/>
        </w:rPr>
        <w:t xml:space="preserve"> </w:t>
      </w:r>
      <w:r>
        <w:rPr>
          <w:rStyle w:val="FunctionTok"/>
        </w:rPr>
        <w:t>pmax</w:t>
      </w:r>
      <w:r>
        <w:rPr>
          <w:rStyle w:val="NormalTok"/>
        </w:rPr>
        <w:t>(</w:t>
      </w:r>
      <w:r>
        <w:rPr>
          <w:rStyle w:val="DecValTok"/>
        </w:rPr>
        <w:t>0</w:t>
      </w:r>
      <w:r>
        <w:rPr>
          <w:rStyle w:val="NormalTok"/>
        </w:rPr>
        <w:t xml:space="preserve">, t </w:t>
      </w:r>
      <w:r>
        <w:rPr>
          <w:rStyle w:val="SpecialCharTok"/>
        </w:rPr>
        <w:t>-</w:t>
      </w:r>
      <w:r>
        <w:rPr>
          <w:rStyle w:val="NormalTok"/>
        </w:rPr>
        <w:t xml:space="preserve"> start_time)</w:t>
      </w:r>
      <w:r>
        <w:br/>
      </w:r>
      <w:r>
        <w:rPr>
          <w:rStyle w:val="NormalTok"/>
        </w:rPr>
        <w:t xml:space="preserve">  </w:t>
      </w:r>
      <w:r>
        <w:rPr>
          <w:rStyle w:val="CommentTok"/>
        </w:rPr>
        <w:t># Cumulative exponential function, scaled from 0 to 1</w:t>
      </w:r>
      <w:r>
        <w:br/>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 xml:space="preserve">rate </w:t>
      </w:r>
      <w:r>
        <w:rPr>
          <w:rStyle w:val="SpecialCharTok"/>
        </w:rPr>
        <w:t>*</w:t>
      </w:r>
      <w:r>
        <w:rPr>
          <w:rStyle w:val="NormalTok"/>
        </w:rPr>
        <w:t xml:space="preserve"> time_since_start)</w:t>
      </w:r>
      <w:r>
        <w:br/>
      </w:r>
      <w:r>
        <w:rPr>
          <w:rStyle w:val="NormalTok"/>
        </w:rPr>
        <w:t>}</w:t>
      </w:r>
      <w:r>
        <w:br/>
      </w:r>
      <w:r>
        <w:br/>
      </w:r>
      <w:r>
        <w:br/>
      </w:r>
      <w:r>
        <w:rPr>
          <w:rStyle w:val="CommentTok"/>
        </w:rPr>
        <w:t># --- 2. Set Simulation Parameters ---</w:t>
      </w:r>
      <w:r>
        <w:br/>
      </w:r>
      <w:r>
        <w:br/>
      </w:r>
      <w:r>
        <w:rPr>
          <w:rStyle w:val="CommentTok"/>
        </w:rPr>
        <w:t># Time parameters</w:t>
      </w:r>
      <w:r>
        <w:br/>
      </w:r>
      <w:r>
        <w:rPr>
          <w:rStyle w:val="NormalTok"/>
        </w:rPr>
        <w:t xml:space="preserve">N      </w:t>
      </w:r>
      <w:r>
        <w:rPr>
          <w:rStyle w:val="OtherTok"/>
        </w:rPr>
        <w:t>&lt;-</w:t>
      </w:r>
      <w:r>
        <w:rPr>
          <w:rStyle w:val="NormalTok"/>
        </w:rPr>
        <w:t xml:space="preserve"> </w:t>
      </w:r>
      <w:r>
        <w:rPr>
          <w:rStyle w:val="DecValTok"/>
        </w:rPr>
        <w:t>1200</w:t>
      </w:r>
      <w:r>
        <w:rPr>
          <w:rStyle w:val="NormalTok"/>
        </w:rPr>
        <w:t xml:space="preserve">   </w:t>
      </w:r>
      <w:r>
        <w:rPr>
          <w:rStyle w:val="CommentTok"/>
        </w:rPr>
        <w:t># Number of data points (e.g., 20 minutes at 1 Hz)</w:t>
      </w:r>
      <w:r>
        <w:br/>
      </w:r>
      <w:r>
        <w:rPr>
          <w:rStyle w:val="NormalTok"/>
        </w:rPr>
        <w:t xml:space="preserve">t      </w:t>
      </w:r>
      <w:r>
        <w:rPr>
          <w:rStyle w:val="OtherTok"/>
        </w:rPr>
        <w:t>&lt;-</w:t>
      </w:r>
      <w:r>
        <w:rPr>
          <w:rStyle w:val="NormalTok"/>
        </w:rPr>
        <w:t xml:space="preserve"> </w:t>
      </w:r>
      <w:r>
        <w:rPr>
          <w:rStyle w:val="FunctionTok"/>
        </w:rPr>
        <w:t>seq</w:t>
      </w:r>
      <w:r>
        <w:rPr>
          <w:rStyle w:val="NormalTok"/>
        </w:rPr>
        <w:t>(</w:t>
      </w:r>
      <w:r>
        <w:rPr>
          <w:rStyle w:val="AttributeTok"/>
        </w:rPr>
        <w:t>from =</w:t>
      </w:r>
      <w:r>
        <w:rPr>
          <w:rStyle w:val="NormalTok"/>
        </w:rPr>
        <w:t xml:space="preserve"> </w:t>
      </w:r>
      <w:r>
        <w:rPr>
          <w:rStyle w:val="DecValTok"/>
        </w:rPr>
        <w:t>0</w:t>
      </w:r>
      <w:r>
        <w:rPr>
          <w:rStyle w:val="NormalTok"/>
        </w:rPr>
        <w:t xml:space="preserve">, </w:t>
      </w:r>
      <w:r>
        <w:rPr>
          <w:rStyle w:val="AttributeTok"/>
        </w:rPr>
        <w:t>to =</w:t>
      </w:r>
      <w:r>
        <w:rPr>
          <w:rStyle w:val="NormalTok"/>
        </w:rPr>
        <w:t xml:space="preserve"> </w:t>
      </w:r>
      <w:r>
        <w:rPr>
          <w:rStyle w:val="DecValTok"/>
        </w:rPr>
        <w:t>15</w:t>
      </w:r>
      <w:r>
        <w:rPr>
          <w:rStyle w:val="NormalTok"/>
        </w:rPr>
        <w:t xml:space="preserve">, </w:t>
      </w:r>
      <w:r>
        <w:rPr>
          <w:rStyle w:val="AttributeTok"/>
        </w:rPr>
        <w:t>length.out =</w:t>
      </w:r>
      <w:r>
        <w:rPr>
          <w:rStyle w:val="NormalTok"/>
        </w:rPr>
        <w:t xml:space="preserve"> N) </w:t>
      </w:r>
      <w:r>
        <w:rPr>
          <w:rStyle w:val="CommentTok"/>
        </w:rPr>
        <w:t># Time vector in minutes</w:t>
      </w:r>
      <w:r>
        <w:br/>
      </w:r>
      <w:r>
        <w:rPr>
          <w:rStyle w:val="NormalTok"/>
        </w:rPr>
        <w:t xml:space="preserve">tau    </w:t>
      </w:r>
      <w:r>
        <w:rPr>
          <w:rStyle w:val="OtherTok"/>
        </w:rPr>
        <w:t>&lt;-</w:t>
      </w:r>
      <w:r>
        <w:rPr>
          <w:rStyle w:val="NormalTok"/>
        </w:rPr>
        <w:t xml:space="preserve"> </w:t>
      </w:r>
      <w:r>
        <w:rPr>
          <w:rStyle w:val="DecValTok"/>
        </w:rPr>
        <w:t>5</w:t>
      </w:r>
      <w:r>
        <w:rPr>
          <w:rStyle w:val="NormalTok"/>
        </w:rPr>
        <w:t xml:space="preserve">      </w:t>
      </w:r>
      <w:r>
        <w:rPr>
          <w:rStyle w:val="CommentTok"/>
        </w:rPr>
        <w:t># Time of perturbation event (minutes)</w:t>
      </w:r>
      <w:r>
        <w:br/>
      </w:r>
      <w:r>
        <w:rPr>
          <w:rStyle w:val="NormalTok"/>
        </w:rPr>
        <w:t xml:space="preserve">delta  </w:t>
      </w:r>
      <w:r>
        <w:rPr>
          <w:rStyle w:val="OtherTok"/>
        </w:rPr>
        <w:t>&lt;-</w:t>
      </w:r>
      <w:r>
        <w:rPr>
          <w:rStyle w:val="NormalTok"/>
        </w:rPr>
        <w:t xml:space="preserve"> </w:t>
      </w:r>
      <w:r>
        <w:rPr>
          <w:rStyle w:val="DecValTok"/>
        </w:rPr>
        <w:t>1</w:t>
      </w:r>
      <w:r>
        <w:rPr>
          <w:rStyle w:val="NormalTok"/>
        </w:rPr>
        <w:t xml:space="preserve">      </w:t>
      </w:r>
      <w:r>
        <w:rPr>
          <w:rStyle w:val="CommentTok"/>
        </w:rPr>
        <w:t># Delay between perturbation and recovery onset (minutes)</w:t>
      </w:r>
      <w:r>
        <w:br/>
      </w:r>
      <w:r>
        <w:rPr>
          <w:rStyle w:val="NormalTok"/>
        </w:rPr>
        <w:t xml:space="preserve">lambda </w:t>
      </w:r>
      <w:r>
        <w:rPr>
          <w:rStyle w:val="OtherTok"/>
        </w:rPr>
        <w:t>&lt;-</w:t>
      </w:r>
      <w:r>
        <w:rPr>
          <w:rStyle w:val="NormalTok"/>
        </w:rPr>
        <w:t xml:space="preserve"> </w:t>
      </w:r>
      <w:r>
        <w:rPr>
          <w:rStyle w:val="DecValTok"/>
        </w:rPr>
        <w:t>5</w:t>
      </w:r>
      <w:r>
        <w:rPr>
          <w:rStyle w:val="NormalTok"/>
        </w:rPr>
        <w:t xml:space="preserve">      </w:t>
      </w:r>
      <w:r>
        <w:rPr>
          <w:rStyle w:val="CommentTok"/>
        </w:rPr>
        <w:t># Rate/steepness of the logistic perturbation</w:t>
      </w:r>
      <w:r>
        <w:br/>
      </w:r>
      <w:r>
        <w:rPr>
          <w:rStyle w:val="NormalTok"/>
        </w:rPr>
        <w:t xml:space="preserve">phi    </w:t>
      </w:r>
      <w:r>
        <w:rPr>
          <w:rStyle w:val="OtherTok"/>
        </w:rPr>
        <w:t>&lt;-</w:t>
      </w:r>
      <w:r>
        <w:rPr>
          <w:rStyle w:val="NormalTok"/>
        </w:rPr>
        <w:t xml:space="preserve"> </w:t>
      </w:r>
      <w:r>
        <w:rPr>
          <w:rStyle w:val="FloatTok"/>
        </w:rPr>
        <w:t>0.8</w:t>
      </w:r>
      <w:r>
        <w:rPr>
          <w:rStyle w:val="NormalTok"/>
        </w:rPr>
        <w:t xml:space="preserve">    </w:t>
      </w:r>
      <w:r>
        <w:rPr>
          <w:rStyle w:val="CommentTok"/>
        </w:rPr>
        <w:t># Rate of the exponential recovery (lower = slower recovery)</w:t>
      </w:r>
      <w:r>
        <w:br/>
      </w:r>
      <w:r>
        <w:br/>
      </w:r>
      <w:r>
        <w:rPr>
          <w:rStyle w:val="CommentTok"/>
        </w:rPr>
        <w:t># RRi amplitude parameters</w:t>
      </w:r>
      <w:r>
        <w:br/>
      </w:r>
      <w:r>
        <w:rPr>
          <w:rStyle w:val="NormalTok"/>
        </w:rPr>
        <w:t xml:space="preserve">alpha  </w:t>
      </w:r>
      <w:r>
        <w:rPr>
          <w:rStyle w:val="OtherTok"/>
        </w:rPr>
        <w:t>&lt;-</w:t>
      </w:r>
      <w:r>
        <w:rPr>
          <w:rStyle w:val="NormalTok"/>
        </w:rPr>
        <w:t xml:space="preserve"> </w:t>
      </w:r>
      <w:r>
        <w:rPr>
          <w:rStyle w:val="DecValTok"/>
        </w:rPr>
        <w:t>1000</w:t>
      </w:r>
      <w:r>
        <w:rPr>
          <w:rStyle w:val="NormalTok"/>
        </w:rPr>
        <w:t xml:space="preserve">   </w:t>
      </w:r>
      <w:r>
        <w:rPr>
          <w:rStyle w:val="CommentTok"/>
        </w:rPr>
        <w:t># Initial baseline RRi (ms)</w:t>
      </w:r>
      <w:r>
        <w:br/>
      </w:r>
      <w:r>
        <w:rPr>
          <w:rStyle w:val="NormalTok"/>
        </w:rPr>
        <w:t xml:space="preserve">beta   </w:t>
      </w:r>
      <w:r>
        <w:rPr>
          <w:rStyle w:val="OtherTok"/>
        </w:rPr>
        <w:t>&lt;-</w:t>
      </w:r>
      <w:r>
        <w:rPr>
          <w:rStyle w:val="NormalTok"/>
        </w:rPr>
        <w:t xml:space="preserve"> </w:t>
      </w:r>
      <w:r>
        <w:rPr>
          <w:rStyle w:val="SpecialCharTok"/>
        </w:rPr>
        <w:t>-</w:t>
      </w:r>
      <w:r>
        <w:rPr>
          <w:rStyle w:val="DecValTok"/>
        </w:rPr>
        <w:t>300</w:t>
      </w:r>
      <w:r>
        <w:rPr>
          <w:rStyle w:val="NormalTok"/>
        </w:rPr>
        <w:t xml:space="preserve">    </w:t>
      </w:r>
      <w:r>
        <w:rPr>
          <w:rStyle w:val="CommentTok"/>
        </w:rPr>
        <w:t># Magnitude of the RRi drop (ms)</w:t>
      </w:r>
      <w:r>
        <w:br/>
      </w:r>
      <w:r>
        <w:rPr>
          <w:rStyle w:val="NormalTok"/>
        </w:rPr>
        <w:t xml:space="preserve">c_r    </w:t>
      </w:r>
      <w:r>
        <w:rPr>
          <w:rStyle w:val="OtherTok"/>
        </w:rPr>
        <w:t>&lt;-</w:t>
      </w:r>
      <w:r>
        <w:rPr>
          <w:rStyle w:val="NormalTok"/>
        </w:rPr>
        <w:t xml:space="preserve"> </w:t>
      </w:r>
      <w:r>
        <w:rPr>
          <w:rStyle w:val="FloatTok"/>
        </w:rPr>
        <w:t>0.90</w:t>
      </w:r>
      <w:r>
        <w:rPr>
          <w:rStyle w:val="NormalTok"/>
        </w:rPr>
        <w:t xml:space="preserve">   </w:t>
      </w:r>
      <w:r>
        <w:rPr>
          <w:rStyle w:val="CommentTok"/>
        </w:rPr>
        <w:t># Fractional recovery (0.9 = 90% recovery of the drop)</w:t>
      </w:r>
      <w:r>
        <w:br/>
      </w:r>
      <w:r>
        <w:br/>
      </w:r>
      <w:r>
        <w:rPr>
          <w:rStyle w:val="CommentTok"/>
        </w:rPr>
        <w:t># Noise parameter</w:t>
      </w:r>
      <w:r>
        <w:br/>
      </w:r>
      <w:r>
        <w:rPr>
          <w:rStyle w:val="NormalTok"/>
        </w:rPr>
        <w:t xml:space="preserve">sigma  </w:t>
      </w:r>
      <w:r>
        <w:rPr>
          <w:rStyle w:val="OtherTok"/>
        </w:rPr>
        <w:t>&lt;-</w:t>
      </w:r>
      <w:r>
        <w:rPr>
          <w:rStyle w:val="NormalTok"/>
        </w:rPr>
        <w:t xml:space="preserve"> </w:t>
      </w:r>
      <w:r>
        <w:rPr>
          <w:rStyle w:val="DecValTok"/>
        </w:rPr>
        <w:t>15</w:t>
      </w:r>
      <w:r>
        <w:rPr>
          <w:rStyle w:val="NormalTok"/>
        </w:rPr>
        <w:t xml:space="preserve">     </w:t>
      </w:r>
      <w:r>
        <w:rPr>
          <w:rStyle w:val="CommentTok"/>
        </w:rPr>
        <w:t># Standard deviation of the residual noise (ms)</w:t>
      </w:r>
      <w:r>
        <w:br/>
      </w:r>
      <w:r>
        <w:br/>
      </w:r>
      <w:r>
        <w:br/>
      </w:r>
      <w:r>
        <w:rPr>
          <w:rStyle w:val="CommentTok"/>
        </w:rPr>
        <w:t># --- 3. Generate the Time Series ---</w:t>
      </w:r>
      <w:r>
        <w:br/>
      </w:r>
      <w:r>
        <w:br/>
      </w:r>
      <w:r>
        <w:rPr>
          <w:rStyle w:val="CommentTok"/>
        </w:rPr>
        <w:t># Create the perturbation and recovery building blocks</w:t>
      </w:r>
      <w:r>
        <w:br/>
      </w:r>
      <w:r>
        <w:rPr>
          <w:rStyle w:val="NormalTok"/>
        </w:rPr>
        <w:t xml:space="preserve">perturbation </w:t>
      </w:r>
      <w:r>
        <w:rPr>
          <w:rStyle w:val="OtherTok"/>
        </w:rPr>
        <w:t>&lt;-</w:t>
      </w:r>
      <w:r>
        <w:rPr>
          <w:rStyle w:val="NormalTok"/>
        </w:rPr>
        <w:t xml:space="preserve"> </w:t>
      </w:r>
      <w:r>
        <w:rPr>
          <w:rStyle w:val="FunctionTok"/>
        </w:rPr>
        <w:t>logistic_curve</w:t>
      </w:r>
      <w:r>
        <w:rPr>
          <w:rStyle w:val="NormalTok"/>
        </w:rPr>
        <w:t xml:space="preserve">(t, </w:t>
      </w:r>
      <w:r>
        <w:rPr>
          <w:rStyle w:val="AttributeTok"/>
        </w:rPr>
        <w:t>location =</w:t>
      </w:r>
      <w:r>
        <w:rPr>
          <w:rStyle w:val="NormalTok"/>
        </w:rPr>
        <w:t xml:space="preserve"> tau, </w:t>
      </w:r>
      <w:r>
        <w:rPr>
          <w:rStyle w:val="AttributeTok"/>
        </w:rPr>
        <w:t>rate =</w:t>
      </w:r>
      <w:r>
        <w:rPr>
          <w:rStyle w:val="NormalTok"/>
        </w:rPr>
        <w:t xml:space="preserve"> lambda)</w:t>
      </w:r>
      <w:r>
        <w:br/>
      </w:r>
      <w:r>
        <w:rPr>
          <w:rStyle w:val="NormalTok"/>
        </w:rPr>
        <w:t xml:space="preserve">recovery     </w:t>
      </w:r>
      <w:r>
        <w:rPr>
          <w:rStyle w:val="OtherTok"/>
        </w:rPr>
        <w:t>&lt;-</w:t>
      </w:r>
      <w:r>
        <w:rPr>
          <w:rStyle w:val="NormalTok"/>
        </w:rPr>
        <w:t xml:space="preserve"> </w:t>
      </w:r>
      <w:r>
        <w:rPr>
          <w:rStyle w:val="FunctionTok"/>
        </w:rPr>
        <w:t>exponential_recovery</w:t>
      </w:r>
      <w:r>
        <w:rPr>
          <w:rStyle w:val="NormalTok"/>
        </w:rPr>
        <w:t xml:space="preserve">(t, </w:t>
      </w:r>
      <w:r>
        <w:rPr>
          <w:rStyle w:val="AttributeTok"/>
        </w:rPr>
        <w:t>start_time =</w:t>
      </w:r>
      <w:r>
        <w:rPr>
          <w:rStyle w:val="NormalTok"/>
        </w:rPr>
        <w:t xml:space="preserve"> tau </w:t>
      </w:r>
      <w:r>
        <w:rPr>
          <w:rStyle w:val="SpecialCharTok"/>
        </w:rPr>
        <w:t>+</w:t>
      </w:r>
      <w:r>
        <w:rPr>
          <w:rStyle w:val="NormalTok"/>
        </w:rPr>
        <w:t xml:space="preserve"> delta, </w:t>
      </w:r>
      <w:r>
        <w:rPr>
          <w:rStyle w:val="AttributeTok"/>
        </w:rPr>
        <w:t>rate =</w:t>
      </w:r>
      <w:r>
        <w:rPr>
          <w:rStyle w:val="NormalTok"/>
        </w:rPr>
        <w:t xml:space="preserve"> phi)</w:t>
      </w:r>
      <w:r>
        <w:br/>
      </w:r>
      <w:r>
        <w:br/>
      </w:r>
      <w:r>
        <w:rPr>
          <w:rStyle w:val="CommentTok"/>
        </w:rPr>
        <w:t># Combine the components to create the true mean RRi trajectory</w:t>
      </w:r>
      <w:r>
        <w:br/>
      </w:r>
      <w:r>
        <w:rPr>
          <w:rStyle w:val="CommentTok"/>
        </w:rPr>
        <w:t># The logic follows the manuscript's model: Baseline - Drop + Recovery</w:t>
      </w:r>
      <w:r>
        <w:br/>
      </w:r>
      <w:r>
        <w:rPr>
          <w:rStyle w:val="NormalTok"/>
        </w:rPr>
        <w:t xml:space="preserve">mean_rri </w:t>
      </w:r>
      <w:r>
        <w:rPr>
          <w:rStyle w:val="OtherTok"/>
        </w:rPr>
        <w:t>&lt;-</w:t>
      </w:r>
      <w:r>
        <w:rPr>
          <w:rStyle w:val="NormalTok"/>
        </w:rPr>
        <w:t xml:space="preserve"> alpha </w:t>
      </w:r>
      <w:r>
        <w:rPr>
          <w:rStyle w:val="SpecialCharTok"/>
        </w:rPr>
        <w:t>+</w:t>
      </w:r>
      <w:r>
        <w:rPr>
          <w:rStyle w:val="NormalTok"/>
        </w:rPr>
        <w:t xml:space="preserve"> (beta </w:t>
      </w:r>
      <w:r>
        <w:rPr>
          <w:rStyle w:val="SpecialCharTok"/>
        </w:rPr>
        <w:t>*</w:t>
      </w:r>
      <w:r>
        <w:rPr>
          <w:rStyle w:val="NormalTok"/>
        </w:rPr>
        <w:t xml:space="preserve"> perturbation) </w:t>
      </w:r>
      <w:r>
        <w:rPr>
          <w:rStyle w:val="SpecialCharTok"/>
        </w:rPr>
        <w:t>-</w:t>
      </w:r>
      <w:r>
        <w:rPr>
          <w:rStyle w:val="NormalTok"/>
        </w:rPr>
        <w:t xml:space="preserve"> (c_r </w:t>
      </w:r>
      <w:r>
        <w:rPr>
          <w:rStyle w:val="SpecialCharTok"/>
        </w:rPr>
        <w:t>*</w:t>
      </w:r>
      <w:r>
        <w:rPr>
          <w:rStyle w:val="NormalTok"/>
        </w:rPr>
        <w:t xml:space="preserve"> beta </w:t>
      </w:r>
      <w:r>
        <w:rPr>
          <w:rStyle w:val="SpecialCharTok"/>
        </w:rPr>
        <w:t>*</w:t>
      </w:r>
      <w:r>
        <w:rPr>
          <w:rStyle w:val="NormalTok"/>
        </w:rPr>
        <w:t xml:space="preserve"> recovery)</w:t>
      </w:r>
      <w:r>
        <w:br/>
      </w:r>
      <w:r>
        <w:br/>
      </w:r>
      <w:r>
        <w:rPr>
          <w:rStyle w:val="CommentTok"/>
        </w:rPr>
        <w:t># Add Gaussian noise to create the final observed signal</w:t>
      </w:r>
      <w:r>
        <w:br/>
      </w:r>
      <w:r>
        <w:rPr>
          <w:rStyle w:val="FunctionTok"/>
        </w:rPr>
        <w:t>set.seed</w:t>
      </w:r>
      <w:r>
        <w:rPr>
          <w:rStyle w:val="NormalTok"/>
        </w:rPr>
        <w:t>(</w:t>
      </w:r>
      <w:r>
        <w:rPr>
          <w:rStyle w:val="DecValTok"/>
        </w:rPr>
        <w:t>42</w:t>
      </w:r>
      <w:r>
        <w:rPr>
          <w:rStyle w:val="NormalTok"/>
        </w:rPr>
        <w:t xml:space="preserve">) </w:t>
      </w:r>
      <w:r>
        <w:rPr>
          <w:rStyle w:val="CommentTok"/>
        </w:rPr>
        <w:t># for reproducibility</w:t>
      </w:r>
      <w:r>
        <w:br/>
      </w:r>
      <w:r>
        <w:rPr>
          <w:rStyle w:val="NormalTok"/>
        </w:rPr>
        <w:t xml:space="preserve">observed_rri </w:t>
      </w:r>
      <w:r>
        <w:rPr>
          <w:rStyle w:val="OtherTok"/>
        </w:rPr>
        <w:t>&lt;-</w:t>
      </w:r>
      <w:r>
        <w:rPr>
          <w:rStyle w:val="NormalTok"/>
        </w:rPr>
        <w:t xml:space="preserve"> </w:t>
      </w:r>
      <w:r>
        <w:rPr>
          <w:rStyle w:val="FunctionTok"/>
        </w:rPr>
        <w:t>rnorm</w:t>
      </w:r>
      <w:r>
        <w:rPr>
          <w:rStyle w:val="NormalTok"/>
        </w:rPr>
        <w:t>(</w:t>
      </w:r>
      <w:r>
        <w:rPr>
          <w:rStyle w:val="AttributeTok"/>
        </w:rPr>
        <w:t>n =</w:t>
      </w:r>
      <w:r>
        <w:rPr>
          <w:rStyle w:val="NormalTok"/>
        </w:rPr>
        <w:t xml:space="preserve"> N, </w:t>
      </w:r>
      <w:r>
        <w:rPr>
          <w:rStyle w:val="AttributeTok"/>
        </w:rPr>
        <w:t>mean =</w:t>
      </w:r>
      <w:r>
        <w:rPr>
          <w:rStyle w:val="NormalTok"/>
        </w:rPr>
        <w:t xml:space="preserve"> mean_rri, </w:t>
      </w:r>
      <w:r>
        <w:rPr>
          <w:rStyle w:val="AttributeTok"/>
        </w:rPr>
        <w:t>sd =</w:t>
      </w:r>
      <w:r>
        <w:rPr>
          <w:rStyle w:val="NormalTok"/>
        </w:rPr>
        <w:t xml:space="preserve"> sigma)</w:t>
      </w:r>
      <w:r>
        <w:br/>
      </w:r>
      <w:r>
        <w:br/>
      </w:r>
      <w:r>
        <w:rPr>
          <w:rStyle w:val="CommentTok"/>
        </w:rPr>
        <w:t># --- 4. Package and Save Data ---</w:t>
      </w:r>
      <w:r>
        <w:br/>
      </w:r>
      <w:r>
        <w:br/>
      </w:r>
      <w:r>
        <w:rPr>
          <w:rStyle w:val="CommentTok"/>
        </w:rPr>
        <w:t># Store the results in a data frame</w:t>
      </w:r>
      <w:r>
        <w:br/>
      </w:r>
      <w:r>
        <w:rPr>
          <w:rStyle w:val="NormalTok"/>
        </w:rPr>
        <w:t xml:space="preserve">sim_data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time =</w:t>
      </w:r>
      <w:r>
        <w:rPr>
          <w:rStyle w:val="NormalTok"/>
        </w:rPr>
        <w:t xml:space="preserve"> t,</w:t>
      </w:r>
      <w:r>
        <w:br/>
      </w:r>
      <w:r>
        <w:rPr>
          <w:rStyle w:val="NormalTok"/>
        </w:rPr>
        <w:t xml:space="preserve">  </w:t>
      </w:r>
      <w:r>
        <w:rPr>
          <w:rStyle w:val="AttributeTok"/>
        </w:rPr>
        <w:t>true_mean_rri =</w:t>
      </w:r>
      <w:r>
        <w:rPr>
          <w:rStyle w:val="NormalTok"/>
        </w:rPr>
        <w:t xml:space="preserve"> mean_rri,</w:t>
      </w:r>
      <w:r>
        <w:br/>
      </w:r>
      <w:r>
        <w:rPr>
          <w:rStyle w:val="NormalTok"/>
        </w:rPr>
        <w:t xml:space="preserve">  </w:t>
      </w:r>
      <w:r>
        <w:rPr>
          <w:rStyle w:val="AttributeTok"/>
        </w:rPr>
        <w:t>observed_rri =</w:t>
      </w:r>
      <w:r>
        <w:rPr>
          <w:rStyle w:val="NormalTok"/>
        </w:rPr>
        <w:t xml:space="preserve"> observed_rri</w:t>
      </w:r>
      <w:r>
        <w:br/>
      </w:r>
      <w:r>
        <w:rPr>
          <w:rStyle w:val="NormalTok"/>
        </w:rPr>
        <w:t>)</w:t>
      </w:r>
    </w:p>
    <w:p w14:paraId="2A814B61" w14:textId="1A82F8F0" w:rsidR="009022C7" w:rsidRDefault="00000000">
      <w:pPr>
        <w:pStyle w:val="Ttulo3"/>
      </w:pPr>
      <w:bookmarkStart w:id="1725" w:name="s2.2.2-non-gaussian-noise-structure"/>
      <w:bookmarkEnd w:id="1711"/>
      <w:r>
        <w:t xml:space="preserve">S2.2.2: Non-Gaussian </w:t>
      </w:r>
      <w:del w:id="1726" w:author="Matías Castillo-Aguilar" w:date="2026-08-10T02:45:00Z">
        <w:r>
          <w:delText>Noise Structure</w:delText>
        </w:r>
      </w:del>
      <w:ins w:id="1727" w:author="Matías Castillo-Aguilar" w:date="2026-08-10T02:45:00Z">
        <w:r>
          <w:t>noise structure</w:t>
        </w:r>
      </w:ins>
    </w:p>
    <w:p w14:paraId="3D3587B4" w14:textId="0270F656" w:rsidR="009022C7" w:rsidRDefault="00000000">
      <w:pPr>
        <w:pStyle w:val="FirstParagraph"/>
        <w:rPr>
          <w:ins w:id="1728" w:author="Matías Castillo-Aguilar" w:date="2026-08-10T02:45:00Z"/>
        </w:rPr>
      </w:pPr>
      <w:r>
        <w:t>We generated synthetic data using a Student’s</w:t>
      </w:r>
      <w:del w:id="1729" w:author="Matías Castillo-Aguilar" w:date="2026-08-10T02:45:00Z">
        <w:r>
          <w:delText>-</w:delText>
        </w:r>
      </w:del>
      <w:ins w:id="1730" w:author="Matías Castillo-Aguilar" w:date="2026-08-10T02:45:00Z">
        <w:r>
          <w:t xml:space="preserve"> </w:t>
        </w:r>
      </w:ins>
      <w:r>
        <w:t xml:space="preserve">t distributed noise term </w:t>
      </w:r>
      <w:del w:id="1731" w:author="Matías Castillo-Aguilar" w:date="2026-08-10T02:45:00Z">
        <w:r>
          <w:delText>(</w:delText>
        </w:r>
      </w:del>
      <w:r>
        <w:t>with 3 degrees of freedom</w:t>
      </w:r>
      <w:del w:id="1732" w:author="Matías Castillo-Aguilar" w:date="2026-08-10T02:45:00Z">
        <w:r>
          <w:delText>)</w:delText>
        </w:r>
      </w:del>
      <w:r>
        <w:t xml:space="preserve"> instead of a Gaussian </w:t>
      </w:r>
      <w:del w:id="1733" w:author="Matías Castillo-Aguilar" w:date="2026-08-10T02:45:00Z">
        <w:r>
          <w:delText>one</w:delText>
        </w:r>
      </w:del>
      <w:ins w:id="1734" w:author="Matías Castillo-Aguilar" w:date="2026-08-10T02:45:00Z">
        <w:r>
          <w:t>term</w:t>
        </w:r>
      </w:ins>
      <w:r>
        <w:t xml:space="preserve">. Supplementary Figure S5 </w:t>
      </w:r>
      <w:del w:id="1735" w:author="Matías Castillo-Aguilar" w:date="2026-08-10T02:45:00Z">
        <w:r>
          <w:delText>shows</w:delText>
        </w:r>
      </w:del>
      <w:ins w:id="1736" w:author="Matías Castillo-Aguilar" w:date="2026-08-10T02:45:00Z">
        <w:r>
          <w:t>demonstrates</w:t>
        </w:r>
      </w:ins>
      <w:r>
        <w:t xml:space="preserve"> that </w:t>
      </w:r>
      <w:del w:id="1737" w:author="Matías Castillo-Aguilar" w:date="2026-08-10T02:45:00Z">
        <w:r>
          <w:delText xml:space="preserve">while </w:delText>
        </w:r>
      </w:del>
      <w:r>
        <w:t xml:space="preserve">the model </w:t>
      </w:r>
      <w:del w:id="1738" w:author="Matías Castillo-Aguilar" w:date="2026-08-10T02:45:00Z">
        <w:r>
          <w:delText xml:space="preserve">still </w:delText>
        </w:r>
      </w:del>
      <w:r>
        <w:t xml:space="preserve">recovers the primary </w:t>
      </w:r>
      <w:ins w:id="1739" w:author="Matías Castillo-Aguilar" w:date="2026-08-10T02:45:00Z">
        <w:r>
          <w:t xml:space="preserve">state </w:t>
        </w:r>
      </w:ins>
      <w:r>
        <w:t>trajectories</w:t>
      </w:r>
      <w:del w:id="1740" w:author="Matías Castillo-Aguilar" w:date="2026-08-10T02:45:00Z">
        <w:r>
          <w:delText>, the</w:delText>
        </w:r>
      </w:del>
      <w:ins w:id="1741" w:author="Matías Castillo-Aguilar" w:date="2026-08-10T02:45:00Z">
        <w:r>
          <w:t>. The posterior</w:t>
        </w:r>
      </w:ins>
      <w:r>
        <w:t xml:space="preserve"> estimate for the structured variance fraction (</w:t>
      </w:r>
      <m:oMath>
        <m:r>
          <w:rPr>
            <w:rFonts w:ascii="Cambria Math" w:hAnsi="Cambria Math"/>
          </w:rPr>
          <m:t>w</m:t>
        </m:r>
      </m:oMath>
      <w:r>
        <w:t xml:space="preserve">) </w:t>
      </w:r>
      <w:del w:id="1742" w:author="Matías Castillo-Aguilar" w:date="2026-08-10T02:45:00Z">
        <w:r>
          <w:delText>is biased upwards to compensate the wider tails of the distribution. However, despite sampling</w:delText>
        </w:r>
      </w:del>
      <w:ins w:id="1743" w:author="Matías Castillo-Aguilar" w:date="2026-08-10T02:45:00Z">
        <w:r>
          <w:t>exhibits a positive bias, shifting</w:t>
        </w:r>
      </w:ins>
      <w:r>
        <w:t xml:space="preserve"> from </w:t>
      </w:r>
      <w:del w:id="1744" w:author="Matías Castillo-Aguilar" w:date="2026-08-10T02:45:00Z">
        <w:r>
          <w:delText>a non-gaussian distribution</w:delText>
        </w:r>
      </w:del>
      <w:ins w:id="1745" w:author="Matías Castillo-Aguilar" w:date="2026-08-10T02:45:00Z">
        <w:r>
          <w:t>the ground-truth value of 0.80 to an interval of 0.82 to 0.83. Under a Gaussian likelihood</w:t>
        </w:r>
      </w:ins>
      <w:r>
        <w:t xml:space="preserve">, the model </w:t>
      </w:r>
      <w:del w:id="1746" w:author="Matías Castillo-Aguilar" w:date="2026-08-10T02:45:00Z">
        <w:r>
          <w:delText>is able to recover all the other</w:delText>
        </w:r>
      </w:del>
      <w:ins w:id="1747" w:author="Matías Castillo-Aguilar" w:date="2026-08-10T02:45:00Z">
        <w:r>
          <w:t>misattributes extreme values from the heavy-tailed noise distribution to the structured oscillatory component.</w:t>
        </w:r>
      </w:ins>
    </w:p>
    <w:p w14:paraId="49A3D876" w14:textId="2EDC71D7" w:rsidR="009022C7" w:rsidRDefault="00000000">
      <w:pPr>
        <w:pStyle w:val="Textoindependiente"/>
        <w:pPrChange w:id="1748" w:author="Matías Castillo-Aguilar" w:date="2026-08-10T02:45:00Z">
          <w:pPr>
            <w:pStyle w:val="FirstParagraph"/>
          </w:pPr>
        </w:pPrChange>
      </w:pPr>
      <w:ins w:id="1749" w:author="Matías Castillo-Aguilar" w:date="2026-08-10T02:45:00Z">
        <w:r>
          <w:lastRenderedPageBreak/>
          <w:t>Despite this likelihood misspecification, the model recovers all remaining dynamic</w:t>
        </w:r>
      </w:ins>
      <w:r>
        <w:t xml:space="preserve"> parameters within </w:t>
      </w:r>
      <w:ins w:id="1750" w:author="Matías Castillo-Aguilar" w:date="2026-08-10T02:45:00Z">
        <w:r>
          <w:t xml:space="preserve">their 95% </w:t>
        </w:r>
      </w:ins>
      <w:r>
        <w:t>credible intervals</w:t>
      </w:r>
      <w:del w:id="1751" w:author="Matías Castillo-Aguilar" w:date="2026-08-10T02:45:00Z">
        <w:r>
          <w:delText xml:space="preserve">, providing evidence of </w:delText>
        </w:r>
      </w:del>
      <w:ins w:id="1752" w:author="Matías Castillo-Aguilar" w:date="2026-08-10T02:45:00Z">
        <w:r>
          <w:t xml:space="preserve">. Residual diagnostics reflect </w:t>
        </w:r>
      </w:ins>
      <w:r>
        <w:t xml:space="preserve">the </w:t>
      </w:r>
      <w:del w:id="1753" w:author="Matías Castillo-Aguilar" w:date="2026-08-10T02:45:00Z">
        <w:r>
          <w:delText>robustness</w:delText>
        </w:r>
      </w:del>
      <w:ins w:id="1754" w:author="Matías Castillo-Aguilar" w:date="2026-08-10T02:45:00Z">
        <w:r>
          <w:t>expected discrepancy between the data generating process and the Gaussian observation model. The Shapiro-Wilk test confirms non-normality</w:t>
        </w:r>
      </w:ins>
      <w:r>
        <w:t xml:space="preserve"> of the </w:t>
      </w:r>
      <w:del w:id="1755" w:author="Matías Castillo-Aguilar" w:date="2026-08-10T02:45:00Z">
        <w:r>
          <w:delText xml:space="preserve">model to distribution misspecification. Additionally, even though the difference form a </w:delText>
        </w:r>
      </w:del>
      <m:oMath>
        <m:r>
          <w:del w:id="1756" w:author="Matías Castillo-Aguilar" w:date="2026-08-10T02:45:00Z">
            <w:rPr>
              <w:rFonts w:ascii="Cambria Math" w:hAnsi="Cambria Math"/>
            </w:rPr>
            <m:t>w</m:t>
          </w:del>
        </m:r>
        <m:r>
          <w:del w:id="1757" w:author="Matías Castillo-Aguilar" w:date="2026-08-10T02:45:00Z">
            <m:rPr>
              <m:sty m:val="p"/>
            </m:rPr>
            <w:rPr>
              <w:rFonts w:ascii="Cambria Math" w:hAnsi="Cambria Math"/>
            </w:rPr>
            <m:t>=</m:t>
          </w:del>
        </m:r>
        <m:r>
          <w:del w:id="1758" w:author="Matías Castillo-Aguilar" w:date="2026-08-10T02:45:00Z">
            <w:rPr>
              <w:rFonts w:ascii="Cambria Math" w:hAnsi="Cambria Math"/>
            </w:rPr>
            <m:t>0.80</m:t>
          </w:del>
        </m:r>
      </m:oMath>
      <w:del w:id="1759" w:author="Matías Castillo-Aguilar" w:date="2026-08-10T02:45:00Z">
        <w:r>
          <w:delText xml:space="preserve"> and </w:delText>
        </w:r>
      </w:del>
      <m:oMath>
        <m:r>
          <w:del w:id="1760" w:author="Matías Castillo-Aguilar" w:date="2026-08-10T02:45:00Z">
            <w:rPr>
              <w:rFonts w:ascii="Cambria Math" w:hAnsi="Cambria Math"/>
            </w:rPr>
            <m:t>w</m:t>
          </w:del>
        </m:r>
        <m:r>
          <w:del w:id="1761" w:author="Matías Castillo-Aguilar" w:date="2026-08-10T02:45:00Z">
            <m:rPr>
              <m:sty m:val="p"/>
            </m:rPr>
            <w:rPr>
              <w:rFonts w:ascii="Cambria Math" w:hAnsi="Cambria Math"/>
            </w:rPr>
            <m:t>=</m:t>
          </w:del>
        </m:r>
        <m:r>
          <w:del w:id="1762" w:author="Matías Castillo-Aguilar" w:date="2026-08-10T02:45:00Z">
            <w:rPr>
              <w:rFonts w:ascii="Cambria Math" w:hAnsi="Cambria Math"/>
            </w:rPr>
            <m:t>0.82</m:t>
          </w:del>
        </m:r>
        <m:r>
          <w:del w:id="1763" w:author="Matías Castillo-Aguilar" w:date="2026-08-10T02:45:00Z">
            <m:rPr>
              <m:sty m:val="p"/>
            </m:rPr>
            <w:rPr>
              <w:rFonts w:ascii="Cambria Math" w:hAnsi="Cambria Math"/>
            </w:rPr>
            <m:t>-</m:t>
          </w:del>
        </m:r>
        <m:r>
          <w:del w:id="1764" w:author="Matías Castillo-Aguilar" w:date="2026-08-10T02:45:00Z">
            <w:rPr>
              <w:rFonts w:ascii="Cambria Math" w:hAnsi="Cambria Math"/>
            </w:rPr>
            <m:t>0.83</m:t>
          </w:del>
        </m:r>
      </m:oMath>
      <w:del w:id="1765" w:author="Matías Castillo-Aguilar" w:date="2026-08-10T02:45:00Z">
        <w:r>
          <w:delText xml:space="preserve"> is statistically significant credible-interval-wise, it could be deemed neglible from a practical stand</w:delText>
        </w:r>
      </w:del>
      <w:ins w:id="1766" w:author="Matías Castillo-Aguilar" w:date="2026-08-10T02:45:00Z">
        <w:r>
          <w:t xml:space="preserve">residuals (W = 0.917, p &lt; 0.001). The </w:t>
        </w:r>
        <w:proofErr w:type="spellStart"/>
        <w:r>
          <w:t>Ljung</w:t>
        </w:r>
        <w:proofErr w:type="spellEnd"/>
        <w:r>
          <w:t>-Box test indicates residual serial correlation (</w:t>
        </w:r>
      </w:ins>
      <m:oMath>
        <m:sSup>
          <m:sSupPr>
            <m:ctrlPr>
              <w:ins w:id="1767" w:author="Matías Castillo-Aguilar" w:date="2026-08-10T02:45:00Z">
                <w:rPr>
                  <w:rFonts w:ascii="Cambria Math" w:hAnsi="Cambria Math"/>
                </w:rPr>
              </w:ins>
            </m:ctrlPr>
          </m:sSupPr>
          <m:e>
            <m:r>
              <w:ins w:id="1768" w:author="Matías Castillo-Aguilar" w:date="2026-08-10T02:45:00Z">
                <w:rPr>
                  <w:rFonts w:ascii="Cambria Math" w:hAnsi="Cambria Math"/>
                </w:rPr>
                <m:t>χ</m:t>
              </w:ins>
            </m:r>
          </m:e>
          <m:sup>
            <m:r>
              <w:ins w:id="1769" w:author="Matías Castillo-Aguilar" w:date="2026-08-10T02:45:00Z">
                <w:rPr>
                  <w:rFonts w:ascii="Cambria Math" w:hAnsi="Cambria Math"/>
                </w:rPr>
                <m:t>2</m:t>
              </w:ins>
            </m:r>
          </m:sup>
        </m:sSup>
        <m:d>
          <m:dPr>
            <m:ctrlPr>
              <w:ins w:id="1770" w:author="Matías Castillo-Aguilar" w:date="2026-08-10T02:45:00Z">
                <w:rPr>
                  <w:rFonts w:ascii="Cambria Math" w:hAnsi="Cambria Math"/>
                </w:rPr>
              </w:ins>
            </m:ctrlPr>
          </m:dPr>
          <m:e>
            <m:r>
              <w:ins w:id="1771" w:author="Matías Castillo-Aguilar" w:date="2026-08-10T02:45:00Z">
                <w:rPr>
                  <w:rFonts w:ascii="Cambria Math" w:hAnsi="Cambria Math"/>
                </w:rPr>
                <m:t>10</m:t>
              </w:ins>
            </m:r>
          </m:e>
        </m:d>
      </m:oMath>
      <w:ins w:id="1772" w:author="Matías Castillo-Aguilar" w:date="2026-08-10T02:45:00Z">
        <w:r>
          <w:t xml:space="preserve"> = 28.16, p = 0.0017). This correlation emerges because the spectral basis functions partially fit the large stochastic deviations introduced by the t distribution. Applying this model to highly leptokurtic data produces conservative</w:t>
        </w:r>
      </w:ins>
      <w:r>
        <w:t xml:space="preserve"> point</w:t>
      </w:r>
      <w:ins w:id="1773" w:author="Matías Castillo-Aguilar" w:date="2026-08-10T02:45:00Z">
        <w:r>
          <w:t xml:space="preserve"> estimates for unstructured noise and introduces minor autocorrelation in the residuals, while preserving the accuracy of the underlying state trajectories</w:t>
        </w:r>
      </w:ins>
      <w:r>
        <w:t>.</w:t>
      </w:r>
    </w:p>
    <w:p w14:paraId="5A081B0C" w14:textId="77777777" w:rsidR="009A2C1E" w:rsidRDefault="00FD3C27">
      <w:pPr>
        <w:pStyle w:val="Textoindependiente"/>
        <w:rPr>
          <w:del w:id="1774" w:author="Matías Castillo-Aguilar" w:date="2026-08-10T02:45:00Z"/>
        </w:rPr>
      </w:pPr>
      <w:del w:id="1775" w:author="Matías Castillo-Aguilar" w:date="2026-08-10T02:45:00Z">
        <w:r>
          <w:rPr>
            <w:noProof/>
          </w:rPr>
          <w:lastRenderedPageBreak/>
          <w:drawing>
            <wp:inline distT="0" distB="0" distL="0" distR="0" wp14:anchorId="04028251" wp14:editId="6F4E0091">
              <wp:extent cx="5612130" cy="5612130"/>
              <wp:effectExtent l="0" t="0" r="0" b="0"/>
              <wp:docPr id="10326394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63946" name="Imagen 10326394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2DB3F911" w14:textId="77777777" w:rsidR="009022C7" w:rsidRDefault="00000000">
      <w:pPr>
        <w:pStyle w:val="Textoindependiente"/>
        <w:rPr>
          <w:ins w:id="1776" w:author="Matías Castillo-Aguilar" w:date="2026-08-10T02:45:00Z"/>
        </w:rPr>
      </w:pPr>
      <w:ins w:id="1777" w:author="Matías Castillo-Aguilar" w:date="2026-08-10T02:45:00Z">
        <w:r>
          <w:rPr>
            <w:noProof/>
          </w:rPr>
          <w:drawing>
            <wp:inline distT="0" distB="0" distL="0" distR="0">
              <wp:extent cx="5600700" cy="5600700"/>
              <wp:effectExtent l="0" t="0" r="0" b="0"/>
              <wp:docPr id="46" name="Imagen 10"/>
              <wp:cNvGraphicFramePr/>
              <a:graphic xmlns:a="http://schemas.openxmlformats.org/drawingml/2006/main">
                <a:graphicData uri="http://schemas.openxmlformats.org/drawingml/2006/picture">
                  <pic:pic xmlns:pic="http://schemas.openxmlformats.org/drawingml/2006/picture">
                    <pic:nvPicPr>
                      <pic:cNvPr id="47" name="Picture" descr="figures/fig-student-t.pdf"/>
                      <pic:cNvPicPr>
                        <a:picLocks noChangeAspect="1" noChangeArrowheads="1"/>
                      </pic:cNvPicPr>
                    </pic:nvPicPr>
                    <pic:blipFill>
                      <a:blip r:embed="rId15"/>
                      <a:stretch>
                        <a:fillRect/>
                      </a:stretch>
                    </pic:blipFill>
                    <pic:spPr bwMode="auto">
                      <a:xfrm>
                        <a:off x="0" y="0"/>
                        <a:ext cx="5600700" cy="5600700"/>
                      </a:xfrm>
                      <a:prstGeom prst="rect">
                        <a:avLst/>
                      </a:prstGeom>
                      <a:noFill/>
                      <a:ln w="9525">
                        <a:noFill/>
                        <a:headEnd/>
                        <a:tailEnd/>
                      </a:ln>
                    </pic:spPr>
                  </pic:pic>
                </a:graphicData>
              </a:graphic>
            </wp:inline>
          </w:drawing>
        </w:r>
      </w:ins>
    </w:p>
    <w:p w14:paraId="6C66BE9D" w14:textId="77777777" w:rsidR="009022C7" w:rsidRDefault="00000000">
      <w:pPr>
        <w:pStyle w:val="Textoindependiente"/>
      </w:pPr>
      <w:r>
        <w:rPr>
          <w:b/>
          <w:bCs/>
        </w:rPr>
        <w:t>Supplementary Figure S5: Impact of Non-Gaussian Noise.</w:t>
      </w:r>
      <w:r>
        <w:t xml:space="preserve"> In the upper panel, the estimated signal recovered from posterior predictions (in red) overlaid the generated synthetic signal from a heavy-tailed Student’s-t noise (in grey). Lower panel shows the posterior distribution for all model parameters when the model is fit to data with heavy-tailed Student’s-t noise with 3 degrees of freedom. The ground truth parameters are well recovered except for structured variance fraction </w:t>
      </w:r>
      <m:oMath>
        <m:r>
          <w:rPr>
            <w:rFonts w:ascii="Cambria Math" w:hAnsi="Cambria Math"/>
          </w:rPr>
          <m:t>w</m:t>
        </m:r>
      </m:oMath>
      <w:r>
        <w:t>.</w:t>
      </w:r>
    </w:p>
    <w:p w14:paraId="3CAB8B24" w14:textId="77777777" w:rsidR="009022C7" w:rsidRDefault="00000000">
      <w:pPr>
        <w:pStyle w:val="Textoindependiente"/>
      </w:pPr>
      <w:r>
        <w:t>The R code used to generate the data is presented next</w:t>
      </w:r>
    </w:p>
    <w:p w14:paraId="1C05B288" w14:textId="77777777" w:rsidR="009022C7" w:rsidRDefault="00000000">
      <w:pPr>
        <w:pStyle w:val="SourceCode"/>
      </w:pPr>
      <w:r>
        <w:rPr>
          <w:rStyle w:val="CommentTok"/>
        </w:rPr>
        <w:t># 1. --- Simulation Setup ---</w:t>
      </w:r>
      <w:r>
        <w:br/>
      </w:r>
      <w:r>
        <w:rPr>
          <w:rStyle w:val="CommentTok"/>
        </w:rPr>
        <w:t># Define shared simulation parameters</w:t>
      </w:r>
      <w:r>
        <w:br/>
      </w:r>
      <w:r>
        <w:rPr>
          <w:rStyle w:val="NormalTok"/>
        </w:rPr>
        <w:t xml:space="preserve">SIM_DURATION_MIN </w:t>
      </w:r>
      <w:r>
        <w:rPr>
          <w:rStyle w:val="OtherTok"/>
        </w:rPr>
        <w:t>&lt;-</w:t>
      </w:r>
      <w:r>
        <w:rPr>
          <w:rStyle w:val="NormalTok"/>
        </w:rPr>
        <w:t xml:space="preserve"> </w:t>
      </w:r>
      <w:r>
        <w:rPr>
          <w:rStyle w:val="DecValTok"/>
        </w:rPr>
        <w:t>15</w:t>
      </w:r>
      <w:r>
        <w:rPr>
          <w:rStyle w:val="NormalTok"/>
        </w:rPr>
        <w:t xml:space="preserve"> </w:t>
      </w:r>
      <w:r>
        <w:rPr>
          <w:rStyle w:val="CommentTok"/>
        </w:rPr>
        <w:t># Total duration in minutes</w:t>
      </w:r>
      <w:r>
        <w:br/>
      </w:r>
      <w:r>
        <w:rPr>
          <w:rStyle w:val="NormalTok"/>
        </w:rPr>
        <w:lastRenderedPageBreak/>
        <w:t xml:space="preserve">SAMPLING_RATE_HZ </w:t>
      </w:r>
      <w:r>
        <w:rPr>
          <w:rStyle w:val="OtherTok"/>
        </w:rPr>
        <w:t>&lt;-</w:t>
      </w:r>
      <w:r>
        <w:rPr>
          <w:rStyle w:val="NormalTok"/>
        </w:rPr>
        <w:t xml:space="preserve"> </w:t>
      </w:r>
      <w:r>
        <w:rPr>
          <w:rStyle w:val="DecValTok"/>
        </w:rPr>
        <w:t>2</w:t>
      </w:r>
      <w:r>
        <w:rPr>
          <w:rStyle w:val="NormalTok"/>
        </w:rPr>
        <w:t xml:space="preserve">  </w:t>
      </w:r>
      <w:r>
        <w:rPr>
          <w:rStyle w:val="CommentTok"/>
        </w:rPr>
        <w:t># Sampling rate for RRi series</w:t>
      </w:r>
      <w:r>
        <w:br/>
      </w:r>
      <w:r>
        <w:rPr>
          <w:rStyle w:val="NormalTok"/>
        </w:rPr>
        <w:t xml:space="preserve">N_points </w:t>
      </w:r>
      <w:r>
        <w:rPr>
          <w:rStyle w:val="OtherTok"/>
        </w:rPr>
        <w:t>&lt;-</w:t>
      </w:r>
      <w:r>
        <w:rPr>
          <w:rStyle w:val="NormalTok"/>
        </w:rPr>
        <w:t xml:space="preserve"> SIM_DURATION_MIN </w:t>
      </w:r>
      <w:r>
        <w:rPr>
          <w:rStyle w:val="SpecialCharTok"/>
        </w:rPr>
        <w:t>*</w:t>
      </w:r>
      <w:r>
        <w:rPr>
          <w:rStyle w:val="NormalTok"/>
        </w:rPr>
        <w:t xml:space="preserve"> </w:t>
      </w:r>
      <w:r>
        <w:rPr>
          <w:rStyle w:val="DecValTok"/>
        </w:rPr>
        <w:t>60</w:t>
      </w:r>
      <w:r>
        <w:rPr>
          <w:rStyle w:val="NormalTok"/>
        </w:rPr>
        <w:t xml:space="preserve"> </w:t>
      </w:r>
      <w:r>
        <w:rPr>
          <w:rStyle w:val="SpecialCharTok"/>
        </w:rPr>
        <w:t>*</w:t>
      </w:r>
      <w:r>
        <w:rPr>
          <w:rStyle w:val="NormalTok"/>
        </w:rPr>
        <w:t xml:space="preserve"> SAMPLING_RATE_HZ</w:t>
      </w:r>
      <w:r>
        <w:br/>
      </w:r>
      <w:r>
        <w:rPr>
          <w:rStyle w:val="NormalTok"/>
        </w:rPr>
        <w:t xml:space="preserve">time_vector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SIM_DURATION_MIN, </w:t>
      </w:r>
      <w:r>
        <w:rPr>
          <w:rStyle w:val="AttributeTok"/>
        </w:rPr>
        <w:t>length.out =</w:t>
      </w:r>
      <w:r>
        <w:rPr>
          <w:rStyle w:val="NormalTok"/>
        </w:rPr>
        <w:t xml:space="preserve"> N_points)</w:t>
      </w:r>
      <w:r>
        <w:br/>
      </w:r>
      <w:r>
        <w:br/>
      </w:r>
      <w:r>
        <w:rPr>
          <w:rStyle w:val="CommentTok"/>
        </w:rPr>
        <w:t># Define frequency bands (VLF, LF, HF)</w:t>
      </w:r>
      <w:r>
        <w:br/>
      </w:r>
      <w:r>
        <w:rPr>
          <w:rStyle w:val="NormalTok"/>
        </w:rPr>
        <w:t xml:space="preserve">N_SINUSOIDS </w:t>
      </w:r>
      <w:r>
        <w:rPr>
          <w:rStyle w:val="OtherTok"/>
        </w:rPr>
        <w:t>&lt;-</w:t>
      </w:r>
      <w:r>
        <w:rPr>
          <w:rStyle w:val="NormalTok"/>
        </w:rPr>
        <w:t xml:space="preserve"> </w:t>
      </w:r>
      <w:r>
        <w:rPr>
          <w:rStyle w:val="DecValTok"/>
        </w:rPr>
        <w:t>20</w:t>
      </w:r>
      <w:r>
        <w:rPr>
          <w:rStyle w:val="NormalTok"/>
        </w:rPr>
        <w:t xml:space="preserve"> </w:t>
      </w:r>
      <w:r>
        <w:rPr>
          <w:rStyle w:val="CommentTok"/>
        </w:rPr>
        <w:t># Number of sinusoids to approximate spectrum in each band</w:t>
      </w:r>
      <w:r>
        <w:br/>
      </w:r>
      <w:r>
        <w:rPr>
          <w:rStyle w:val="NormalTok"/>
        </w:rPr>
        <w:t xml:space="preserve">freq_bands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vlf =</w:t>
      </w:r>
      <w:r>
        <w:rPr>
          <w:rStyle w:val="NormalTok"/>
        </w:rPr>
        <w:t xml:space="preserve"> </w:t>
      </w:r>
      <w:r>
        <w:rPr>
          <w:rStyle w:val="FunctionTok"/>
        </w:rPr>
        <w:t>seq</w:t>
      </w:r>
      <w:r>
        <w:rPr>
          <w:rStyle w:val="NormalTok"/>
        </w:rPr>
        <w:t>(</w:t>
      </w:r>
      <w:r>
        <w:rPr>
          <w:rStyle w:val="FloatTok"/>
        </w:rPr>
        <w:t>0.003</w:t>
      </w:r>
      <w:r>
        <w:rPr>
          <w:rStyle w:val="NormalTok"/>
        </w:rPr>
        <w:t xml:space="preserve">, </w:t>
      </w:r>
      <w:r>
        <w:rPr>
          <w:rStyle w:val="FloatTok"/>
        </w:rPr>
        <w:t>0.039</w:t>
      </w:r>
      <w:r>
        <w:rPr>
          <w:rStyle w:val="NormalTok"/>
        </w:rPr>
        <w:t xml:space="preserve">, </w:t>
      </w:r>
      <w:r>
        <w:rPr>
          <w:rStyle w:val="AttributeTok"/>
        </w:rPr>
        <w:t>length.out =</w:t>
      </w:r>
      <w:r>
        <w:rPr>
          <w:rStyle w:val="NormalTok"/>
        </w:rPr>
        <w:t xml:space="preserve"> N_SINUSOIDS),</w:t>
      </w:r>
      <w:r>
        <w:br/>
      </w:r>
      <w:r>
        <w:rPr>
          <w:rStyle w:val="NormalTok"/>
        </w:rPr>
        <w:t xml:space="preserve">  </w:t>
      </w:r>
      <w:r>
        <w:rPr>
          <w:rStyle w:val="AttributeTok"/>
        </w:rPr>
        <w:t>lf  =</w:t>
      </w:r>
      <w:r>
        <w:rPr>
          <w:rStyle w:val="NormalTok"/>
        </w:rPr>
        <w:t xml:space="preserve"> </w:t>
      </w:r>
      <w:r>
        <w:rPr>
          <w:rStyle w:val="FunctionTok"/>
        </w:rPr>
        <w:t>seq</w:t>
      </w:r>
      <w:r>
        <w:rPr>
          <w:rStyle w:val="NormalTok"/>
        </w:rPr>
        <w:t>(</w:t>
      </w:r>
      <w:r>
        <w:rPr>
          <w:rStyle w:val="FloatTok"/>
        </w:rPr>
        <w:t>0.040</w:t>
      </w:r>
      <w:r>
        <w:rPr>
          <w:rStyle w:val="NormalTok"/>
        </w:rPr>
        <w:t xml:space="preserve">, </w:t>
      </w:r>
      <w:r>
        <w:rPr>
          <w:rStyle w:val="FloatTok"/>
        </w:rPr>
        <w:t>0.149</w:t>
      </w:r>
      <w:r>
        <w:rPr>
          <w:rStyle w:val="NormalTok"/>
        </w:rPr>
        <w:t xml:space="preserve">, </w:t>
      </w:r>
      <w:r>
        <w:rPr>
          <w:rStyle w:val="AttributeTok"/>
        </w:rPr>
        <w:t>length.out =</w:t>
      </w:r>
      <w:r>
        <w:rPr>
          <w:rStyle w:val="NormalTok"/>
        </w:rPr>
        <w:t xml:space="preserve"> N_SINUSOIDS),</w:t>
      </w:r>
      <w:r>
        <w:br/>
      </w:r>
      <w:r>
        <w:rPr>
          <w:rStyle w:val="NormalTok"/>
        </w:rPr>
        <w:t xml:space="preserve">  </w:t>
      </w:r>
      <w:r>
        <w:rPr>
          <w:rStyle w:val="AttributeTok"/>
        </w:rPr>
        <w:t>hf  =</w:t>
      </w:r>
      <w:r>
        <w:rPr>
          <w:rStyle w:val="NormalTok"/>
        </w:rPr>
        <w:t xml:space="preserve"> </w:t>
      </w:r>
      <w:r>
        <w:rPr>
          <w:rStyle w:val="FunctionTok"/>
        </w:rPr>
        <w:t>seq</w:t>
      </w:r>
      <w:r>
        <w:rPr>
          <w:rStyle w:val="NormalTok"/>
        </w:rPr>
        <w:t>(</w:t>
      </w:r>
      <w:r>
        <w:rPr>
          <w:rStyle w:val="FloatTok"/>
        </w:rPr>
        <w:t>0.150</w:t>
      </w:r>
      <w:r>
        <w:rPr>
          <w:rStyle w:val="NormalTok"/>
        </w:rPr>
        <w:t xml:space="preserve">, </w:t>
      </w:r>
      <w:r>
        <w:rPr>
          <w:rStyle w:val="FloatTok"/>
        </w:rPr>
        <w:t>0.400</w:t>
      </w:r>
      <w:r>
        <w:rPr>
          <w:rStyle w:val="NormalTok"/>
        </w:rPr>
        <w:t xml:space="preserve">, </w:t>
      </w:r>
      <w:r>
        <w:rPr>
          <w:rStyle w:val="AttributeTok"/>
        </w:rPr>
        <w:t>length.out =</w:t>
      </w:r>
      <w:r>
        <w:rPr>
          <w:rStyle w:val="NormalTok"/>
        </w:rPr>
        <w:t xml:space="preserve"> N_SINUSOIDS)</w:t>
      </w:r>
      <w:r>
        <w:br/>
      </w:r>
      <w:r>
        <w:rPr>
          <w:rStyle w:val="NormalTok"/>
        </w:rPr>
        <w:t>)</w:t>
      </w:r>
      <w:r>
        <w:br/>
      </w:r>
      <w:r>
        <w:br/>
      </w:r>
      <w:r>
        <w:rPr>
          <w:rStyle w:val="CommentTok"/>
        </w:rPr>
        <w:t># --- Define Parameters for the Three Scenarios ---</w:t>
      </w:r>
      <w:r>
        <w:br/>
      </w:r>
      <w:r>
        <w:rPr>
          <w:rStyle w:val="CommentTok"/>
        </w:rPr>
        <w:t># Scenario 1: Classic Sympatho-Vagal Response</w:t>
      </w:r>
      <w:r>
        <w:br/>
      </w:r>
      <w:r>
        <w:rPr>
          <w:rStyle w:val="CommentTok"/>
        </w:rPr>
        <w:t># A sharp drop in RR/SDNN with a partial recovery, accompanied by a shift</w:t>
      </w:r>
      <w:r>
        <w:br/>
      </w:r>
      <w:r>
        <w:rPr>
          <w:rStyle w:val="CommentTok"/>
        </w:rPr>
        <w:t># from high-frequency (HF) to low-frequency (LF) power and back.</w:t>
      </w:r>
      <w:r>
        <w:br/>
      </w:r>
      <w:r>
        <w:rPr>
          <w:rStyle w:val="NormalTok"/>
        </w:rPr>
        <w:t xml:space="preserve">params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CommentTok"/>
        </w:rPr>
        <w:t># Double-logistic timing</w:t>
      </w:r>
      <w:r>
        <w:br/>
      </w:r>
      <w:r>
        <w:rPr>
          <w:rStyle w:val="NormalTok"/>
        </w:rPr>
        <w:t xml:space="preserve">  </w:t>
      </w:r>
      <w:r>
        <w:rPr>
          <w:rStyle w:val="AttributeTok"/>
        </w:rPr>
        <w:t>lambda =</w:t>
      </w:r>
      <w:r>
        <w:rPr>
          <w:rStyle w:val="NormalTok"/>
        </w:rPr>
        <w:t xml:space="preserve"> </w:t>
      </w:r>
      <w:r>
        <w:rPr>
          <w:rStyle w:val="DecValTok"/>
        </w:rPr>
        <w:t>3</w:t>
      </w:r>
      <w:r>
        <w:rPr>
          <w:rStyle w:val="NormalTok"/>
        </w:rPr>
        <w:t xml:space="preserve">, </w:t>
      </w:r>
      <w:r>
        <w:rPr>
          <w:rStyle w:val="AttributeTok"/>
        </w:rPr>
        <w:t>phi =</w:t>
      </w:r>
      <w:r>
        <w:rPr>
          <w:rStyle w:val="NormalTok"/>
        </w:rPr>
        <w:t xml:space="preserve"> </w:t>
      </w:r>
      <w:r>
        <w:rPr>
          <w:rStyle w:val="DecValTok"/>
        </w:rPr>
        <w:t>2</w:t>
      </w:r>
      <w:r>
        <w:rPr>
          <w:rStyle w:val="NormalTok"/>
        </w:rPr>
        <w:t xml:space="preserve">, </w:t>
      </w:r>
      <w:r>
        <w:rPr>
          <w:rStyle w:val="AttributeTok"/>
        </w:rPr>
        <w:t>tau =</w:t>
      </w:r>
      <w:r>
        <w:rPr>
          <w:rStyle w:val="NormalTok"/>
        </w:rPr>
        <w:t xml:space="preserve"> </w:t>
      </w:r>
      <w:r>
        <w:rPr>
          <w:rStyle w:val="DecValTok"/>
        </w:rPr>
        <w:t>6</w:t>
      </w:r>
      <w:r>
        <w:rPr>
          <w:rStyle w:val="NormalTok"/>
        </w:rPr>
        <w:t xml:space="preserve">, </w:t>
      </w:r>
      <w:r>
        <w:rPr>
          <w:rStyle w:val="AttributeTok"/>
        </w:rPr>
        <w:t>delta =</w:t>
      </w:r>
      <w:r>
        <w:rPr>
          <w:rStyle w:val="NormalTok"/>
        </w:rPr>
        <w:t xml:space="preserve"> </w:t>
      </w:r>
      <w:r>
        <w:rPr>
          <w:rStyle w:val="DecValTok"/>
        </w:rPr>
        <w:t>3</w:t>
      </w:r>
      <w:r>
        <w:rPr>
          <w:rStyle w:val="NormalTok"/>
        </w:rPr>
        <w:t>,</w:t>
      </w:r>
      <w:r>
        <w:br/>
      </w:r>
      <w:r>
        <w:rPr>
          <w:rStyle w:val="NormalTok"/>
        </w:rPr>
        <w:t xml:space="preserve">  </w:t>
      </w:r>
      <w:r>
        <w:rPr>
          <w:rStyle w:val="CommentTok"/>
        </w:rPr>
        <w:t># RR(t) params</w:t>
      </w:r>
      <w:r>
        <w:br/>
      </w:r>
      <w:r>
        <w:rPr>
          <w:rStyle w:val="NormalTok"/>
        </w:rPr>
        <w:t xml:space="preserve">  </w:t>
      </w:r>
      <w:r>
        <w:rPr>
          <w:rStyle w:val="AttributeTok"/>
        </w:rPr>
        <w:t>alpha_r =</w:t>
      </w:r>
      <w:r>
        <w:rPr>
          <w:rStyle w:val="NormalTok"/>
        </w:rPr>
        <w:t xml:space="preserve"> </w:t>
      </w:r>
      <w:r>
        <w:rPr>
          <w:rStyle w:val="DecValTok"/>
        </w:rPr>
        <w:t>800</w:t>
      </w:r>
      <w:r>
        <w:rPr>
          <w:rStyle w:val="NormalTok"/>
        </w:rPr>
        <w:t xml:space="preserve">, </w:t>
      </w:r>
      <w:proofErr w:type="spellStart"/>
      <w:r>
        <w:rPr>
          <w:rStyle w:val="AttributeTok"/>
        </w:rPr>
        <w:t>beta_r</w:t>
      </w:r>
      <w:proofErr w:type="spellEnd"/>
      <w:r>
        <w:rPr>
          <w:rStyle w:val="AttributeTok"/>
        </w:rPr>
        <w:t xml:space="preserve"> =</w:t>
      </w:r>
      <w:r>
        <w:rPr>
          <w:rStyle w:val="NormalTok"/>
        </w:rPr>
        <w:t xml:space="preserve"> </w:t>
      </w:r>
      <w:ins w:id="1778" w:author="Matías Castillo-Aguilar" w:date="2026-08-10T02:45:00Z">
        <w:r>
          <w:rPr>
            <w:rStyle w:val="SpecialCharTok"/>
          </w:rPr>
          <w:t>-</w:t>
        </w:r>
      </w:ins>
      <w:r>
        <w:rPr>
          <w:rStyle w:val="DecValTok"/>
        </w:rPr>
        <w:t>400</w:t>
      </w:r>
      <w:r>
        <w:rPr>
          <w:rStyle w:val="NormalTok"/>
        </w:rPr>
        <w:t xml:space="preserve">, </w:t>
      </w:r>
      <w:proofErr w:type="spellStart"/>
      <w:r>
        <w:rPr>
          <w:rStyle w:val="AttributeTok"/>
        </w:rPr>
        <w:t>c_r</w:t>
      </w:r>
      <w:proofErr w:type="spellEnd"/>
      <w:r>
        <w:rPr>
          <w:rStyle w:val="AttributeTok"/>
        </w:rPr>
        <w:t xml:space="preserve"> =</w:t>
      </w:r>
      <w:r>
        <w:rPr>
          <w:rStyle w:val="NormalTok"/>
        </w:rPr>
        <w:t xml:space="preserve"> </w:t>
      </w:r>
      <w:r>
        <w:rPr>
          <w:rStyle w:val="FloatTok"/>
        </w:rPr>
        <w:t>1.0</w:t>
      </w:r>
      <w:r>
        <w:rPr>
          <w:rStyle w:val="NormalTok"/>
        </w:rPr>
        <w:t>,</w:t>
      </w:r>
      <w:r>
        <w:br/>
      </w:r>
      <w:r>
        <w:rPr>
          <w:rStyle w:val="NormalTok"/>
        </w:rPr>
        <w:t xml:space="preserve">  </w:t>
      </w:r>
      <w:r>
        <w:rPr>
          <w:rStyle w:val="CommentTok"/>
        </w:rPr>
        <w:t># SDNN(t) params</w:t>
      </w:r>
      <w:r>
        <w:br/>
      </w:r>
      <w:r>
        <w:rPr>
          <w:rStyle w:val="NormalTok"/>
        </w:rPr>
        <w:t xml:space="preserve">  </w:t>
      </w:r>
      <w:r>
        <w:rPr>
          <w:rStyle w:val="AttributeTok"/>
        </w:rPr>
        <w:t>alpha_s =</w:t>
      </w:r>
      <w:r>
        <w:rPr>
          <w:rStyle w:val="NormalTok"/>
        </w:rPr>
        <w:t xml:space="preserve"> </w:t>
      </w:r>
      <w:r>
        <w:rPr>
          <w:rStyle w:val="DecValTok"/>
        </w:rPr>
        <w:t>50</w:t>
      </w:r>
      <w:r>
        <w:rPr>
          <w:rStyle w:val="NormalTok"/>
        </w:rPr>
        <w:t xml:space="preserve">, </w:t>
      </w:r>
      <w:proofErr w:type="spellStart"/>
      <w:r>
        <w:rPr>
          <w:rStyle w:val="AttributeTok"/>
        </w:rPr>
        <w:t>beta_s</w:t>
      </w:r>
      <w:proofErr w:type="spellEnd"/>
      <w:r>
        <w:rPr>
          <w:rStyle w:val="AttributeTok"/>
        </w:rPr>
        <w:t xml:space="preserve"> =</w:t>
      </w:r>
      <w:r>
        <w:rPr>
          <w:rStyle w:val="NormalTok"/>
        </w:rPr>
        <w:t xml:space="preserve"> </w:t>
      </w:r>
      <w:ins w:id="1779" w:author="Matías Castillo-Aguilar" w:date="2026-08-10T02:45:00Z">
        <w:r>
          <w:rPr>
            <w:rStyle w:val="SpecialCharTok"/>
          </w:rPr>
          <w:t>-</w:t>
        </w:r>
      </w:ins>
      <w:r>
        <w:rPr>
          <w:rStyle w:val="DecValTok"/>
        </w:rPr>
        <w:t>40</w:t>
      </w:r>
      <w:r>
        <w:rPr>
          <w:rStyle w:val="NormalTok"/>
        </w:rPr>
        <w:t xml:space="preserve">, </w:t>
      </w:r>
      <w:proofErr w:type="spellStart"/>
      <w:r>
        <w:rPr>
          <w:rStyle w:val="AttributeTok"/>
        </w:rPr>
        <w:t>c_s</w:t>
      </w:r>
      <w:proofErr w:type="spellEnd"/>
      <w:r>
        <w:rPr>
          <w:rStyle w:val="AttributeTok"/>
        </w:rPr>
        <w:t xml:space="preserve"> =</w:t>
      </w:r>
      <w:r>
        <w:rPr>
          <w:rStyle w:val="NormalTok"/>
        </w:rPr>
        <w:t xml:space="preserve"> </w:t>
      </w:r>
      <w:r>
        <w:rPr>
          <w:rStyle w:val="FloatTok"/>
        </w:rPr>
        <w:t>1.0</w:t>
      </w:r>
      <w:r>
        <w:rPr>
          <w:rStyle w:val="NormalTok"/>
        </w:rPr>
        <w:t>,</w:t>
      </w:r>
      <w:r>
        <w:br/>
      </w:r>
      <w:r>
        <w:rPr>
          <w:rStyle w:val="NormalTok"/>
        </w:rPr>
        <w:t xml:space="preserve">  </w:t>
      </w:r>
      <w:r>
        <w:rPr>
          <w:rStyle w:val="CommentTok"/>
        </w:rPr>
        <w:t># Spectral &amp; Noise params</w:t>
      </w:r>
      <w:r>
        <w:br/>
      </w:r>
      <w:r>
        <w:rPr>
          <w:rStyle w:val="NormalTok"/>
        </w:rPr>
        <w:t xml:space="preserve">  </w:t>
      </w:r>
      <w:r>
        <w:rPr>
          <w:rStyle w:val="AttributeTok"/>
        </w:rPr>
        <w:t>c_c =</w:t>
      </w:r>
      <w:r>
        <w:rPr>
          <w:rStyle w:val="NormalTok"/>
        </w:rPr>
        <w:t xml:space="preserve"> </w:t>
      </w:r>
      <w:r>
        <w:rPr>
          <w:rStyle w:val="FloatTok"/>
        </w:rPr>
        <w:t>0.8</w:t>
      </w:r>
      <w:r>
        <w:rPr>
          <w:rStyle w:val="NormalTok"/>
        </w:rPr>
        <w:t xml:space="preserve">, </w:t>
      </w:r>
      <w:r>
        <w:rPr>
          <w:rStyle w:val="AttributeTok"/>
        </w:rPr>
        <w:t>w =</w:t>
      </w:r>
      <w:r>
        <w:rPr>
          <w:rStyle w:val="NormalTok"/>
        </w:rPr>
        <w:t xml:space="preserve"> </w:t>
      </w:r>
      <w:r>
        <w:rPr>
          <w:rStyle w:val="FloatTok"/>
        </w:rPr>
        <w:t>0.80</w:t>
      </w:r>
      <w:r>
        <w:rPr>
          <w:rStyle w:val="NormalTok"/>
        </w:rPr>
        <w:t xml:space="preserve">, </w:t>
      </w:r>
      <w:r>
        <w:rPr>
          <w:rStyle w:val="CommentTok"/>
        </w:rPr>
        <w:t># 80% structured variance</w:t>
      </w:r>
      <w:r>
        <w:br/>
      </w:r>
      <w:r>
        <w:rPr>
          <w:rStyle w:val="NormalTok"/>
        </w:rPr>
        <w:t xml:space="preserve">  </w:t>
      </w:r>
      <w:r>
        <w:rPr>
          <w:rStyle w:val="CommentTok"/>
        </w:rPr>
        <w:t># p(t) params</w:t>
      </w:r>
      <w:r>
        <w:br/>
      </w:r>
      <w:r>
        <w:rPr>
          <w:rStyle w:val="NormalTok"/>
        </w:rPr>
        <w:t xml:space="preserve">  </w:t>
      </w:r>
      <w:r>
        <w:rPr>
          <w:rStyle w:val="AttributeTok"/>
        </w:rPr>
        <w:t>pi_base =</w:t>
      </w:r>
      <w:r>
        <w:rPr>
          <w:rStyle w:val="NormalTok"/>
        </w:rPr>
        <w:t xml:space="preserve"> </w:t>
      </w:r>
      <w:r>
        <w:rPr>
          <w:rStyle w:val="FunctionTok"/>
        </w:rPr>
        <w:t>c</w:t>
      </w:r>
      <w:r>
        <w:rPr>
          <w:rStyle w:val="NormalTok"/>
        </w:rPr>
        <w:t>(</w:t>
      </w:r>
      <w:r>
        <w:rPr>
          <w:rStyle w:val="FloatTok"/>
        </w:rPr>
        <w:t>0.2</w:t>
      </w:r>
      <w:r>
        <w:rPr>
          <w:rStyle w:val="NormalTok"/>
        </w:rPr>
        <w:t xml:space="preserve">, </w:t>
      </w:r>
      <w:r>
        <w:rPr>
          <w:rStyle w:val="FloatTok"/>
        </w:rPr>
        <w:t>0.2</w:t>
      </w:r>
      <w:r>
        <w:rPr>
          <w:rStyle w:val="NormalTok"/>
        </w:rPr>
        <w:t xml:space="preserve">, </w:t>
      </w:r>
      <w:r>
        <w:rPr>
          <w:rStyle w:val="FloatTok"/>
        </w:rPr>
        <w:t>0.6</w:t>
      </w:r>
      <w:r>
        <w:rPr>
          <w:rStyle w:val="NormalTok"/>
        </w:rPr>
        <w:t xml:space="preserve">), </w:t>
      </w:r>
      <w:r>
        <w:rPr>
          <w:rStyle w:val="CommentTok"/>
        </w:rPr>
        <w:t># VLF, LF, HF - Rest (HF dominant)</w:t>
      </w:r>
      <w:r>
        <w:br/>
      </w:r>
      <w:r>
        <w:rPr>
          <w:rStyle w:val="NormalTok"/>
        </w:rPr>
        <w:t xml:space="preserve">  </w:t>
      </w:r>
      <w:r>
        <w:rPr>
          <w:rStyle w:val="AttributeTok"/>
        </w:rPr>
        <w:t>pi_pert =</w:t>
      </w:r>
      <w:r>
        <w:rPr>
          <w:rStyle w:val="NormalTok"/>
        </w:rPr>
        <w:t xml:space="preserve"> </w:t>
      </w:r>
      <w:r>
        <w:rPr>
          <w:rStyle w:val="FunctionTok"/>
        </w:rPr>
        <w:t>c</w:t>
      </w:r>
      <w:r>
        <w:rPr>
          <w:rStyle w:val="NormalTok"/>
        </w:rPr>
        <w:t>(</w:t>
      </w:r>
      <w:r>
        <w:rPr>
          <w:rStyle w:val="FloatTok"/>
        </w:rPr>
        <w:t>0.4</w:t>
      </w:r>
      <w:r>
        <w:rPr>
          <w:rStyle w:val="NormalTok"/>
        </w:rPr>
        <w:t xml:space="preserve">, </w:t>
      </w:r>
      <w:r>
        <w:rPr>
          <w:rStyle w:val="FloatTok"/>
        </w:rPr>
        <w:t>0.4</w:t>
      </w:r>
      <w:r>
        <w:rPr>
          <w:rStyle w:val="NormalTok"/>
        </w:rPr>
        <w:t xml:space="preserve">, </w:t>
      </w:r>
      <w:r>
        <w:rPr>
          <w:rStyle w:val="FloatTok"/>
        </w:rPr>
        <w:t>0.2</w:t>
      </w:r>
      <w:r>
        <w:rPr>
          <w:rStyle w:val="NormalTok"/>
        </w:rPr>
        <w:t xml:space="preserve">), </w:t>
      </w:r>
      <w:r>
        <w:rPr>
          <w:rStyle w:val="CommentTok"/>
        </w:rPr>
        <w:t># VLF, LF, HF - Stress (LF dominant)</w:t>
      </w:r>
      <w:r>
        <w:br/>
      </w:r>
      <w:r>
        <w:rPr>
          <w:rStyle w:val="NormalTok"/>
        </w:rPr>
        <w:t xml:space="preserve">  </w:t>
      </w:r>
      <w:r>
        <w:rPr>
          <w:rStyle w:val="AttributeTok"/>
        </w:rPr>
        <w:t>rho_gp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1</w:t>
      </w:r>
      <w:r>
        <w:rPr>
          <w:rStyle w:val="NormalTok"/>
        </w:rPr>
        <w:t>)</w:t>
      </w:r>
      <w:r>
        <w:br/>
      </w:r>
      <w:r>
        <w:rPr>
          <w:rStyle w:val="NormalTok"/>
        </w:rPr>
        <w:t>)</w:t>
      </w:r>
      <w:r>
        <w:br/>
      </w:r>
      <w:r>
        <w:br/>
      </w:r>
      <w:r>
        <w:rPr>
          <w:rStyle w:val="CommentTok"/>
        </w:rPr>
        <w:t># -------------------------------------------------------------------------</w:t>
      </w:r>
      <w:r>
        <w:br/>
      </w:r>
      <w:r>
        <w:br/>
      </w:r>
      <w:r>
        <w:br/>
      </w:r>
      <w:r>
        <w:rPr>
          <w:rStyle w:val="CommentTok"/>
        </w:rPr>
        <w:t># 2. --- Generate and Visualize Data ---</w:t>
      </w:r>
      <w:r>
        <w:br/>
      </w:r>
      <w:r>
        <w:rPr>
          <w:rStyle w:val="CommentTok"/>
        </w:rPr>
        <w:t># This block demonstrates how to use the function and visualize the output.</w:t>
      </w:r>
      <w:r>
        <w:br/>
      </w:r>
      <w:r>
        <w:br/>
      </w:r>
      <w:r>
        <w:rPr>
          <w:rStyle w:val="CommentTok"/>
        </w:rPr>
        <w:t># --- Generate data for Scenario i ---</w:t>
      </w:r>
      <w:r>
        <w:br/>
      </w:r>
      <w:r>
        <w:rPr>
          <w:rStyle w:val="NormalTok"/>
        </w:rPr>
        <w:t xml:space="preserve">sim_data </w:t>
      </w:r>
      <w:r>
        <w:rPr>
          <w:rStyle w:val="OtherTok"/>
        </w:rPr>
        <w:t>&lt;-</w:t>
      </w:r>
      <w:r>
        <w:br/>
      </w:r>
      <w:r>
        <w:rPr>
          <w:rStyle w:val="NormalTok"/>
        </w:rPr>
        <w:t xml:space="preserve">  </w:t>
      </w:r>
      <w:r>
        <w:rPr>
          <w:rStyle w:val="FunctionTok"/>
        </w:rPr>
        <w:t>generate_rri_simulation</w:t>
      </w:r>
      <w:r>
        <w:rPr>
          <w:rStyle w:val="NormalTok"/>
        </w:rPr>
        <w:t>(</w:t>
      </w:r>
      <w:r>
        <w:br/>
      </w:r>
      <w:r>
        <w:rPr>
          <w:rStyle w:val="NormalTok"/>
        </w:rPr>
        <w:t xml:space="preserve">    </w:t>
      </w:r>
      <w:r>
        <w:rPr>
          <w:rStyle w:val="AttributeTok"/>
        </w:rPr>
        <w:t>N =</w:t>
      </w:r>
      <w:r>
        <w:rPr>
          <w:rStyle w:val="NormalTok"/>
        </w:rPr>
        <w:t xml:space="preserve"> N_points,</w:t>
      </w:r>
      <w:r>
        <w:br/>
      </w:r>
      <w:r>
        <w:rPr>
          <w:rStyle w:val="NormalTok"/>
        </w:rPr>
        <w:t xml:space="preserve">    </w:t>
      </w:r>
      <w:r>
        <w:rPr>
          <w:rStyle w:val="AttributeTok"/>
        </w:rPr>
        <w:t>t_max =</w:t>
      </w:r>
      <w:r>
        <w:rPr>
          <w:rStyle w:val="NormalTok"/>
        </w:rPr>
        <w:t xml:space="preserve"> SIM_DURATION_MIN,</w:t>
      </w:r>
      <w:r>
        <w:br/>
      </w:r>
      <w:r>
        <w:rPr>
          <w:rStyle w:val="NormalTok"/>
        </w:rPr>
        <w:t xml:space="preserve">    </w:t>
      </w:r>
      <w:r>
        <w:rPr>
          <w:rStyle w:val="AttributeTok"/>
        </w:rPr>
        <w:t>params =</w:t>
      </w:r>
      <w:r>
        <w:rPr>
          <w:rStyle w:val="NormalTok"/>
        </w:rPr>
        <w:t xml:space="preserve"> params,</w:t>
      </w:r>
      <w:r>
        <w:br/>
      </w:r>
      <w:r>
        <w:rPr>
          <w:rStyle w:val="NormalTok"/>
        </w:rPr>
        <w:t xml:space="preserve">    </w:t>
      </w:r>
      <w:r>
        <w:rPr>
          <w:rStyle w:val="AttributeTok"/>
        </w:rPr>
        <w:t>N_sin =</w:t>
      </w:r>
      <w:r>
        <w:rPr>
          <w:rStyle w:val="NormalTok"/>
        </w:rPr>
        <w:t xml:space="preserve"> N_SINUSOIDS,</w:t>
      </w:r>
      <w:r>
        <w:br/>
      </w:r>
      <w:r>
        <w:rPr>
          <w:rStyle w:val="NormalTok"/>
        </w:rPr>
        <w:t xml:space="preserve">    </w:t>
      </w:r>
      <w:r>
        <w:rPr>
          <w:rStyle w:val="AttributeTok"/>
        </w:rPr>
        <w:t>t_dist =</w:t>
      </w:r>
      <w:r>
        <w:rPr>
          <w:rStyle w:val="NormalTok"/>
        </w:rPr>
        <w:t xml:space="preserve"> </w:t>
      </w:r>
      <w:r>
        <w:rPr>
          <w:rStyle w:val="ConstantTok"/>
        </w:rPr>
        <w:t>TRUE</w:t>
      </w:r>
      <w:r>
        <w:rPr>
          <w:rStyle w:val="NormalTok"/>
        </w:rPr>
        <w:t>,</w:t>
      </w:r>
      <w:r>
        <w:br/>
      </w:r>
      <w:r>
        <w:rPr>
          <w:rStyle w:val="NormalTok"/>
        </w:rPr>
        <w:t xml:space="preserve">    </w:t>
      </w:r>
      <w:r>
        <w:rPr>
          <w:rStyle w:val="AttributeTok"/>
        </w:rPr>
        <w:t>seed =</w:t>
      </w:r>
      <w:r>
        <w:rPr>
          <w:rStyle w:val="NormalTok"/>
        </w:rPr>
        <w:t xml:space="preserve"> </w:t>
      </w:r>
      <w:r>
        <w:rPr>
          <w:rStyle w:val="DecValTok"/>
        </w:rPr>
        <w:t>1</w:t>
      </w:r>
      <w:r>
        <w:rPr>
          <w:rStyle w:val="NormalTok"/>
        </w:rPr>
        <w:t>,</w:t>
      </w:r>
      <w:r>
        <w:br/>
      </w:r>
      <w:r>
        <w:rPr>
          <w:rStyle w:val="NormalTok"/>
        </w:rPr>
        <w:t xml:space="preserve">    </w:t>
      </w:r>
      <w:r>
        <w:rPr>
          <w:rStyle w:val="AttributeTok"/>
        </w:rPr>
        <w:t>nu =</w:t>
      </w:r>
      <w:r>
        <w:rPr>
          <w:rStyle w:val="NormalTok"/>
        </w:rPr>
        <w:t xml:space="preserve"> </w:t>
      </w:r>
      <w:r>
        <w:rPr>
          <w:rStyle w:val="DecValTok"/>
        </w:rPr>
        <w:t>3</w:t>
      </w:r>
      <w:r>
        <w:br/>
      </w:r>
      <w:r>
        <w:rPr>
          <w:rStyle w:val="NormalTok"/>
        </w:rPr>
        <w:t xml:space="preserve">  )</w:t>
      </w:r>
    </w:p>
    <w:p w14:paraId="219EC5B4" w14:textId="77777777" w:rsidR="009022C7" w:rsidRDefault="00000000">
      <w:pPr>
        <w:pStyle w:val="FirstParagraph"/>
      </w:pPr>
      <w:r>
        <w:t xml:space="preserve">And the components from the R function </w:t>
      </w:r>
      <w:r>
        <w:rPr>
          <w:rStyle w:val="VerbatimChar"/>
        </w:rPr>
        <w:t>generate_rri_simulation</w:t>
      </w:r>
      <w:r>
        <w:t>, used to simulate the data, included the Student-t distribution, is the following:</w:t>
      </w:r>
    </w:p>
    <w:p w14:paraId="63134A01" w14:textId="3528CD85" w:rsidR="009022C7" w:rsidRDefault="00000000">
      <w:pPr>
        <w:pStyle w:val="SourceCode"/>
      </w:pPr>
      <w:r>
        <w:rPr>
          <w:rStyle w:val="CommentTok"/>
        </w:rPr>
        <w:t>#' Generate a synthetic R-R interval time series from constrained parameters</w:t>
      </w:r>
      <w:r>
        <w:br/>
      </w:r>
      <w:r>
        <w:rPr>
          <w:rStyle w:val="CommentTok"/>
        </w:rPr>
        <w:t>#'</w:t>
      </w:r>
      <w:r>
        <w:br/>
      </w:r>
      <w:r>
        <w:rPr>
          <w:rStyle w:val="CommentTok"/>
        </w:rPr>
        <w:t>#' This function encapsulates the full data generating process from the Stan model.</w:t>
      </w:r>
      <w:r>
        <w:br/>
      </w:r>
      <w:r>
        <w:rPr>
          <w:rStyle w:val="CommentTok"/>
        </w:rPr>
        <w:t>#' All model parameters are provided on their constrained, physiologically meaningful</w:t>
      </w:r>
      <w:r>
        <w:br/>
      </w:r>
      <w:r>
        <w:rPr>
          <w:rStyle w:val="CommentTok"/>
        </w:rPr>
        <w:t>#' scale.</w:t>
      </w:r>
      <w:r>
        <w:br/>
      </w:r>
      <w:r>
        <w:rPr>
          <w:rStyle w:val="CommentTok"/>
        </w:rPr>
        <w:t>#'</w:t>
      </w:r>
      <w:r>
        <w:br/>
      </w:r>
      <w:r>
        <w:rPr>
          <w:rStyle w:val="CommentTok"/>
        </w:rPr>
        <w:t>#' @param N Number of data points.</w:t>
      </w:r>
      <w:r>
        <w:br/>
      </w:r>
      <w:r>
        <w:rPr>
          <w:rStyle w:val="CommentTok"/>
        </w:rPr>
        <w:t>#' @param t_max Maximum time in minutes.</w:t>
      </w:r>
      <w:r>
        <w:br/>
      </w:r>
      <w:r>
        <w:rPr>
          <w:rStyle w:val="CommentTok"/>
        </w:rPr>
        <w:t>#' @param N_sin Number of sinusoids per frequency band.</w:t>
      </w:r>
      <w:r>
        <w:br/>
      </w:r>
      <w:r>
        <w:rPr>
          <w:rStyle w:val="CommentTok"/>
        </w:rPr>
        <w:t>#' @param params Named list with model parameters.</w:t>
      </w:r>
      <w:r>
        <w:br/>
      </w:r>
      <w:r>
        <w:rPr>
          <w:rStyle w:val="CommentTok"/>
        </w:rPr>
        <w:t>#' @param seed An integer for reproducibility.</w:t>
      </w:r>
      <w:r>
        <w:br/>
      </w:r>
      <w:r>
        <w:rPr>
          <w:rStyle w:val="CommentTok"/>
        </w:rPr>
        <w:t>#' @param ... Currently not used.</w:t>
      </w:r>
      <w:r>
        <w:br/>
      </w:r>
      <w:r>
        <w:rPr>
          <w:rStyle w:val="CommentTok"/>
        </w:rPr>
        <w:t>#' @param t_dist Logical. Use a t-distribution instead of a normal to generate the data. Default is FALSE.</w:t>
      </w:r>
      <w:r>
        <w:br/>
      </w:r>
      <w:r>
        <w:rPr>
          <w:rStyle w:val="CommentTok"/>
        </w:rPr>
        <w:t>#' @param nu Numeric. Nu parameter of the Student-t distribution controlling the tails of the distribution. Only used when `t_dist` is TRUE.</w:t>
      </w:r>
      <w:r>
        <w:br/>
      </w:r>
      <w:r>
        <w:rPr>
          <w:rStyle w:val="CommentTok"/>
        </w:rPr>
        <w:t>#'</w:t>
      </w:r>
      <w:r>
        <w:br/>
      </w:r>
      <w:r>
        <w:rPr>
          <w:rStyle w:val="CommentTok"/>
        </w:rPr>
        <w:t>#' @return A data frame containing the time vector 't', the final generated</w:t>
      </w:r>
      <w:r>
        <w:br/>
      </w:r>
      <w:r>
        <w:rPr>
          <w:rStyle w:val="CommentTok"/>
        </w:rPr>
        <w:t>#'   'RR' series, the underlying mean 'mu', and other key components</w:t>
      </w:r>
      <w:del w:id="1780" w:author="Matías Castillo-Aguilar" w:date="2026-08-10T02:45:00Z">
        <w:r>
          <w:rPr>
            <w:rStyle w:val="CommentTok"/>
          </w:rPr>
          <w:delText>.</w:delText>
        </w:r>
      </w:del>
      <w:ins w:id="1781" w:author="Matías Castillo-Aguilar" w:date="2026-08-10T02:45:00Z">
        <w:r>
          <w:rPr>
            <w:rStyle w:val="CommentTok"/>
          </w:rPr>
          <w:t>,</w:t>
        </w:r>
        <w:r>
          <w:br/>
        </w:r>
        <w:r>
          <w:rPr>
            <w:rStyle w:val="CommentTok"/>
          </w:rPr>
          <w:lastRenderedPageBreak/>
          <w:t xml:space="preserve">#'   including </w:t>
        </w:r>
        <w:proofErr w:type="spellStart"/>
        <w:r>
          <w:rPr>
            <w:rStyle w:val="CommentTok"/>
          </w:rPr>
          <w:t>p_vlf</w:t>
        </w:r>
        <w:proofErr w:type="spellEnd"/>
        <w:r>
          <w:rPr>
            <w:rStyle w:val="CommentTok"/>
          </w:rPr>
          <w:t>/</w:t>
        </w:r>
        <w:proofErr w:type="spellStart"/>
        <w:r>
          <w:rPr>
            <w:rStyle w:val="CommentTok"/>
          </w:rPr>
          <w:t>p_lf</w:t>
        </w:r>
        <w:proofErr w:type="spellEnd"/>
        <w:r>
          <w:rPr>
            <w:rStyle w:val="CommentTok"/>
          </w:rPr>
          <w:t>/</w:t>
        </w:r>
        <w:proofErr w:type="spellStart"/>
        <w:r>
          <w:rPr>
            <w:rStyle w:val="CommentTok"/>
          </w:rPr>
          <w:t>p_hf</w:t>
        </w:r>
        <w:proofErr w:type="spellEnd"/>
        <w:r>
          <w:rPr>
            <w:rStyle w:val="CommentTok"/>
          </w:rPr>
          <w:t xml:space="preserve"> (the mixture/amplitude weights </w:t>
        </w:r>
        <w:proofErr w:type="spellStart"/>
        <w:r>
          <w:rPr>
            <w:rStyle w:val="CommentTok"/>
          </w:rPr>
          <w:t>p_j</w:t>
        </w:r>
        <w:proofErr w:type="spellEnd"/>
        <w:r>
          <w:rPr>
            <w:rStyle w:val="CommentTok"/>
          </w:rPr>
          <w:t>(t); NOT</w:t>
        </w:r>
        <w:r>
          <w:br/>
        </w:r>
        <w:r>
          <w:rPr>
            <w:rStyle w:val="CommentTok"/>
          </w:rPr>
          <w:t xml:space="preserve">#'   power proportions) and </w:t>
        </w:r>
        <w:proofErr w:type="spellStart"/>
        <w:r>
          <w:rPr>
            <w:rStyle w:val="CommentTok"/>
          </w:rPr>
          <w:t>q_vlf</w:t>
        </w:r>
        <w:proofErr w:type="spellEnd"/>
        <w:r>
          <w:rPr>
            <w:rStyle w:val="CommentTok"/>
          </w:rPr>
          <w:t>/</w:t>
        </w:r>
        <w:proofErr w:type="spellStart"/>
        <w:r>
          <w:rPr>
            <w:rStyle w:val="CommentTok"/>
          </w:rPr>
          <w:t>q_lf</w:t>
        </w:r>
        <w:proofErr w:type="spellEnd"/>
        <w:r>
          <w:rPr>
            <w:rStyle w:val="CommentTok"/>
          </w:rPr>
          <w:t>/</w:t>
        </w:r>
        <w:proofErr w:type="spellStart"/>
        <w:r>
          <w:rPr>
            <w:rStyle w:val="CommentTok"/>
          </w:rPr>
          <w:t>q_hf</w:t>
        </w:r>
        <w:proofErr w:type="spellEnd"/>
        <w:r>
          <w:rPr>
            <w:rStyle w:val="CommentTok"/>
          </w:rPr>
          <w:t xml:space="preserve"> (the implied variance/power</w:t>
        </w:r>
        <w:r>
          <w:br/>
        </w:r>
        <w:r>
          <w:rPr>
            <w:rStyle w:val="CommentTok"/>
          </w:rPr>
          <w:t xml:space="preserve">#'   share </w:t>
        </w:r>
        <w:proofErr w:type="spellStart"/>
        <w:r>
          <w:rPr>
            <w:rStyle w:val="CommentTok"/>
          </w:rPr>
          <w:t>q_j</w:t>
        </w:r>
        <w:proofErr w:type="spellEnd"/>
        <w:r>
          <w:rPr>
            <w:rStyle w:val="CommentTok"/>
          </w:rPr>
          <w:t>(t), comparable to conventional power-proportion estimates).</w:t>
        </w:r>
      </w:ins>
      <w:r>
        <w:br/>
      </w:r>
      <w:r>
        <w:rPr>
          <w:rStyle w:val="NormalTok"/>
        </w:rPr>
        <w:t xml:space="preserve">generate_rri_simulation </w:t>
      </w:r>
      <w:r>
        <w:rPr>
          <w:rStyle w:val="OtherTok"/>
        </w:rPr>
        <w:t>&lt;-</w:t>
      </w:r>
      <w:r>
        <w:rPr>
          <w:rStyle w:val="NormalTok"/>
        </w:rPr>
        <w:t xml:space="preserve"> </w:t>
      </w:r>
      <w:r>
        <w:rPr>
          <w:rStyle w:val="ControlFlowTok"/>
        </w:rPr>
        <w:t>function</w:t>
      </w:r>
      <w:r>
        <w:rPr>
          <w:rStyle w:val="NormalTok"/>
        </w:rPr>
        <w:t>(N,</w:t>
      </w:r>
      <w:r>
        <w:br/>
      </w:r>
      <w:r>
        <w:rPr>
          <w:rStyle w:val="NormalTok"/>
        </w:rPr>
        <w:t xml:space="preserve">                                    t_max,</w:t>
      </w:r>
      <w:r>
        <w:br/>
      </w:r>
      <w:r>
        <w:rPr>
          <w:rStyle w:val="NormalTok"/>
        </w:rPr>
        <w:t xml:space="preserve">                                    params,</w:t>
      </w:r>
      <w:r>
        <w:br/>
      </w:r>
      <w:r>
        <w:rPr>
          <w:rStyle w:val="NormalTok"/>
        </w:rPr>
        <w:t xml:space="preserve">                                    N_sin,</w:t>
      </w:r>
      <w:r>
        <w:br/>
      </w:r>
      <w:r>
        <w:rPr>
          <w:rStyle w:val="NormalTok"/>
        </w:rPr>
        <w:t xml:space="preserve">                                    </w:t>
      </w:r>
      <w:r>
        <w:rPr>
          <w:rStyle w:val="AttributeTok"/>
        </w:rPr>
        <w:t>seed =</w:t>
      </w:r>
      <w:r>
        <w:rPr>
          <w:rStyle w:val="NormalTok"/>
        </w:rPr>
        <w:t xml:space="preserve"> </w:t>
      </w:r>
      <w:r>
        <w:rPr>
          <w:rStyle w:val="DecValTok"/>
        </w:rPr>
        <w:t>123</w:t>
      </w:r>
      <w:r>
        <w:rPr>
          <w:rStyle w:val="NormalTok"/>
        </w:rPr>
        <w:t>,</w:t>
      </w:r>
      <w:r>
        <w:br/>
      </w:r>
      <w:r>
        <w:rPr>
          <w:rStyle w:val="NormalTok"/>
        </w:rPr>
        <w:t xml:space="preserve">                                    </w:t>
      </w:r>
      <w:r>
        <w:rPr>
          <w:rStyle w:val="AttributeTok"/>
        </w:rPr>
        <w:t>nu =</w:t>
      </w:r>
      <w:r>
        <w:rPr>
          <w:rStyle w:val="NormalTok"/>
        </w:rPr>
        <w:t xml:space="preserve"> </w:t>
      </w:r>
      <w:r>
        <w:rPr>
          <w:rStyle w:val="ConstantTok"/>
        </w:rPr>
        <w:t>NULL</w:t>
      </w:r>
      <w:r>
        <w:rPr>
          <w:rStyle w:val="NormalTok"/>
        </w:rPr>
        <w:t>,</w:t>
      </w:r>
      <w:r>
        <w:br/>
      </w:r>
      <w:r>
        <w:rPr>
          <w:rStyle w:val="NormalTok"/>
        </w:rPr>
        <w:t xml:space="preserve">                                    </w:t>
      </w:r>
      <w:r>
        <w:rPr>
          <w:rStyle w:val="AttributeTok"/>
        </w:rPr>
        <w:t>t_dist =</w:t>
      </w:r>
      <w:r>
        <w:rPr>
          <w:rStyle w:val="NormalTok"/>
        </w:rPr>
        <w:t xml:space="preserve"> </w:t>
      </w:r>
      <w:r>
        <w:rPr>
          <w:rStyle w:val="ConstantTok"/>
        </w:rPr>
        <w:t>FALSE</w:t>
      </w:r>
      <w:r>
        <w:rPr>
          <w:rStyle w:val="NormalTok"/>
        </w:rPr>
        <w:t>) {</w:t>
      </w:r>
      <w:r>
        <w:br/>
      </w:r>
      <w:r>
        <w:br/>
      </w:r>
      <w:r>
        <w:rPr>
          <w:rStyle w:val="NormalTok"/>
        </w:rPr>
        <w:t xml:space="preserve">  </w:t>
      </w:r>
      <w:r>
        <w:rPr>
          <w:rStyle w:val="CommentTok"/>
        </w:rPr>
        <w:t># Helper function to compute the GP's squared exponential covariance kernel</w:t>
      </w:r>
      <w:r>
        <w:br/>
      </w:r>
      <w:r>
        <w:rPr>
          <w:rStyle w:val="NormalTok"/>
        </w:rPr>
        <w:t xml:space="preserve">  gp_exp_quad_cov </w:t>
      </w:r>
      <w:r>
        <w:rPr>
          <w:rStyle w:val="OtherTok"/>
        </w:rPr>
        <w:t>&lt;-</w:t>
      </w:r>
      <w:r>
        <w:rPr>
          <w:rStyle w:val="NormalTok"/>
        </w:rPr>
        <w:t xml:space="preserve"> </w:t>
      </w:r>
      <w:r>
        <w:rPr>
          <w:rStyle w:val="ControlFlowTok"/>
        </w:rPr>
        <w:t>function</w:t>
      </w:r>
      <w:r>
        <w:rPr>
          <w:rStyle w:val="NormalTok"/>
        </w:rPr>
        <w:t>(x, rho) {</w:t>
      </w:r>
      <w:r>
        <w:br/>
      </w:r>
      <w:r>
        <w:rPr>
          <w:rStyle w:val="NormalTok"/>
        </w:rPr>
        <w:t xml:space="preserve">    N </w:t>
      </w:r>
      <w:r>
        <w:rPr>
          <w:rStyle w:val="OtherTok"/>
        </w:rPr>
        <w:t>&lt;-</w:t>
      </w:r>
      <w:r>
        <w:rPr>
          <w:rStyle w:val="NormalTok"/>
        </w:rPr>
        <w:t xml:space="preserve"> </w:t>
      </w:r>
      <w:r>
        <w:rPr>
          <w:rStyle w:val="FunctionTok"/>
        </w:rPr>
        <w:t>length</w:t>
      </w:r>
      <w:r>
        <w:rPr>
          <w:rStyle w:val="NormalTok"/>
        </w:rPr>
        <w:t>(x)</w:t>
      </w:r>
      <w:r>
        <w:br/>
      </w:r>
      <w:r>
        <w:rPr>
          <w:rStyle w:val="NormalTok"/>
        </w:rPr>
        <w:t xml:space="preserve">    K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N, N)</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NormalTok"/>
        </w:rPr>
        <w:t>N) {</w:t>
      </w:r>
      <w:r>
        <w:br/>
      </w:r>
      <w:r>
        <w:rPr>
          <w:rStyle w:val="NormalTok"/>
        </w:rPr>
        <w:t xml:space="preserve">        K[i, j] </w:t>
      </w:r>
      <w:r>
        <w:rPr>
          <w:rStyle w:val="OtherTok"/>
        </w:rPr>
        <w:t>&lt;-</w:t>
      </w:r>
      <w:r>
        <w:rPr>
          <w:rStyle w:val="NormalTok"/>
        </w:rPr>
        <w:t xml:space="preserve"> </w:t>
      </w:r>
      <w:r>
        <w:rPr>
          <w:rStyle w:val="FunctionTok"/>
        </w:rPr>
        <w:t>exp</w:t>
      </w:r>
      <w:r>
        <w:rPr>
          <w:rStyle w:val="NormalTok"/>
        </w:rPr>
        <w:t>(</w:t>
      </w:r>
      <w:r>
        <w:rPr>
          <w:rStyle w:val="SpecialCharTok"/>
        </w:rPr>
        <w:t>-</w:t>
      </w:r>
      <w:r>
        <w:rPr>
          <w:rStyle w:val="FloatTok"/>
        </w:rPr>
        <w:t>0.5</w:t>
      </w:r>
      <w:r>
        <w:rPr>
          <w:rStyle w:val="NormalTok"/>
        </w:rPr>
        <w:t xml:space="preserve"> </w:t>
      </w:r>
      <w:r>
        <w:rPr>
          <w:rStyle w:val="SpecialCharTok"/>
        </w:rPr>
        <w:t>*</w:t>
      </w:r>
      <w:r>
        <w:rPr>
          <w:rStyle w:val="NormalTok"/>
        </w:rPr>
        <w:t xml:space="preserve"> ((x[i] </w:t>
      </w:r>
      <w:r>
        <w:rPr>
          <w:rStyle w:val="SpecialCharTok"/>
        </w:rPr>
        <w:t>-</w:t>
      </w:r>
      <w:r>
        <w:rPr>
          <w:rStyle w:val="NormalTok"/>
        </w:rPr>
        <w:t xml:space="preserve"> x[j]) </w:t>
      </w:r>
      <w:r>
        <w:rPr>
          <w:rStyle w:val="SpecialCharTok"/>
        </w:rPr>
        <w:t>/</w:t>
      </w:r>
      <w:r>
        <w:rPr>
          <w:rStyle w:val="NormalTok"/>
        </w:rPr>
        <w:t xml:space="preserve"> rho)</w:t>
      </w:r>
      <w:r>
        <w:rPr>
          <w:rStyle w:val="SpecialCharTok"/>
        </w:rPr>
        <w:t>^</w:t>
      </w:r>
      <w:r>
        <w:rPr>
          <w:rStyle w:val="DecValTok"/>
        </w:rPr>
        <w:t>2</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(K)</w:t>
      </w:r>
      <w:r>
        <w:br/>
      </w:r>
      <w:r>
        <w:rPr>
          <w:rStyle w:val="NormalTok"/>
        </w:rPr>
        <w:t xml:space="preserve">  }</w:t>
      </w:r>
      <w:r>
        <w:br/>
      </w:r>
      <w:r>
        <w:br/>
      </w:r>
      <w:r>
        <w:rPr>
          <w:rStyle w:val="NormalTok"/>
        </w:rPr>
        <w:t xml:space="preserve">  </w:t>
      </w:r>
      <w:r>
        <w:rPr>
          <w:rStyle w:val="CommentTok"/>
        </w:rPr>
        <w:t># Set seed for complete reproducibility</w:t>
      </w:r>
      <w:r>
        <w:br/>
      </w:r>
      <w:r>
        <w:rPr>
          <w:rStyle w:val="NormalTok"/>
        </w:rPr>
        <w:t xml:space="preserve">  </w:t>
      </w:r>
      <w:r>
        <w:rPr>
          <w:rStyle w:val="FunctionTok"/>
        </w:rPr>
        <w:t>set.seed</w:t>
      </w:r>
      <w:r>
        <w:rPr>
          <w:rStyle w:val="NormalTok"/>
        </w:rPr>
        <w:t>(seed)</w:t>
      </w:r>
      <w:r>
        <w:br/>
      </w:r>
      <w:r>
        <w:br/>
      </w:r>
      <w:r>
        <w:rPr>
          <w:rStyle w:val="NormalTok"/>
        </w:rPr>
        <w:t xml:space="preserve">  </w:t>
      </w:r>
      <w:r>
        <w:rPr>
          <w:rStyle w:val="CommentTok"/>
        </w:rPr>
        <w:t># --- 1. Define Core Dynamic Functions ---</w:t>
      </w:r>
      <w:r>
        <w:br/>
      </w:r>
      <w:r>
        <w:rPr>
          <w:rStyle w:val="NormalTok"/>
        </w:rPr>
        <w:t xml:space="preserve">  </w:t>
      </w:r>
      <w:r>
        <w:rPr>
          <w:rStyle w:val="CommentTok"/>
        </w:rPr>
        <w:t># These are the double-logistic building blocks for the model's dynamics.</w:t>
      </w:r>
      <w:r>
        <w:br/>
      </w:r>
      <w:r>
        <w:rPr>
          <w:rStyle w:val="NormalTok"/>
        </w:rPr>
        <w:t xml:space="preserve">  D_1 </w:t>
      </w:r>
      <w:r>
        <w:rPr>
          <w:rStyle w:val="OtherTok"/>
        </w:rPr>
        <w:t>&lt;-</w:t>
      </w:r>
      <w:r>
        <w:rPr>
          <w:rStyle w:val="NormalTok"/>
        </w:rPr>
        <w:t xml:space="preserve"> </w:t>
      </w:r>
      <w:r>
        <w:rPr>
          <w:rStyle w:val="ControlFlowTok"/>
        </w:rPr>
        <w:t>function</w:t>
      </w:r>
      <w:r>
        <w:rPr>
          <w:rStyle w:val="NormalTok"/>
        </w:rPr>
        <w:t xml:space="preserve">(t) {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params</w:t>
      </w:r>
      <w:r>
        <w:rPr>
          <w:rStyle w:val="SpecialCharTok"/>
        </w:rPr>
        <w:t>$</w:t>
      </w:r>
      <w:r>
        <w:rPr>
          <w:rStyle w:val="NormalTok"/>
        </w:rPr>
        <w:t xml:space="preserve">lambda </w:t>
      </w:r>
      <w:r>
        <w:rPr>
          <w:rStyle w:val="SpecialCharTok"/>
        </w:rPr>
        <w:t>*</w:t>
      </w:r>
      <w:r>
        <w:rPr>
          <w:rStyle w:val="NormalTok"/>
        </w:rPr>
        <w:t xml:space="preserve"> (t </w:t>
      </w:r>
      <w:r>
        <w:rPr>
          <w:rStyle w:val="SpecialCharTok"/>
        </w:rPr>
        <w:t>-</w:t>
      </w:r>
      <w:r>
        <w:rPr>
          <w:rStyle w:val="NormalTok"/>
        </w:rPr>
        <w:t xml:space="preserve"> params</w:t>
      </w:r>
      <w:r>
        <w:rPr>
          <w:rStyle w:val="SpecialCharTok"/>
        </w:rPr>
        <w:t>$</w:t>
      </w:r>
      <w:r>
        <w:rPr>
          <w:rStyle w:val="NormalTok"/>
        </w:rPr>
        <w:t>tau))) }</w:t>
      </w:r>
      <w:r>
        <w:br/>
      </w:r>
      <w:r>
        <w:rPr>
          <w:rStyle w:val="NormalTok"/>
        </w:rPr>
        <w:t xml:space="preserve">  D_2 </w:t>
      </w:r>
      <w:r>
        <w:rPr>
          <w:rStyle w:val="OtherTok"/>
        </w:rPr>
        <w:t>&lt;-</w:t>
      </w:r>
      <w:r>
        <w:rPr>
          <w:rStyle w:val="NormalTok"/>
        </w:rPr>
        <w:t xml:space="preserve"> </w:t>
      </w:r>
      <w:r>
        <w:rPr>
          <w:rStyle w:val="ControlFlowTok"/>
        </w:rPr>
        <w:t>function</w:t>
      </w:r>
      <w:r>
        <w:rPr>
          <w:rStyle w:val="NormalTok"/>
        </w:rPr>
        <w:t xml:space="preserve">(t) { </w:t>
      </w:r>
      <w:r>
        <w:rPr>
          <w:rStyle w:val="DecValTok"/>
        </w:rPr>
        <w:t>1</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exp</w:t>
      </w:r>
      <w:r>
        <w:rPr>
          <w:rStyle w:val="NormalTok"/>
        </w:rPr>
        <w:t>(</w:t>
      </w:r>
      <w:r>
        <w:rPr>
          <w:rStyle w:val="SpecialCharTok"/>
        </w:rPr>
        <w:t>-</w:t>
      </w:r>
      <w:r>
        <w:rPr>
          <w:rStyle w:val="NormalTok"/>
        </w:rPr>
        <w:t>params</w:t>
      </w:r>
      <w:r>
        <w:rPr>
          <w:rStyle w:val="SpecialCharTok"/>
        </w:rPr>
        <w:t>$</w:t>
      </w:r>
      <w:r>
        <w:rPr>
          <w:rStyle w:val="NormalTok"/>
        </w:rPr>
        <w:t xml:space="preserve">phi </w:t>
      </w:r>
      <w:r>
        <w:rPr>
          <w:rStyle w:val="SpecialCharTok"/>
        </w:rPr>
        <w:t>*</w:t>
      </w:r>
      <w:r>
        <w:rPr>
          <w:rStyle w:val="NormalTok"/>
        </w:rPr>
        <w:t xml:space="preserve"> (t </w:t>
      </w:r>
      <w:r>
        <w:rPr>
          <w:rStyle w:val="SpecialCharTok"/>
        </w:rPr>
        <w:t>-</w:t>
      </w:r>
      <w:r>
        <w:rPr>
          <w:rStyle w:val="NormalTok"/>
        </w:rPr>
        <w:t xml:space="preserve"> params</w:t>
      </w:r>
      <w:r>
        <w:rPr>
          <w:rStyle w:val="SpecialCharTok"/>
        </w:rPr>
        <w:t>$</w:t>
      </w:r>
      <w:r>
        <w:rPr>
          <w:rStyle w:val="NormalTok"/>
        </w:rPr>
        <w:t xml:space="preserve">tau </w:t>
      </w:r>
      <w:r>
        <w:rPr>
          <w:rStyle w:val="SpecialCharTok"/>
        </w:rPr>
        <w:t>-</w:t>
      </w:r>
      <w:r>
        <w:rPr>
          <w:rStyle w:val="NormalTok"/>
        </w:rPr>
        <w:t xml:space="preserve"> params</w:t>
      </w:r>
      <w:r>
        <w:rPr>
          <w:rStyle w:val="SpecialCharTok"/>
        </w:rPr>
        <w:t>$</w:t>
      </w:r>
      <w:r>
        <w:rPr>
          <w:rStyle w:val="NormalTok"/>
        </w:rPr>
        <w:t>delta))) }</w:t>
      </w:r>
      <w:r>
        <w:br/>
      </w:r>
      <w:r>
        <w:br/>
      </w:r>
      <w:r>
        <w:rPr>
          <w:rStyle w:val="NormalTok"/>
        </w:rPr>
        <w:t xml:space="preserve">  </w:t>
      </w:r>
      <w:r>
        <w:rPr>
          <w:rStyle w:val="CommentTok"/>
        </w:rPr>
        <w:t># Define the simulation time grid</w:t>
      </w:r>
      <w:r>
        <w:br/>
      </w:r>
      <w:r>
        <w:rPr>
          <w:rStyle w:val="NormalTok"/>
        </w:rPr>
        <w:t xml:space="preserve">  t </w:t>
      </w:r>
      <w:r>
        <w:rPr>
          <w:rStyle w:val="OtherTok"/>
        </w:rPr>
        <w:t>&lt;-</w:t>
      </w:r>
      <w:r>
        <w:rPr>
          <w:rStyle w:val="NormalTok"/>
        </w:rPr>
        <w:t xml:space="preserve"> </w:t>
      </w:r>
      <w:r>
        <w:rPr>
          <w:rStyle w:val="FunctionTok"/>
        </w:rPr>
        <w:t>seq</w:t>
      </w:r>
      <w:r>
        <w:rPr>
          <w:rStyle w:val="NormalTok"/>
        </w:rPr>
        <w:t>(</w:t>
      </w:r>
      <w:r>
        <w:rPr>
          <w:rStyle w:val="DecValTok"/>
        </w:rPr>
        <w:t>0</w:t>
      </w:r>
      <w:r>
        <w:rPr>
          <w:rStyle w:val="NormalTok"/>
        </w:rPr>
        <w:t xml:space="preserve">, t_max, </w:t>
      </w:r>
      <w:r>
        <w:rPr>
          <w:rStyle w:val="AttributeTok"/>
        </w:rPr>
        <w:t>length.out =</w:t>
      </w:r>
      <w:r>
        <w:rPr>
          <w:rStyle w:val="NormalTok"/>
        </w:rPr>
        <w:t xml:space="preserve"> N)</w:t>
      </w:r>
      <w:r>
        <w:br/>
      </w:r>
      <w:r>
        <w:br/>
      </w:r>
      <w:r>
        <w:rPr>
          <w:rStyle w:val="NormalTok"/>
        </w:rPr>
        <w:t xml:space="preserve">  </w:t>
      </w:r>
      <w:r>
        <w:rPr>
          <w:rStyle w:val="CommentTok"/>
        </w:rPr>
        <w:t># --- 2. Generate Time-Varying Trajectories ---</w:t>
      </w:r>
      <w:r>
        <w:br/>
      </w:r>
      <w:r>
        <w:rPr>
          <w:rStyle w:val="NormalTok"/>
        </w:rPr>
        <w:t xml:space="preserve">  </w:t>
      </w:r>
      <w:r>
        <w:rPr>
          <w:rStyle w:val="CommentTok"/>
        </w:rPr>
        <w:t># These define the evolution of the signal's mean, total variability, and spectral mix.</w:t>
      </w:r>
      <w:r>
        <w:br/>
      </w:r>
      <w:r>
        <w:rPr>
          <w:rStyle w:val="NormalTok"/>
        </w:rPr>
        <w:t xml:space="preserve">  </w:t>
      </w:r>
      <w:ins w:id="1782" w:author="Matías Castillo-Aguilar" w:date="2026-08-10T02:45:00Z">
        <w:r>
          <w:rPr>
            <w:rStyle w:val="CommentTok"/>
          </w:rPr>
          <w:t># Sign convention matches the main manuscript / Stan model exactly:</w:t>
        </w:r>
        <w:r>
          <w:br/>
        </w:r>
        <w:r>
          <w:rPr>
            <w:rStyle w:val="NormalTok"/>
          </w:rPr>
          <w:t xml:space="preserve">  </w:t>
        </w:r>
        <w:r>
          <w:rPr>
            <w:rStyle w:val="CommentTok"/>
          </w:rPr>
          <w:t># mu(t) = alpha + beta*D1(t) - c*beta*D2(t), so a perturbation-induced *drop*</w:t>
        </w:r>
        <w:r>
          <w:br/>
        </w:r>
        <w:r>
          <w:rPr>
            <w:rStyle w:val="NormalTok"/>
          </w:rPr>
          <w:t xml:space="preserve">  </w:t>
        </w:r>
        <w:r>
          <w:rPr>
            <w:rStyle w:val="CommentTok"/>
          </w:rPr>
          <w:t># requires a negative beta (see the params lists used throughout this project).</w:t>
        </w:r>
        <w:r>
          <w:br/>
        </w:r>
        <w:r>
          <w:rPr>
            <w:rStyle w:val="NormalTok"/>
          </w:rPr>
          <w:t xml:space="preserve">  </w:t>
        </w:r>
      </w:ins>
      <w:proofErr w:type="spellStart"/>
      <w:r>
        <w:rPr>
          <w:rStyle w:val="NormalTok"/>
        </w:rPr>
        <w:t>RR_t</w:t>
      </w:r>
      <w:proofErr w:type="spellEnd"/>
      <w:r>
        <w:rPr>
          <w:rStyle w:val="NormalTok"/>
        </w:rPr>
        <w:t xml:space="preserve"> </w:t>
      </w:r>
      <w:r>
        <w:rPr>
          <w:rStyle w:val="OtherTok"/>
        </w:rPr>
        <w:t>&lt;-</w:t>
      </w:r>
      <w:r>
        <w:rPr>
          <w:rStyle w:val="NormalTok"/>
        </w:rPr>
        <w:t xml:space="preserve"> </w:t>
      </w:r>
      <w:proofErr w:type="spellStart"/>
      <w:r>
        <w:rPr>
          <w:rStyle w:val="NormalTok"/>
        </w:rPr>
        <w:t>params</w:t>
      </w:r>
      <w:r>
        <w:rPr>
          <w:rStyle w:val="SpecialCharTok"/>
        </w:rPr>
        <w:t>$</w:t>
      </w:r>
      <w:r>
        <w:rPr>
          <w:rStyle w:val="NormalTok"/>
        </w:rPr>
        <w:t>alpha_r</w:t>
      </w:r>
      <w:proofErr w:type="spellEnd"/>
      <w:r>
        <w:rPr>
          <w:rStyle w:val="NormalTok"/>
        </w:rPr>
        <w:t xml:space="preserve"> </w:t>
      </w:r>
      <w:del w:id="1783" w:author="Matías Castillo-Aguilar" w:date="2026-08-10T02:45:00Z">
        <w:r>
          <w:rPr>
            <w:rStyle w:val="SpecialCharTok"/>
          </w:rPr>
          <w:delText>-</w:delText>
        </w:r>
      </w:del>
      <w:ins w:id="1784" w:author="Matías Castillo-Aguilar" w:date="2026-08-10T02:45:00Z">
        <w:r>
          <w:rPr>
            <w:rStyle w:val="SpecialCharTok"/>
          </w:rPr>
          <w:t>+</w:t>
        </w:r>
      </w:ins>
      <w:r>
        <w:rPr>
          <w:rStyle w:val="NormalTok"/>
        </w:rPr>
        <w:t xml:space="preserve"> </w:t>
      </w:r>
      <w:proofErr w:type="spellStart"/>
      <w:r>
        <w:rPr>
          <w:rStyle w:val="NormalTok"/>
        </w:rPr>
        <w:t>params</w:t>
      </w:r>
      <w:r>
        <w:rPr>
          <w:rStyle w:val="SpecialCharTok"/>
        </w:rPr>
        <w:t>$</w:t>
      </w:r>
      <w:r>
        <w:rPr>
          <w:rStyle w:val="NormalTok"/>
        </w:rPr>
        <w:t>beta_r</w:t>
      </w:r>
      <w:proofErr w:type="spellEnd"/>
      <w:r>
        <w:rPr>
          <w:rStyle w:val="NormalTok"/>
        </w:rPr>
        <w:t xml:space="preserve"> </w:t>
      </w:r>
      <w:r>
        <w:rPr>
          <w:rStyle w:val="SpecialCharTok"/>
        </w:rPr>
        <w:t>*</w:t>
      </w:r>
      <w:r>
        <w:rPr>
          <w:rStyle w:val="NormalTok"/>
        </w:rPr>
        <w:t xml:space="preserve"> </w:t>
      </w:r>
      <w:r>
        <w:rPr>
          <w:rStyle w:val="FunctionTok"/>
        </w:rPr>
        <w:t>D_1</w:t>
      </w:r>
      <w:r>
        <w:rPr>
          <w:rStyle w:val="NormalTok"/>
        </w:rPr>
        <w:t xml:space="preserve">(t) </w:t>
      </w:r>
      <w:del w:id="1785" w:author="Matías Castillo-Aguilar" w:date="2026-08-10T02:45:00Z">
        <w:r>
          <w:rPr>
            <w:rStyle w:val="SpecialCharTok"/>
          </w:rPr>
          <w:delText>+</w:delText>
        </w:r>
      </w:del>
      <w:ins w:id="1786" w:author="Matías Castillo-Aguilar" w:date="2026-08-10T02:45:00Z">
        <w:r>
          <w:rPr>
            <w:rStyle w:val="SpecialCharTok"/>
          </w:rPr>
          <w:t>-</w:t>
        </w:r>
      </w:ins>
      <w:r>
        <w:rPr>
          <w:rStyle w:val="NormalTok"/>
        </w:rPr>
        <w:t xml:space="preserve"> </w:t>
      </w:r>
      <w:proofErr w:type="spellStart"/>
      <w:r>
        <w:rPr>
          <w:rStyle w:val="NormalTok"/>
        </w:rPr>
        <w:t>params</w:t>
      </w:r>
      <w:r>
        <w:rPr>
          <w:rStyle w:val="SpecialCharTok"/>
        </w:rPr>
        <w:t>$</w:t>
      </w:r>
      <w:r>
        <w:rPr>
          <w:rStyle w:val="NormalTok"/>
        </w:rPr>
        <w:t>c_r</w:t>
      </w:r>
      <w:proofErr w:type="spellEnd"/>
      <w:r>
        <w:rPr>
          <w:rStyle w:val="NormalTok"/>
        </w:rPr>
        <w:t xml:space="preserve"> </w:t>
      </w:r>
      <w:r>
        <w:rPr>
          <w:rStyle w:val="SpecialCharTok"/>
        </w:rPr>
        <w:t>*</w:t>
      </w:r>
      <w:r>
        <w:rPr>
          <w:rStyle w:val="NormalTok"/>
        </w:rPr>
        <w:t xml:space="preserve"> </w:t>
      </w:r>
      <w:proofErr w:type="spellStart"/>
      <w:r>
        <w:rPr>
          <w:rStyle w:val="NormalTok"/>
        </w:rPr>
        <w:t>params</w:t>
      </w:r>
      <w:r>
        <w:rPr>
          <w:rStyle w:val="SpecialCharTok"/>
        </w:rPr>
        <w:t>$</w:t>
      </w:r>
      <w:r>
        <w:rPr>
          <w:rStyle w:val="NormalTok"/>
        </w:rPr>
        <w:t>beta_r</w:t>
      </w:r>
      <w:proofErr w:type="spellEnd"/>
      <w:r>
        <w:rPr>
          <w:rStyle w:val="NormalTok"/>
        </w:rPr>
        <w:t xml:space="preserve"> </w:t>
      </w:r>
      <w:r>
        <w:rPr>
          <w:rStyle w:val="SpecialCharTok"/>
        </w:rPr>
        <w:t>*</w:t>
      </w:r>
      <w:r>
        <w:rPr>
          <w:rStyle w:val="NormalTok"/>
        </w:rPr>
        <w:t xml:space="preserve"> </w:t>
      </w:r>
      <w:r>
        <w:rPr>
          <w:rStyle w:val="FunctionTok"/>
        </w:rPr>
        <w:t>D_2</w:t>
      </w:r>
      <w:r>
        <w:rPr>
          <w:rStyle w:val="NormalTok"/>
        </w:rPr>
        <w:t>(t)</w:t>
      </w:r>
      <w:r>
        <w:br/>
      </w:r>
      <w:r>
        <w:rPr>
          <w:rStyle w:val="NormalTok"/>
        </w:rPr>
        <w:t xml:space="preserve">  </w:t>
      </w:r>
      <w:proofErr w:type="spellStart"/>
      <w:r>
        <w:rPr>
          <w:rStyle w:val="NormalTok"/>
        </w:rPr>
        <w:t>SDNN_t</w:t>
      </w:r>
      <w:proofErr w:type="spellEnd"/>
      <w:r>
        <w:rPr>
          <w:rStyle w:val="NormalTok"/>
        </w:rPr>
        <w:t xml:space="preserve"> </w:t>
      </w:r>
      <w:r>
        <w:rPr>
          <w:rStyle w:val="OtherTok"/>
        </w:rPr>
        <w:t>&lt;-</w:t>
      </w:r>
      <w:r>
        <w:rPr>
          <w:rStyle w:val="NormalTok"/>
        </w:rPr>
        <w:t xml:space="preserve"> </w:t>
      </w:r>
      <w:proofErr w:type="spellStart"/>
      <w:r>
        <w:rPr>
          <w:rStyle w:val="NormalTok"/>
        </w:rPr>
        <w:t>params</w:t>
      </w:r>
      <w:r>
        <w:rPr>
          <w:rStyle w:val="SpecialCharTok"/>
        </w:rPr>
        <w:t>$</w:t>
      </w:r>
      <w:r>
        <w:rPr>
          <w:rStyle w:val="NormalTok"/>
        </w:rPr>
        <w:t>alpha_s</w:t>
      </w:r>
      <w:proofErr w:type="spellEnd"/>
      <w:r>
        <w:rPr>
          <w:rStyle w:val="NormalTok"/>
        </w:rPr>
        <w:t xml:space="preserve"> </w:t>
      </w:r>
      <w:del w:id="1787" w:author="Matías Castillo-Aguilar" w:date="2026-08-10T02:45:00Z">
        <w:r>
          <w:rPr>
            <w:rStyle w:val="SpecialCharTok"/>
          </w:rPr>
          <w:delText>-</w:delText>
        </w:r>
      </w:del>
      <w:ins w:id="1788" w:author="Matías Castillo-Aguilar" w:date="2026-08-10T02:45:00Z">
        <w:r>
          <w:rPr>
            <w:rStyle w:val="SpecialCharTok"/>
          </w:rPr>
          <w:t>+</w:t>
        </w:r>
      </w:ins>
      <w:r>
        <w:rPr>
          <w:rStyle w:val="NormalTok"/>
        </w:rPr>
        <w:t xml:space="preserve"> </w:t>
      </w:r>
      <w:proofErr w:type="spellStart"/>
      <w:r>
        <w:rPr>
          <w:rStyle w:val="NormalTok"/>
        </w:rPr>
        <w:t>params</w:t>
      </w:r>
      <w:r>
        <w:rPr>
          <w:rStyle w:val="SpecialCharTok"/>
        </w:rPr>
        <w:t>$</w:t>
      </w:r>
      <w:r>
        <w:rPr>
          <w:rStyle w:val="NormalTok"/>
        </w:rPr>
        <w:t>beta_s</w:t>
      </w:r>
      <w:proofErr w:type="spellEnd"/>
      <w:r>
        <w:rPr>
          <w:rStyle w:val="NormalTok"/>
        </w:rPr>
        <w:t xml:space="preserve"> </w:t>
      </w:r>
      <w:r>
        <w:rPr>
          <w:rStyle w:val="SpecialCharTok"/>
        </w:rPr>
        <w:t>*</w:t>
      </w:r>
      <w:r>
        <w:rPr>
          <w:rStyle w:val="NormalTok"/>
        </w:rPr>
        <w:t xml:space="preserve"> </w:t>
      </w:r>
      <w:r>
        <w:rPr>
          <w:rStyle w:val="FunctionTok"/>
        </w:rPr>
        <w:t>D_1</w:t>
      </w:r>
      <w:r>
        <w:rPr>
          <w:rStyle w:val="NormalTok"/>
        </w:rPr>
        <w:t xml:space="preserve">(t) </w:t>
      </w:r>
      <w:del w:id="1789" w:author="Matías Castillo-Aguilar" w:date="2026-08-10T02:45:00Z">
        <w:r>
          <w:rPr>
            <w:rStyle w:val="SpecialCharTok"/>
          </w:rPr>
          <w:delText>+</w:delText>
        </w:r>
      </w:del>
      <w:ins w:id="1790" w:author="Matías Castillo-Aguilar" w:date="2026-08-10T02:45:00Z">
        <w:r>
          <w:rPr>
            <w:rStyle w:val="SpecialCharTok"/>
          </w:rPr>
          <w:t>-</w:t>
        </w:r>
      </w:ins>
      <w:r>
        <w:rPr>
          <w:rStyle w:val="NormalTok"/>
        </w:rPr>
        <w:t xml:space="preserve"> </w:t>
      </w:r>
      <w:proofErr w:type="spellStart"/>
      <w:r>
        <w:rPr>
          <w:rStyle w:val="NormalTok"/>
        </w:rPr>
        <w:t>params</w:t>
      </w:r>
      <w:r>
        <w:rPr>
          <w:rStyle w:val="SpecialCharTok"/>
        </w:rPr>
        <w:t>$</w:t>
      </w:r>
      <w:r>
        <w:rPr>
          <w:rStyle w:val="NormalTok"/>
        </w:rPr>
        <w:t>c_s</w:t>
      </w:r>
      <w:proofErr w:type="spellEnd"/>
      <w:r>
        <w:rPr>
          <w:rStyle w:val="NormalTok"/>
        </w:rPr>
        <w:t xml:space="preserve"> </w:t>
      </w:r>
      <w:r>
        <w:rPr>
          <w:rStyle w:val="SpecialCharTok"/>
        </w:rPr>
        <w:t>*</w:t>
      </w:r>
      <w:r>
        <w:rPr>
          <w:rStyle w:val="NormalTok"/>
        </w:rPr>
        <w:t xml:space="preserve"> </w:t>
      </w:r>
      <w:proofErr w:type="spellStart"/>
      <w:r>
        <w:rPr>
          <w:rStyle w:val="NormalTok"/>
        </w:rPr>
        <w:t>params</w:t>
      </w:r>
      <w:r>
        <w:rPr>
          <w:rStyle w:val="SpecialCharTok"/>
        </w:rPr>
        <w:t>$</w:t>
      </w:r>
      <w:r>
        <w:rPr>
          <w:rStyle w:val="NormalTok"/>
        </w:rPr>
        <w:t>beta_s</w:t>
      </w:r>
      <w:proofErr w:type="spellEnd"/>
      <w:r>
        <w:rPr>
          <w:rStyle w:val="NormalTok"/>
        </w:rPr>
        <w:t xml:space="preserve"> </w:t>
      </w:r>
      <w:r>
        <w:rPr>
          <w:rStyle w:val="SpecialCharTok"/>
        </w:rPr>
        <w:t>*</w:t>
      </w:r>
      <w:r>
        <w:rPr>
          <w:rStyle w:val="NormalTok"/>
        </w:rPr>
        <w:t xml:space="preserve"> </w:t>
      </w:r>
      <w:r>
        <w:rPr>
          <w:rStyle w:val="FunctionTok"/>
        </w:rPr>
        <w:t>D_2</w:t>
      </w:r>
      <w:r>
        <w:rPr>
          <w:rStyle w:val="NormalTok"/>
        </w:rPr>
        <w:t>(t)</w:t>
      </w:r>
      <w:r>
        <w:br/>
      </w:r>
      <w:r>
        <w:rPr>
          <w:rStyle w:val="NormalTok"/>
        </w:rPr>
        <w:t xml:space="preserve">  </w:t>
      </w:r>
      <w:proofErr w:type="spellStart"/>
      <w:r>
        <w:rPr>
          <w:rStyle w:val="NormalTok"/>
        </w:rPr>
        <w:t>C_t</w:t>
      </w:r>
      <w:proofErr w:type="spellEnd"/>
      <w:r>
        <w:rPr>
          <w:rStyle w:val="NormalTok"/>
        </w:rPr>
        <w:t xml:space="preserve"> </w:t>
      </w:r>
      <w:r>
        <w:rPr>
          <w:rStyle w:val="OtherTok"/>
        </w:rPr>
        <w:t>&lt;-</w:t>
      </w:r>
      <w:r>
        <w:rPr>
          <w:rStyle w:val="NormalTok"/>
        </w:rPr>
        <w:t xml:space="preserve"> </w:t>
      </w:r>
      <w:r>
        <w:rPr>
          <w:rStyle w:val="FunctionTok"/>
        </w:rPr>
        <w:t>D_1</w:t>
      </w:r>
      <w:r>
        <w:rPr>
          <w:rStyle w:val="NormalTok"/>
        </w:rPr>
        <w:t xml:space="preserve">(t)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proofErr w:type="spellStart"/>
      <w:r>
        <w:rPr>
          <w:rStyle w:val="NormalTok"/>
        </w:rPr>
        <w:t>params</w:t>
      </w:r>
      <w:r>
        <w:rPr>
          <w:rStyle w:val="SpecialCharTok"/>
        </w:rPr>
        <w:t>$</w:t>
      </w:r>
      <w:r>
        <w:rPr>
          <w:rStyle w:val="NormalTok"/>
        </w:rPr>
        <w:t>c_c</w:t>
      </w:r>
      <w:proofErr w:type="spellEnd"/>
      <w:r>
        <w:rPr>
          <w:rStyle w:val="NormalTok"/>
        </w:rPr>
        <w:t xml:space="preserve"> </w:t>
      </w:r>
      <w:r>
        <w:rPr>
          <w:rStyle w:val="SpecialCharTok"/>
        </w:rPr>
        <w:t>*</w:t>
      </w:r>
      <w:r>
        <w:rPr>
          <w:rStyle w:val="NormalTok"/>
        </w:rPr>
        <w:t xml:space="preserve"> </w:t>
      </w:r>
      <w:r>
        <w:rPr>
          <w:rStyle w:val="FunctionTok"/>
        </w:rPr>
        <w:t>D_2</w:t>
      </w:r>
      <w:r>
        <w:rPr>
          <w:rStyle w:val="NormalTok"/>
        </w:rPr>
        <w:t>(t))</w:t>
      </w:r>
      <w:r>
        <w:br/>
      </w:r>
      <w:r>
        <w:br/>
      </w:r>
      <w:r>
        <w:rPr>
          <w:rStyle w:val="NormalTok"/>
        </w:rPr>
        <w:t xml:space="preserve">  </w:t>
      </w:r>
      <w:r>
        <w:rPr>
          <w:rStyle w:val="CommentTok"/>
        </w:rPr>
        <w:t xml:space="preserve"># Time-varying band </w:t>
      </w:r>
      <w:del w:id="1791" w:author="Matías Castillo-Aguilar" w:date="2026-08-10T02:45:00Z">
        <w:r>
          <w:rPr>
            <w:rStyle w:val="CommentTok"/>
          </w:rPr>
          <w:delText xml:space="preserve">proportions </w:delText>
        </w:r>
      </w:del>
      <w:ins w:id="1792" w:author="Matías Castillo-Aguilar" w:date="2026-08-10T02:45:00Z">
        <w:r>
          <w:rPr>
            <w:rStyle w:val="CommentTok"/>
          </w:rPr>
          <w:t xml:space="preserve">mixture/amplitude weights </w:t>
        </w:r>
      </w:ins>
      <w:proofErr w:type="spellStart"/>
      <w:r>
        <w:rPr>
          <w:rStyle w:val="CommentTok"/>
        </w:rPr>
        <w:t>p_j</w:t>
      </w:r>
      <w:proofErr w:type="spellEnd"/>
      <w:r>
        <w:rPr>
          <w:rStyle w:val="CommentTok"/>
        </w:rPr>
        <w:t>(t) via convex</w:t>
      </w:r>
      <w:ins w:id="1793" w:author="Matías Castillo-Aguilar" w:date="2026-08-10T02:45:00Z">
        <w:r>
          <w:br/>
        </w:r>
        <w:r>
          <w:rPr>
            <w:rStyle w:val="NormalTok"/>
          </w:rPr>
          <w:t xml:space="preserve">  </w:t>
        </w:r>
        <w:r>
          <w:rPr>
            <w:rStyle w:val="CommentTok"/>
          </w:rPr>
          <w:t>#</w:t>
        </w:r>
      </w:ins>
      <w:r>
        <w:rPr>
          <w:rStyle w:val="CommentTok"/>
        </w:rPr>
        <w:t xml:space="preserve"> combination</w:t>
      </w:r>
      <w:ins w:id="1794" w:author="Matías Castillo-Aguilar" w:date="2026-08-10T02:45:00Z">
        <w:r>
          <w:rPr>
            <w:rStyle w:val="CommentTok"/>
          </w:rPr>
          <w:t xml:space="preserve"> (NOT power proportions -- see </w:t>
        </w:r>
        <w:proofErr w:type="spellStart"/>
        <w:r>
          <w:rPr>
            <w:rStyle w:val="CommentTok"/>
          </w:rPr>
          <w:t>q_j</w:t>
        </w:r>
        <w:proofErr w:type="spellEnd"/>
        <w:r>
          <w:rPr>
            <w:rStyle w:val="CommentTok"/>
          </w:rPr>
          <w:t>(t) below)</w:t>
        </w:r>
      </w:ins>
      <w:r>
        <w:br/>
      </w:r>
      <w:r>
        <w:rPr>
          <w:rStyle w:val="NormalTok"/>
        </w:rPr>
        <w:t xml:space="preserve">  </w:t>
      </w:r>
      <w:proofErr w:type="spellStart"/>
      <w:r>
        <w:rPr>
          <w:rStyle w:val="NormalTok"/>
        </w:rPr>
        <w:t>p_j</w:t>
      </w:r>
      <w:proofErr w:type="spellEnd"/>
      <w:r>
        <w:rPr>
          <w:rStyle w:val="NormalTok"/>
        </w:rPr>
        <w:t xml:space="preserve"> </w:t>
      </w:r>
      <w:r>
        <w:rPr>
          <w:rStyle w:val="OtherTok"/>
        </w:rPr>
        <w:t>&lt;-</w:t>
      </w:r>
      <w:r>
        <w:rPr>
          <w:rStyle w:val="NormalTok"/>
        </w:rPr>
        <w:t xml:space="preserve"> (</w:t>
      </w:r>
      <w:r>
        <w:rPr>
          <w:rStyle w:val="DecValTok"/>
        </w:rPr>
        <w:t>1</w:t>
      </w:r>
      <w:r>
        <w:rPr>
          <w:rStyle w:val="NormalTok"/>
        </w:rPr>
        <w:t xml:space="preserve"> </w:t>
      </w:r>
      <w:r>
        <w:rPr>
          <w:rStyle w:val="SpecialCharTok"/>
        </w:rPr>
        <w:t>-</w:t>
      </w:r>
      <w:r>
        <w:rPr>
          <w:rStyle w:val="NormalTok"/>
        </w:rPr>
        <w:t xml:space="preserve"> C_t) </w:t>
      </w:r>
      <w:r>
        <w:rPr>
          <w:rStyle w:val="SpecialCharTok"/>
        </w:rPr>
        <w:t>%*%</w:t>
      </w:r>
      <w:r>
        <w:rPr>
          <w:rStyle w:val="NormalTok"/>
        </w:rPr>
        <w:t xml:space="preserve"> </w:t>
      </w:r>
      <w:r>
        <w:rPr>
          <w:rStyle w:val="FunctionTok"/>
        </w:rPr>
        <w:t>t</w:t>
      </w:r>
      <w:r>
        <w:rPr>
          <w:rStyle w:val="NormalTok"/>
        </w:rPr>
        <w:t>(params</w:t>
      </w:r>
      <w:r>
        <w:rPr>
          <w:rStyle w:val="SpecialCharTok"/>
        </w:rPr>
        <w:t>$</w:t>
      </w:r>
      <w:r>
        <w:rPr>
          <w:rStyle w:val="NormalTok"/>
        </w:rPr>
        <w:t xml:space="preserve">pi_base) </w:t>
      </w:r>
      <w:r>
        <w:rPr>
          <w:rStyle w:val="SpecialCharTok"/>
        </w:rPr>
        <w:t>+</w:t>
      </w:r>
      <w:r>
        <w:rPr>
          <w:rStyle w:val="NormalTok"/>
        </w:rPr>
        <w:t xml:space="preserve"> C_t </w:t>
      </w:r>
      <w:r>
        <w:rPr>
          <w:rStyle w:val="SpecialCharTok"/>
        </w:rPr>
        <w:t>%*%</w:t>
      </w:r>
      <w:r>
        <w:rPr>
          <w:rStyle w:val="NormalTok"/>
        </w:rPr>
        <w:t xml:space="preserve"> </w:t>
      </w:r>
      <w:r>
        <w:rPr>
          <w:rStyle w:val="FunctionTok"/>
        </w:rPr>
        <w:t>t</w:t>
      </w:r>
      <w:r>
        <w:rPr>
          <w:rStyle w:val="NormalTok"/>
        </w:rPr>
        <w:t>(params</w:t>
      </w:r>
      <w:r>
        <w:rPr>
          <w:rStyle w:val="SpecialCharTok"/>
        </w:rPr>
        <w:t>$</w:t>
      </w:r>
      <w:r>
        <w:rPr>
          <w:rStyle w:val="NormalTok"/>
        </w:rPr>
        <w:t>pi_pert)</w:t>
      </w:r>
      <w:r>
        <w:br/>
      </w:r>
      <w:r>
        <w:rPr>
          <w:rStyle w:val="NormalTok"/>
        </w:rPr>
        <w:t xml:space="preserve">  </w:t>
      </w:r>
      <w:r>
        <w:rPr>
          <w:rStyle w:val="FunctionTok"/>
        </w:rPr>
        <w:t>colnames</w:t>
      </w:r>
      <w:r>
        <w:rPr>
          <w:rStyle w:val="NormalTok"/>
        </w:rPr>
        <w:t xml:space="preserve">(p_j) </w:t>
      </w:r>
      <w:r>
        <w:rPr>
          <w:rStyle w:val="OtherTok"/>
        </w:rPr>
        <w:t>&lt;-</w:t>
      </w:r>
      <w:r>
        <w:rPr>
          <w:rStyle w:val="NormalTok"/>
        </w:rPr>
        <w:t xml:space="preserve"> </w:t>
      </w:r>
      <w:r>
        <w:rPr>
          <w:rStyle w:val="FunctionTok"/>
        </w:rPr>
        <w:t>c</w:t>
      </w:r>
      <w:r>
        <w:rPr>
          <w:rStyle w:val="NormalTok"/>
        </w:rPr>
        <w:t>(</w:t>
      </w:r>
      <w:r>
        <w:rPr>
          <w:rStyle w:val="StringTok"/>
        </w:rPr>
        <w:t>"VLF"</w:t>
      </w:r>
      <w:r>
        <w:rPr>
          <w:rStyle w:val="NormalTok"/>
        </w:rPr>
        <w:t xml:space="preserve">, </w:t>
      </w:r>
      <w:r>
        <w:rPr>
          <w:rStyle w:val="StringTok"/>
        </w:rPr>
        <w:t>"LF"</w:t>
      </w:r>
      <w:r>
        <w:rPr>
          <w:rStyle w:val="NormalTok"/>
        </w:rPr>
        <w:t xml:space="preserve">, </w:t>
      </w:r>
      <w:r>
        <w:rPr>
          <w:rStyle w:val="StringTok"/>
        </w:rPr>
        <w:t>"HF"</w:t>
      </w:r>
      <w:r>
        <w:rPr>
          <w:rStyle w:val="NormalTok"/>
        </w:rPr>
        <w:t>)</w:t>
      </w:r>
      <w:r>
        <w:br/>
      </w:r>
      <w:r>
        <w:br/>
      </w:r>
      <w:r>
        <w:rPr>
          <w:rStyle w:val="NormalTok"/>
        </w:rPr>
        <w:t xml:space="preserve">  </w:t>
      </w:r>
      <w:r>
        <w:rPr>
          <w:rStyle w:val="CommentTok"/>
        </w:rPr>
        <w:t># --- 3. Pre-computation of Basis Functions (like Stan's transformed data) ---</w:t>
      </w:r>
      <w:r>
        <w:br/>
      </w:r>
      <w:r>
        <w:rPr>
          <w:rStyle w:val="NormalTok"/>
        </w:rPr>
        <w:t xml:space="preserve">  </w:t>
      </w:r>
      <w:proofErr w:type="spellStart"/>
      <w:r>
        <w:rPr>
          <w:rStyle w:val="NormalTok"/>
        </w:rPr>
        <w:t>band_defs</w:t>
      </w:r>
      <w:proofErr w:type="spellEnd"/>
      <w:r>
        <w:rPr>
          <w:rStyle w:val="NormalTok"/>
        </w:rPr>
        <w:t xml:space="preserve">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VLF =</w:t>
      </w:r>
      <w:r>
        <w:rPr>
          <w:rStyle w:val="NormalTok"/>
        </w:rPr>
        <w:t xml:space="preserve"> </w:t>
      </w:r>
      <w:r>
        <w:rPr>
          <w:rStyle w:val="FunctionTok"/>
        </w:rPr>
        <w:t>c</w:t>
      </w:r>
      <w:r>
        <w:rPr>
          <w:rStyle w:val="NormalTok"/>
        </w:rPr>
        <w:t>(</w:t>
      </w:r>
      <w:r>
        <w:rPr>
          <w:rStyle w:val="FloatTok"/>
        </w:rPr>
        <w:t>0.003</w:t>
      </w:r>
      <w:r>
        <w:rPr>
          <w:rStyle w:val="NormalTok"/>
        </w:rPr>
        <w:t xml:space="preserve">, </w:t>
      </w:r>
      <w:r>
        <w:rPr>
          <w:rStyle w:val="FloatTok"/>
        </w:rPr>
        <w:t>0.039</w:t>
      </w:r>
      <w:r>
        <w:rPr>
          <w:rStyle w:val="NormalTok"/>
        </w:rPr>
        <w:t>),</w:t>
      </w:r>
      <w:r>
        <w:br/>
      </w:r>
      <w:r>
        <w:rPr>
          <w:rStyle w:val="NormalTok"/>
        </w:rPr>
        <w:t xml:space="preserve">    </w:t>
      </w:r>
      <w:r>
        <w:rPr>
          <w:rStyle w:val="AttributeTok"/>
        </w:rPr>
        <w:t>LF  =</w:t>
      </w:r>
      <w:r>
        <w:rPr>
          <w:rStyle w:val="NormalTok"/>
        </w:rPr>
        <w:t xml:space="preserve"> </w:t>
      </w:r>
      <w:r>
        <w:rPr>
          <w:rStyle w:val="FunctionTok"/>
        </w:rPr>
        <w:t>c</w:t>
      </w:r>
      <w:r>
        <w:rPr>
          <w:rStyle w:val="NormalTok"/>
        </w:rPr>
        <w:t>(</w:t>
      </w:r>
      <w:r>
        <w:rPr>
          <w:rStyle w:val="FloatTok"/>
        </w:rPr>
        <w:t>0.040</w:t>
      </w:r>
      <w:r>
        <w:rPr>
          <w:rStyle w:val="NormalTok"/>
        </w:rPr>
        <w:t xml:space="preserve">, </w:t>
      </w:r>
      <w:r>
        <w:rPr>
          <w:rStyle w:val="FloatTok"/>
        </w:rPr>
        <w:t>0.149</w:t>
      </w:r>
      <w:r>
        <w:rPr>
          <w:rStyle w:val="NormalTok"/>
        </w:rPr>
        <w:t>),</w:t>
      </w:r>
      <w:r>
        <w:br/>
      </w:r>
      <w:r>
        <w:rPr>
          <w:rStyle w:val="NormalTok"/>
        </w:rPr>
        <w:t xml:space="preserve">    </w:t>
      </w:r>
      <w:r>
        <w:rPr>
          <w:rStyle w:val="AttributeTok"/>
        </w:rPr>
        <w:t>HF  =</w:t>
      </w:r>
      <w:r>
        <w:rPr>
          <w:rStyle w:val="NormalTok"/>
        </w:rPr>
        <w:t xml:space="preserve"> </w:t>
      </w:r>
      <w:r>
        <w:rPr>
          <w:rStyle w:val="FunctionTok"/>
        </w:rPr>
        <w:t>c</w:t>
      </w:r>
      <w:r>
        <w:rPr>
          <w:rStyle w:val="NormalTok"/>
        </w:rPr>
        <w:t>(</w:t>
      </w:r>
      <w:r>
        <w:rPr>
          <w:rStyle w:val="FloatTok"/>
        </w:rPr>
        <w:t>0.150</w:t>
      </w:r>
      <w:r>
        <w:rPr>
          <w:rStyle w:val="NormalTok"/>
        </w:rPr>
        <w:t xml:space="preserve">, </w:t>
      </w:r>
      <w:r>
        <w:rPr>
          <w:rStyle w:val="FloatTok"/>
        </w:rPr>
        <w:t>0.400</w:t>
      </w:r>
      <w:r>
        <w:rPr>
          <w:rStyle w:val="NormalTok"/>
        </w:rPr>
        <w:t>)</w:t>
      </w:r>
      <w:r>
        <w:br/>
      </w:r>
      <w:r>
        <w:rPr>
          <w:rStyle w:val="NormalTok"/>
        </w:rPr>
        <w:t xml:space="preserve">  )</w:t>
      </w:r>
      <w:r>
        <w:br/>
      </w:r>
      <w:r>
        <w:br/>
      </w:r>
      <w:r>
        <w:rPr>
          <w:rStyle w:val="NormalTok"/>
        </w:rPr>
        <w:t xml:space="preserve">  </w:t>
      </w:r>
      <w:proofErr w:type="spellStart"/>
      <w:r>
        <w:rPr>
          <w:rStyle w:val="NormalTok"/>
        </w:rPr>
        <w:t>freqs_list</w:t>
      </w:r>
      <w:proofErr w:type="spellEnd"/>
      <w:r>
        <w:rPr>
          <w:rStyle w:val="NormalTok"/>
        </w:rPr>
        <w:t xml:space="preserve"> </w:t>
      </w:r>
      <w:r>
        <w:rPr>
          <w:rStyle w:val="OtherTok"/>
        </w:rPr>
        <w:t>&lt;-</w:t>
      </w:r>
      <w:r>
        <w:rPr>
          <w:rStyle w:val="NormalTok"/>
        </w:rPr>
        <w:t xml:space="preserve"> </w:t>
      </w:r>
      <w:proofErr w:type="spellStart"/>
      <w:r>
        <w:rPr>
          <w:rStyle w:val="FunctionTok"/>
        </w:rPr>
        <w:t>lapply</w:t>
      </w:r>
      <w:proofErr w:type="spellEnd"/>
      <w:r>
        <w:rPr>
          <w:rStyle w:val="NormalTok"/>
        </w:rPr>
        <w:t>(</w:t>
      </w:r>
      <w:proofErr w:type="spellStart"/>
      <w:r>
        <w:rPr>
          <w:rStyle w:val="NormalTok"/>
        </w:rPr>
        <w:t>band_defs</w:t>
      </w:r>
      <w:proofErr w:type="spellEnd"/>
      <w:r>
        <w:rPr>
          <w:rStyle w:val="NormalTok"/>
        </w:rPr>
        <w:t xml:space="preserve">, </w:t>
      </w:r>
      <w:r>
        <w:rPr>
          <w:rStyle w:val="ControlFlowTok"/>
        </w:rPr>
        <w:t>function</w:t>
      </w:r>
      <w:r>
        <w:rPr>
          <w:rStyle w:val="NormalTok"/>
        </w:rPr>
        <w:t xml:space="preserve">(b) </w:t>
      </w:r>
      <w:r>
        <w:rPr>
          <w:rStyle w:val="FunctionTok"/>
        </w:rPr>
        <w:t>seq</w:t>
      </w:r>
      <w:r>
        <w:rPr>
          <w:rStyle w:val="NormalTok"/>
        </w:rPr>
        <w:t>(b[</w:t>
      </w:r>
      <w:r>
        <w:rPr>
          <w:rStyle w:val="DecValTok"/>
        </w:rPr>
        <w:t>1</w:t>
      </w:r>
      <w:r>
        <w:rPr>
          <w:rStyle w:val="NormalTok"/>
        </w:rPr>
        <w:t>], b[</w:t>
      </w:r>
      <w:r>
        <w:rPr>
          <w:rStyle w:val="DecValTok"/>
        </w:rPr>
        <w:t>2</w:t>
      </w:r>
      <w:r>
        <w:rPr>
          <w:rStyle w:val="NormalTok"/>
        </w:rPr>
        <w:t xml:space="preserve">], </w:t>
      </w:r>
      <w:proofErr w:type="spellStart"/>
      <w:r>
        <w:rPr>
          <w:rStyle w:val="AttributeTok"/>
        </w:rPr>
        <w:t>length.out</w:t>
      </w:r>
      <w:proofErr w:type="spellEnd"/>
      <w:r>
        <w:rPr>
          <w:rStyle w:val="AttributeTok"/>
        </w:rPr>
        <w:t xml:space="preserve"> =</w:t>
      </w:r>
      <w:r>
        <w:rPr>
          <w:rStyle w:val="NormalTok"/>
        </w:rPr>
        <w:t xml:space="preserve"> </w:t>
      </w:r>
      <w:proofErr w:type="spellStart"/>
      <w:r>
        <w:rPr>
          <w:rStyle w:val="NormalTok"/>
        </w:rPr>
        <w:t>N_sin</w:t>
      </w:r>
      <w:proofErr w:type="spellEnd"/>
      <w:r>
        <w:rPr>
          <w:rStyle w:val="NormalTok"/>
        </w:rPr>
        <w:t>))</w:t>
      </w:r>
      <w:r>
        <w:br/>
      </w:r>
      <w:r>
        <w:rPr>
          <w:rStyle w:val="NormalTok"/>
        </w:rPr>
        <w:t xml:space="preserve">  </w:t>
      </w:r>
      <w:proofErr w:type="spellStart"/>
      <w:r>
        <w:rPr>
          <w:rStyle w:val="NormalTok"/>
        </w:rPr>
        <w:t>log_freqs_list</w:t>
      </w:r>
      <w:proofErr w:type="spellEnd"/>
      <w:r>
        <w:rPr>
          <w:rStyle w:val="NormalTok"/>
        </w:rPr>
        <w:t xml:space="preserve"> </w:t>
      </w:r>
      <w:r>
        <w:rPr>
          <w:rStyle w:val="OtherTok"/>
        </w:rPr>
        <w:t>&lt;-</w:t>
      </w:r>
      <w:r>
        <w:rPr>
          <w:rStyle w:val="NormalTok"/>
        </w:rPr>
        <w:t xml:space="preserve"> </w:t>
      </w:r>
      <w:proofErr w:type="spellStart"/>
      <w:r>
        <w:rPr>
          <w:rStyle w:val="FunctionTok"/>
        </w:rPr>
        <w:t>lapply</w:t>
      </w:r>
      <w:proofErr w:type="spellEnd"/>
      <w:r>
        <w:rPr>
          <w:rStyle w:val="NormalTok"/>
        </w:rPr>
        <w:t>(</w:t>
      </w:r>
      <w:proofErr w:type="spellStart"/>
      <w:r>
        <w:rPr>
          <w:rStyle w:val="NormalTok"/>
        </w:rPr>
        <w:t>freqs_list</w:t>
      </w:r>
      <w:proofErr w:type="spellEnd"/>
      <w:r>
        <w:rPr>
          <w:rStyle w:val="NormalTok"/>
        </w:rPr>
        <w:t>, log)</w:t>
      </w:r>
      <w:r>
        <w:br/>
      </w:r>
      <w:r>
        <w:br/>
      </w:r>
      <w:r>
        <w:rPr>
          <w:rStyle w:val="NormalTok"/>
        </w:rPr>
        <w:t xml:space="preserve">  </w:t>
      </w:r>
      <w:r>
        <w:rPr>
          <w:rStyle w:val="CommentTok"/>
        </w:rPr>
        <w:t># Scale log-frequencies to [0, 1] for a scale-agnostic GP</w:t>
      </w:r>
      <w:r>
        <w:br/>
      </w:r>
      <w:r>
        <w:rPr>
          <w:rStyle w:val="NormalTok"/>
        </w:rPr>
        <w:t xml:space="preserve">  </w:t>
      </w:r>
      <w:proofErr w:type="spellStart"/>
      <w:r>
        <w:rPr>
          <w:rStyle w:val="NormalTok"/>
        </w:rPr>
        <w:t>log_freqs_scaled_list</w:t>
      </w:r>
      <w:proofErr w:type="spellEnd"/>
      <w:r>
        <w:rPr>
          <w:rStyle w:val="NormalTok"/>
        </w:rPr>
        <w:t xml:space="preserve">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w:t>
      </w:r>
      <w:proofErr w:type="spellStart"/>
      <w:r>
        <w:rPr>
          <w:rStyle w:val="NormalTok"/>
        </w:rPr>
        <w:t>min_log_f</w:t>
      </w:r>
      <w:proofErr w:type="spellEnd"/>
      <w:r>
        <w:rPr>
          <w:rStyle w:val="NormalTok"/>
        </w:rPr>
        <w:t xml:space="preserve"> </w:t>
      </w:r>
      <w:r>
        <w:rPr>
          <w:rStyle w:val="OtherTok"/>
        </w:rPr>
        <w:t>&lt;-</w:t>
      </w:r>
      <w:r>
        <w:rPr>
          <w:rStyle w:val="NormalTok"/>
        </w:rPr>
        <w:t xml:space="preserve"> </w:t>
      </w:r>
      <w:r>
        <w:rPr>
          <w:rStyle w:val="FunctionTok"/>
        </w:rPr>
        <w:t>min</w:t>
      </w:r>
      <w:r>
        <w:rPr>
          <w:rStyle w:val="NormalTok"/>
        </w:rPr>
        <w:t>(</w:t>
      </w:r>
      <w:proofErr w:type="spellStart"/>
      <w:r>
        <w:rPr>
          <w:rStyle w:val="NormalTok"/>
        </w:rPr>
        <w:t>log_freqs_list</w:t>
      </w:r>
      <w:proofErr w:type="spellEnd"/>
      <w:r>
        <w:rPr>
          <w:rStyle w:val="NormalTok"/>
        </w:rPr>
        <w:t>[[j]])</w:t>
      </w:r>
      <w:r>
        <w:br/>
      </w:r>
      <w:r>
        <w:rPr>
          <w:rStyle w:val="NormalTok"/>
        </w:rPr>
        <w:t xml:space="preserve">    </w:t>
      </w:r>
      <w:proofErr w:type="spellStart"/>
      <w:r>
        <w:rPr>
          <w:rStyle w:val="NormalTok"/>
        </w:rPr>
        <w:t>range_log_f</w:t>
      </w:r>
      <w:proofErr w:type="spellEnd"/>
      <w:r>
        <w:rPr>
          <w:rStyle w:val="NormalTok"/>
        </w:rPr>
        <w:t xml:space="preserve"> </w:t>
      </w:r>
      <w:r>
        <w:rPr>
          <w:rStyle w:val="OtherTok"/>
        </w:rPr>
        <w:t>&lt;-</w:t>
      </w:r>
      <w:r>
        <w:rPr>
          <w:rStyle w:val="NormalTok"/>
        </w:rPr>
        <w:t xml:space="preserve"> </w:t>
      </w:r>
      <w:r>
        <w:rPr>
          <w:rStyle w:val="FunctionTok"/>
        </w:rPr>
        <w:t>max</w:t>
      </w:r>
      <w:r>
        <w:rPr>
          <w:rStyle w:val="NormalTok"/>
        </w:rPr>
        <w:t>(</w:t>
      </w:r>
      <w:proofErr w:type="spellStart"/>
      <w:r>
        <w:rPr>
          <w:rStyle w:val="NormalTok"/>
        </w:rPr>
        <w:t>log_freqs_list</w:t>
      </w:r>
      <w:proofErr w:type="spellEnd"/>
      <w:r>
        <w:rPr>
          <w:rStyle w:val="NormalTok"/>
        </w:rPr>
        <w:t xml:space="preserve">[[j]]) </w:t>
      </w:r>
      <w:r>
        <w:rPr>
          <w:rStyle w:val="SpecialCharTok"/>
        </w:rPr>
        <w:t>-</w:t>
      </w:r>
      <w:r>
        <w:rPr>
          <w:rStyle w:val="NormalTok"/>
        </w:rPr>
        <w:t xml:space="preserve"> </w:t>
      </w:r>
      <w:proofErr w:type="spellStart"/>
      <w:r>
        <w:rPr>
          <w:rStyle w:val="NormalTok"/>
        </w:rPr>
        <w:t>min_log_f</w:t>
      </w:r>
      <w:proofErr w:type="spellEnd"/>
      <w:r>
        <w:br/>
      </w:r>
      <w:r>
        <w:rPr>
          <w:rStyle w:val="NormalTok"/>
        </w:rPr>
        <w:t xml:space="preserve">    </w:t>
      </w:r>
      <w:proofErr w:type="spellStart"/>
      <w:r>
        <w:rPr>
          <w:rStyle w:val="NormalTok"/>
        </w:rPr>
        <w:t>log_freqs_scaled_list</w:t>
      </w:r>
      <w:proofErr w:type="spellEnd"/>
      <w:r>
        <w:rPr>
          <w:rStyle w:val="NormalTok"/>
        </w:rPr>
        <w:t xml:space="preserve">[[j]] </w:t>
      </w:r>
      <w:r>
        <w:rPr>
          <w:rStyle w:val="OtherTok"/>
        </w:rPr>
        <w:t>&lt;-</w:t>
      </w:r>
      <w:r>
        <w:rPr>
          <w:rStyle w:val="NormalTok"/>
        </w:rPr>
        <w:t xml:space="preserve"> (</w:t>
      </w:r>
      <w:proofErr w:type="spellStart"/>
      <w:r>
        <w:rPr>
          <w:rStyle w:val="NormalTok"/>
        </w:rPr>
        <w:t>log_freqs_list</w:t>
      </w:r>
      <w:proofErr w:type="spellEnd"/>
      <w:r>
        <w:rPr>
          <w:rStyle w:val="NormalTok"/>
        </w:rPr>
        <w:t xml:space="preserve">[[j]] </w:t>
      </w:r>
      <w:r>
        <w:rPr>
          <w:rStyle w:val="SpecialCharTok"/>
        </w:rPr>
        <w:t>-</w:t>
      </w:r>
      <w:r>
        <w:rPr>
          <w:rStyle w:val="NormalTok"/>
        </w:rPr>
        <w:t xml:space="preserve"> </w:t>
      </w:r>
      <w:proofErr w:type="spellStart"/>
      <w:r>
        <w:rPr>
          <w:rStyle w:val="NormalTok"/>
        </w:rPr>
        <w:t>min_log_f</w:t>
      </w:r>
      <w:proofErr w:type="spellEnd"/>
      <w:r>
        <w:rPr>
          <w:rStyle w:val="NormalTok"/>
        </w:rPr>
        <w:t xml:space="preserve">) </w:t>
      </w:r>
      <w:r>
        <w:rPr>
          <w:rStyle w:val="SpecialCharTok"/>
        </w:rPr>
        <w:t>/</w:t>
      </w:r>
      <w:r>
        <w:rPr>
          <w:rStyle w:val="NormalTok"/>
        </w:rPr>
        <w:t xml:space="preserve"> </w:t>
      </w:r>
      <w:proofErr w:type="spellStart"/>
      <w:r>
        <w:rPr>
          <w:rStyle w:val="NormalTok"/>
        </w:rPr>
        <w:t>range_log_f</w:t>
      </w:r>
      <w:proofErr w:type="spellEnd"/>
      <w:r>
        <w:br/>
      </w:r>
      <w:r>
        <w:rPr>
          <w:rStyle w:val="NormalTok"/>
        </w:rPr>
        <w:t xml:space="preserve">  }</w:t>
      </w:r>
      <w:r>
        <w:br/>
      </w:r>
      <w:r>
        <w:br/>
      </w:r>
      <w:r>
        <w:rPr>
          <w:rStyle w:val="NormalTok"/>
        </w:rPr>
        <w:t xml:space="preserve">  </w:t>
      </w:r>
      <w:r>
        <w:rPr>
          <w:rStyle w:val="CommentTok"/>
        </w:rPr>
        <w:t># Precompute sine/cosine basis matrices and Gram matrices</w:t>
      </w:r>
      <w:r>
        <w:br/>
      </w:r>
      <w:r>
        <w:rPr>
          <w:rStyle w:val="NormalTok"/>
        </w:rPr>
        <w:t xml:space="preserve">  </w:t>
      </w:r>
      <w:proofErr w:type="spellStart"/>
      <w:r>
        <w:rPr>
          <w:rStyle w:val="NormalTok"/>
        </w:rPr>
        <w:t>sin_mat_list</w:t>
      </w:r>
      <w:proofErr w:type="spellEnd"/>
      <w:r>
        <w:rPr>
          <w:rStyle w:val="NormalTok"/>
        </w:rPr>
        <w:t xml:space="preserve">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w:t>
      </w:r>
      <w:proofErr w:type="spellStart"/>
      <w:r>
        <w:rPr>
          <w:rStyle w:val="NormalTok"/>
        </w:rPr>
        <w:t>cos_mat_list</w:t>
      </w:r>
      <w:proofErr w:type="spellEnd"/>
      <w:r>
        <w:rPr>
          <w:rStyle w:val="NormalTok"/>
        </w:rPr>
        <w:t xml:space="preserve">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w:t>
      </w:r>
      <w:proofErr w:type="spellStart"/>
      <w:r>
        <w:rPr>
          <w:rStyle w:val="NormalTok"/>
        </w:rPr>
        <w:t>G_sin_list</w:t>
      </w:r>
      <w:proofErr w:type="spellEnd"/>
      <w:r>
        <w:rPr>
          <w:rStyle w:val="NormalTok"/>
        </w:rPr>
        <w:t xml:space="preserve">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w:t>
      </w:r>
      <w:proofErr w:type="spellStart"/>
      <w:r>
        <w:rPr>
          <w:rStyle w:val="NormalTok"/>
        </w:rPr>
        <w:t>G_cos_list</w:t>
      </w:r>
      <w:proofErr w:type="spellEnd"/>
      <w:r>
        <w:rPr>
          <w:rStyle w:val="NormalTok"/>
        </w:rPr>
        <w:t xml:space="preserve">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w:t>
      </w:r>
      <w:proofErr w:type="spellStart"/>
      <w:r>
        <w:rPr>
          <w:rStyle w:val="NormalTok"/>
        </w:rPr>
        <w:t>G_sin_cos_list</w:t>
      </w:r>
      <w:proofErr w:type="spellEnd"/>
      <w:r>
        <w:rPr>
          <w:rStyle w:val="NormalTok"/>
        </w:rPr>
        <w:t xml:space="preserve">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lastRenderedPageBreak/>
        <w:br/>
      </w:r>
      <w:r>
        <w:rPr>
          <w:rStyle w:val="NormalTok"/>
        </w:rPr>
        <w:t xml:space="preserve">  </w:t>
      </w:r>
      <w:proofErr w:type="spellStart"/>
      <w:ins w:id="1795" w:author="Matías Castillo-Aguilar" w:date="2026-08-10T02:45:00Z">
        <w:r>
          <w:rPr>
            <w:rStyle w:val="NormalTok"/>
          </w:rPr>
          <w:t>center_cols</w:t>
        </w:r>
        <w:proofErr w:type="spellEnd"/>
        <w:r>
          <w:rPr>
            <w:rStyle w:val="NormalTok"/>
          </w:rPr>
          <w:t xml:space="preserve"> </w:t>
        </w:r>
        <w:r>
          <w:rPr>
            <w:rStyle w:val="OtherTok"/>
          </w:rPr>
          <w:t>&lt;-</w:t>
        </w:r>
        <w:r>
          <w:rPr>
            <w:rStyle w:val="NormalTok"/>
          </w:rPr>
          <w:t xml:space="preserve"> </w:t>
        </w:r>
        <w:r>
          <w:rPr>
            <w:rStyle w:val="ControlFlowTok"/>
          </w:rPr>
          <w:t>function</w:t>
        </w:r>
        <w:r>
          <w:rPr>
            <w:rStyle w:val="NormalTok"/>
          </w:rPr>
          <w:t xml:space="preserve">(M) </w:t>
        </w:r>
        <w:r>
          <w:rPr>
            <w:rStyle w:val="FunctionTok"/>
          </w:rPr>
          <w:t>sweep</w:t>
        </w:r>
        <w:r>
          <w:rPr>
            <w:rStyle w:val="NormalTok"/>
          </w:rPr>
          <w:t xml:space="preserve">(M, </w:t>
        </w:r>
        <w:r>
          <w:rPr>
            <w:rStyle w:val="DecValTok"/>
          </w:rPr>
          <w:t>2</w:t>
        </w:r>
        <w:r>
          <w:rPr>
            <w:rStyle w:val="NormalTok"/>
          </w:rPr>
          <w:t xml:space="preserve">, </w:t>
        </w:r>
        <w:proofErr w:type="spellStart"/>
        <w:r>
          <w:rPr>
            <w:rStyle w:val="FunctionTok"/>
          </w:rPr>
          <w:t>colMeans</w:t>
        </w:r>
        <w:proofErr w:type="spellEnd"/>
        <w:r>
          <w:rPr>
            <w:rStyle w:val="NormalTok"/>
          </w:rPr>
          <w:t xml:space="preserve">(M), </w:t>
        </w:r>
        <w:r>
          <w:rPr>
            <w:rStyle w:val="StringTok"/>
          </w:rPr>
          <w:t>"-"</w:t>
        </w:r>
        <w:r>
          <w:rPr>
            <w:rStyle w:val="NormalTok"/>
          </w:rPr>
          <w:t>)</w:t>
        </w:r>
        <w:r>
          <w:br/>
        </w:r>
        <w:r>
          <w:br/>
        </w:r>
        <w:r>
          <w:rPr>
            <w:rStyle w:val="NormalTok"/>
          </w:rPr>
          <w:t xml:space="preserve">  </w:t>
        </w:r>
      </w:ins>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T_mat </w:t>
      </w:r>
      <w:r>
        <w:rPr>
          <w:rStyle w:val="OtherTok"/>
        </w:rPr>
        <w:t>&lt;-</w:t>
      </w:r>
      <w:r>
        <w:rPr>
          <w:rStyle w:val="NormalTok"/>
        </w:rPr>
        <w:t xml:space="preserve"> </w:t>
      </w:r>
      <w:r>
        <w:rPr>
          <w:rStyle w:val="FunctionTok"/>
        </w:rPr>
        <w:t>outer</w:t>
      </w:r>
      <w:r>
        <w:rPr>
          <w:rStyle w:val="NormalTok"/>
        </w:rPr>
        <w:t xml:space="preserve">(t </w:t>
      </w:r>
      <w:r>
        <w:rPr>
          <w:rStyle w:val="SpecialCharTok"/>
        </w:rPr>
        <w:t>*</w:t>
      </w:r>
      <w:r>
        <w:rPr>
          <w:rStyle w:val="NormalTok"/>
        </w:rPr>
        <w:t xml:space="preserve"> </w:t>
      </w:r>
      <w:r>
        <w:rPr>
          <w:rStyle w:val="DecValTok"/>
        </w:rPr>
        <w:t>60</w:t>
      </w:r>
      <w:r>
        <w:rPr>
          <w:rStyle w:val="NormalTok"/>
        </w:rPr>
        <w:t>, freqs_list[[j]])</w:t>
      </w:r>
      <w:r>
        <w:br/>
      </w:r>
      <w:r>
        <w:rPr>
          <w:rStyle w:val="NormalTok"/>
        </w:rPr>
        <w:t xml:space="preserve">    </w:t>
      </w:r>
      <w:ins w:id="1796" w:author="Matías Castillo-Aguilar" w:date="2026-08-10T02:45:00Z">
        <w:r>
          <w:rPr>
            <w:rStyle w:val="CommentTok"/>
          </w:rPr>
          <w:t># Center each basis column (sinusoid) BEFORE forming the Gram matrices.</w:t>
        </w:r>
        <w:r>
          <w:br/>
        </w:r>
        <w:r>
          <w:rPr>
            <w:rStyle w:val="NormalTok"/>
          </w:rPr>
          <w:t xml:space="preserve">    </w:t>
        </w:r>
        <w:r>
          <w:rPr>
            <w:rStyle w:val="CommentTok"/>
          </w:rPr>
          <w:t xml:space="preserve"># This guarantees (a) </w:t>
        </w:r>
        <w:proofErr w:type="spellStart"/>
        <w:r>
          <w:rPr>
            <w:rStyle w:val="CommentTok"/>
          </w:rPr>
          <w:t>S_j</w:t>
        </w:r>
        <w:proofErr w:type="spellEnd"/>
        <w:r>
          <w:rPr>
            <w:rStyle w:val="CommentTok"/>
          </w:rPr>
          <w:t xml:space="preserve">(t) = </w:t>
        </w:r>
        <w:proofErr w:type="spellStart"/>
        <w:r>
          <w:rPr>
            <w:rStyle w:val="CommentTok"/>
          </w:rPr>
          <w:t>sin_mat</w:t>
        </w:r>
        <w:proofErr w:type="spellEnd"/>
        <w:r>
          <w:rPr>
            <w:rStyle w:val="CommentTok"/>
          </w:rPr>
          <w:t xml:space="preserve"> %*% </w:t>
        </w:r>
        <w:proofErr w:type="spellStart"/>
        <w:r>
          <w:rPr>
            <w:rStyle w:val="CommentTok"/>
          </w:rPr>
          <w:t>u_sin</w:t>
        </w:r>
        <w:proofErr w:type="spellEnd"/>
        <w:r>
          <w:rPr>
            <w:rStyle w:val="CommentTok"/>
          </w:rPr>
          <w:t xml:space="preserve"> + </w:t>
        </w:r>
        <w:proofErr w:type="spellStart"/>
        <w:r>
          <w:rPr>
            <w:rStyle w:val="CommentTok"/>
          </w:rPr>
          <w:t>cos_mat</w:t>
        </w:r>
        <w:proofErr w:type="spellEnd"/>
        <w:r>
          <w:rPr>
            <w:rStyle w:val="CommentTok"/>
          </w:rPr>
          <w:t xml:space="preserve"> %*% </w:t>
        </w:r>
        <w:proofErr w:type="spellStart"/>
        <w:r>
          <w:rPr>
            <w:rStyle w:val="CommentTok"/>
          </w:rPr>
          <w:t>u_cos</w:t>
        </w:r>
        <w:proofErr w:type="spellEnd"/>
        <w:r>
          <w:rPr>
            <w:rStyle w:val="CommentTok"/>
          </w:rPr>
          <w:t xml:space="preserve"> is</w:t>
        </w:r>
        <w:r>
          <w:br/>
        </w:r>
        <w:r>
          <w:rPr>
            <w:rStyle w:val="NormalTok"/>
          </w:rPr>
          <w:t xml:space="preserve">    </w:t>
        </w:r>
        <w:r>
          <w:rPr>
            <w:rStyle w:val="CommentTok"/>
          </w:rPr>
          <w:t># automatically mean-zero for ANY coefficients, and (b) the Gram</w:t>
        </w:r>
        <w:r>
          <w:br/>
        </w:r>
        <w:r>
          <w:rPr>
            <w:rStyle w:val="NormalTok"/>
          </w:rPr>
          <w:t xml:space="preserve">    </w:t>
        </w:r>
        <w:r>
          <w:rPr>
            <w:rStyle w:val="CommentTok"/>
          </w:rPr>
          <w:t># matrices below are computed from the exact same centered basis that</w:t>
        </w:r>
        <w:r>
          <w:br/>
        </w:r>
        <w:r>
          <w:rPr>
            <w:rStyle w:val="NormalTok"/>
          </w:rPr>
          <w:t xml:space="preserve">    </w:t>
        </w:r>
        <w:r>
          <w:rPr>
            <w:rStyle w:val="CommentTok"/>
          </w:rPr>
          <w:t># generates the signal, so Var(</w:t>
        </w:r>
        <w:proofErr w:type="spellStart"/>
        <w:r>
          <w:rPr>
            <w:rStyle w:val="CommentTok"/>
          </w:rPr>
          <w:t>S_j</w:t>
        </w:r>
        <w:proofErr w:type="spellEnd"/>
        <w:r>
          <w:rPr>
            <w:rStyle w:val="CommentTok"/>
          </w:rPr>
          <w:t>) is computed correctly.</w:t>
        </w:r>
        <w:r>
          <w:br/>
        </w:r>
        <w:r>
          <w:rPr>
            <w:rStyle w:val="NormalTok"/>
          </w:rPr>
          <w:t xml:space="preserve">    </w:t>
        </w:r>
      </w:ins>
      <w:proofErr w:type="spellStart"/>
      <w:r>
        <w:rPr>
          <w:rStyle w:val="NormalTok"/>
        </w:rPr>
        <w:t>sin_mat_list</w:t>
      </w:r>
      <w:proofErr w:type="spellEnd"/>
      <w:r>
        <w:rPr>
          <w:rStyle w:val="NormalTok"/>
        </w:rPr>
        <w:t xml:space="preserve">[[j]] </w:t>
      </w:r>
      <w:r>
        <w:rPr>
          <w:rStyle w:val="OtherTok"/>
        </w:rPr>
        <w:t>&lt;-</w:t>
      </w:r>
      <w:r>
        <w:rPr>
          <w:rStyle w:val="NormalTok"/>
        </w:rPr>
        <w:t xml:space="preserve"> </w:t>
      </w:r>
      <w:proofErr w:type="spellStart"/>
      <w:ins w:id="1797" w:author="Matías Castillo-Aguilar" w:date="2026-08-10T02:45:00Z">
        <w:r>
          <w:rPr>
            <w:rStyle w:val="FunctionTok"/>
          </w:rPr>
          <w:t>center_cols</w:t>
        </w:r>
        <w:proofErr w:type="spellEnd"/>
        <w:r>
          <w:rPr>
            <w:rStyle w:val="NormalTok"/>
          </w:rPr>
          <w:t>(</w:t>
        </w:r>
      </w:ins>
      <w:r>
        <w:rPr>
          <w:rStyle w:val="FunctionTok"/>
        </w:rPr>
        <w:t>sin</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w:t>
      </w:r>
      <w:proofErr w:type="spellStart"/>
      <w:r>
        <w:rPr>
          <w:rStyle w:val="NormalTok"/>
        </w:rPr>
        <w:t>T_mat</w:t>
      </w:r>
      <w:proofErr w:type="spellEnd"/>
      <w:del w:id="1798" w:author="Matías Castillo-Aguilar" w:date="2026-08-10T02:45:00Z">
        <w:r>
          <w:rPr>
            <w:rStyle w:val="NormalTok"/>
          </w:rPr>
          <w:delText>)</w:delText>
        </w:r>
      </w:del>
      <w:ins w:id="1799" w:author="Matías Castillo-Aguilar" w:date="2026-08-10T02:45:00Z">
        <w:r>
          <w:rPr>
            <w:rStyle w:val="NormalTok"/>
          </w:rPr>
          <w:t>))</w:t>
        </w:r>
      </w:ins>
      <w:r>
        <w:br/>
      </w:r>
      <w:r>
        <w:rPr>
          <w:rStyle w:val="NormalTok"/>
        </w:rPr>
        <w:t xml:space="preserve">    </w:t>
      </w:r>
      <w:proofErr w:type="spellStart"/>
      <w:r>
        <w:rPr>
          <w:rStyle w:val="NormalTok"/>
        </w:rPr>
        <w:t>cos_mat_list</w:t>
      </w:r>
      <w:proofErr w:type="spellEnd"/>
      <w:r>
        <w:rPr>
          <w:rStyle w:val="NormalTok"/>
        </w:rPr>
        <w:t xml:space="preserve">[[j]] </w:t>
      </w:r>
      <w:r>
        <w:rPr>
          <w:rStyle w:val="OtherTok"/>
        </w:rPr>
        <w:t>&lt;-</w:t>
      </w:r>
      <w:r>
        <w:rPr>
          <w:rStyle w:val="NormalTok"/>
        </w:rPr>
        <w:t xml:space="preserve"> </w:t>
      </w:r>
      <w:proofErr w:type="spellStart"/>
      <w:ins w:id="1800" w:author="Matías Castillo-Aguilar" w:date="2026-08-10T02:45:00Z">
        <w:r>
          <w:rPr>
            <w:rStyle w:val="FunctionTok"/>
          </w:rPr>
          <w:t>center_cols</w:t>
        </w:r>
        <w:proofErr w:type="spellEnd"/>
        <w:r>
          <w:rPr>
            <w:rStyle w:val="NormalTok"/>
          </w:rPr>
          <w:t>(</w:t>
        </w:r>
      </w:ins>
      <w:r>
        <w:rPr>
          <w:rStyle w:val="FunctionTok"/>
        </w:rPr>
        <w:t>cos</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w:t>
      </w:r>
      <w:proofErr w:type="spellStart"/>
      <w:r>
        <w:rPr>
          <w:rStyle w:val="NormalTok"/>
        </w:rPr>
        <w:t>T_mat</w:t>
      </w:r>
      <w:proofErr w:type="spellEnd"/>
      <w:del w:id="1801" w:author="Matías Castillo-Aguilar" w:date="2026-08-10T02:45:00Z">
        <w:r>
          <w:rPr>
            <w:rStyle w:val="NormalTok"/>
          </w:rPr>
          <w:delText>)</w:delText>
        </w:r>
      </w:del>
      <w:ins w:id="1802" w:author="Matías Castillo-Aguilar" w:date="2026-08-10T02:45:00Z">
        <w:r>
          <w:rPr>
            <w:rStyle w:val="NormalTok"/>
          </w:rPr>
          <w:t>))</w:t>
        </w:r>
      </w:ins>
      <w:r>
        <w:br/>
      </w:r>
      <w:r>
        <w:br/>
      </w:r>
      <w:r>
        <w:rPr>
          <w:rStyle w:val="NormalTok"/>
        </w:rPr>
        <w:t xml:space="preserve">    normalization </w:t>
      </w:r>
      <w:r>
        <w:rPr>
          <w:rStyle w:val="OtherTok"/>
        </w:rPr>
        <w:t>&lt;-</w:t>
      </w:r>
      <w:r>
        <w:rPr>
          <w:rStyle w:val="NormalTok"/>
        </w:rPr>
        <w:t xml:space="preserve"> </w:t>
      </w:r>
      <w:r>
        <w:rPr>
          <w:rStyle w:val="FloatTok"/>
        </w:rPr>
        <w:t>1.0</w:t>
      </w:r>
      <w:r>
        <w:rPr>
          <w:rStyle w:val="NormalTok"/>
        </w:rPr>
        <w:t xml:space="preserve"> </w:t>
      </w:r>
      <w:r>
        <w:rPr>
          <w:rStyle w:val="SpecialCharTok"/>
        </w:rPr>
        <w:t>/</w:t>
      </w:r>
      <w:r>
        <w:rPr>
          <w:rStyle w:val="NormalTok"/>
        </w:rPr>
        <w:t xml:space="preserve"> (N </w:t>
      </w:r>
      <w:r>
        <w:rPr>
          <w:rStyle w:val="SpecialCharTok"/>
        </w:rPr>
        <w:t>-</w:t>
      </w:r>
      <w:r>
        <w:rPr>
          <w:rStyle w:val="NormalTok"/>
        </w:rPr>
        <w:t xml:space="preserve"> </w:t>
      </w:r>
      <w:r>
        <w:rPr>
          <w:rStyle w:val="DecValTok"/>
        </w:rPr>
        <w:t>1</w:t>
      </w:r>
      <w:r>
        <w:rPr>
          <w:rStyle w:val="NormalTok"/>
        </w:rPr>
        <w:t>)</w:t>
      </w:r>
      <w:r>
        <w:br/>
      </w:r>
      <w:r>
        <w:rPr>
          <w:rStyle w:val="NormalTok"/>
        </w:rPr>
        <w:t xml:space="preserve">    G_sin_list[[j]] </w:t>
      </w:r>
      <w:r>
        <w:rPr>
          <w:rStyle w:val="OtherTok"/>
        </w:rPr>
        <w:t>&lt;-</w:t>
      </w:r>
      <w:r>
        <w:rPr>
          <w:rStyle w:val="NormalTok"/>
        </w:rPr>
        <w:t xml:space="preserve"> </w:t>
      </w:r>
      <w:r>
        <w:rPr>
          <w:rStyle w:val="FunctionTok"/>
        </w:rPr>
        <w:t>t</w:t>
      </w:r>
      <w:r>
        <w:rPr>
          <w:rStyle w:val="NormalTok"/>
        </w:rPr>
        <w:t xml:space="preserve">(sin_mat_list[[j]]) </w:t>
      </w:r>
      <w:r>
        <w:rPr>
          <w:rStyle w:val="SpecialCharTok"/>
        </w:rPr>
        <w:t>%*%</w:t>
      </w:r>
      <w:r>
        <w:rPr>
          <w:rStyle w:val="NormalTok"/>
        </w:rPr>
        <w:t xml:space="preserve"> sin_mat_list[[j]] </w:t>
      </w:r>
      <w:r>
        <w:rPr>
          <w:rStyle w:val="SpecialCharTok"/>
        </w:rPr>
        <w:t>*</w:t>
      </w:r>
      <w:r>
        <w:rPr>
          <w:rStyle w:val="NormalTok"/>
        </w:rPr>
        <w:t xml:space="preserve"> normalization</w:t>
      </w:r>
      <w:r>
        <w:br/>
      </w:r>
      <w:r>
        <w:rPr>
          <w:rStyle w:val="NormalTok"/>
        </w:rPr>
        <w:t xml:space="preserve">    G_cos_list[[j]] </w:t>
      </w:r>
      <w:r>
        <w:rPr>
          <w:rStyle w:val="OtherTok"/>
        </w:rPr>
        <w:t>&lt;-</w:t>
      </w:r>
      <w:r>
        <w:rPr>
          <w:rStyle w:val="NormalTok"/>
        </w:rPr>
        <w:t xml:space="preserve"> </w:t>
      </w:r>
      <w:r>
        <w:rPr>
          <w:rStyle w:val="FunctionTok"/>
        </w:rPr>
        <w:t>t</w:t>
      </w:r>
      <w:r>
        <w:rPr>
          <w:rStyle w:val="NormalTok"/>
        </w:rPr>
        <w:t xml:space="preserve">(cos_mat_list[[j]]) </w:t>
      </w:r>
      <w:r>
        <w:rPr>
          <w:rStyle w:val="SpecialCharTok"/>
        </w:rPr>
        <w:t>%*%</w:t>
      </w:r>
      <w:r>
        <w:rPr>
          <w:rStyle w:val="NormalTok"/>
        </w:rPr>
        <w:t xml:space="preserve"> cos_mat_list[[j]] </w:t>
      </w:r>
      <w:r>
        <w:rPr>
          <w:rStyle w:val="SpecialCharTok"/>
        </w:rPr>
        <w:t>*</w:t>
      </w:r>
      <w:r>
        <w:rPr>
          <w:rStyle w:val="NormalTok"/>
        </w:rPr>
        <w:t xml:space="preserve"> normalization</w:t>
      </w:r>
      <w:r>
        <w:br/>
      </w:r>
      <w:r>
        <w:rPr>
          <w:rStyle w:val="NormalTok"/>
        </w:rPr>
        <w:t xml:space="preserve">    G_sin_cos_list[[j]] </w:t>
      </w:r>
      <w:r>
        <w:rPr>
          <w:rStyle w:val="OtherTok"/>
        </w:rPr>
        <w:t>&lt;-</w:t>
      </w:r>
      <w:r>
        <w:rPr>
          <w:rStyle w:val="NormalTok"/>
        </w:rPr>
        <w:t xml:space="preserve"> </w:t>
      </w:r>
      <w:r>
        <w:rPr>
          <w:rStyle w:val="FunctionTok"/>
        </w:rPr>
        <w:t>t</w:t>
      </w:r>
      <w:r>
        <w:rPr>
          <w:rStyle w:val="NormalTok"/>
        </w:rPr>
        <w:t xml:space="preserve">(sin_mat_list[[j]]) </w:t>
      </w:r>
      <w:r>
        <w:rPr>
          <w:rStyle w:val="SpecialCharTok"/>
        </w:rPr>
        <w:t>%*%</w:t>
      </w:r>
      <w:r>
        <w:rPr>
          <w:rStyle w:val="NormalTok"/>
        </w:rPr>
        <w:t xml:space="preserve"> cos_mat_list[[j]] </w:t>
      </w:r>
      <w:r>
        <w:rPr>
          <w:rStyle w:val="SpecialCharTok"/>
        </w:rPr>
        <w:t>*</w:t>
      </w:r>
      <w:r>
        <w:rPr>
          <w:rStyle w:val="NormalTok"/>
        </w:rPr>
        <w:t xml:space="preserve"> normalization</w:t>
      </w:r>
      <w:r>
        <w:br/>
      </w:r>
      <w:r>
        <w:rPr>
          <w:rStyle w:val="NormalTok"/>
        </w:rPr>
        <w:t xml:space="preserve">  }</w:t>
      </w:r>
      <w:r>
        <w:br/>
      </w:r>
      <w:r>
        <w:br/>
      </w:r>
      <w:r>
        <w:rPr>
          <w:rStyle w:val="NormalTok"/>
        </w:rPr>
        <w:t xml:space="preserve">  </w:t>
      </w:r>
      <w:r>
        <w:rPr>
          <w:rStyle w:val="CommentTok"/>
        </w:rPr>
        <w:t># --- 4. Generate Spectral Components via GP (like Stan's transformed parameters) ---</w:t>
      </w:r>
      <w:r>
        <w:br/>
      </w:r>
      <w:r>
        <w:rPr>
          <w:rStyle w:val="NormalTok"/>
        </w:rPr>
        <w:t xml:space="preserve">  </w:t>
      </w:r>
      <w:r>
        <w:rPr>
          <w:rStyle w:val="CommentTok"/>
        </w:rPr>
        <w:t># This is the core of the new generative process.</w:t>
      </w:r>
      <w:r>
        <w:br/>
      </w:r>
      <w:r>
        <w:br/>
      </w:r>
      <w:r>
        <w:rPr>
          <w:rStyle w:val="NormalTok"/>
        </w:rPr>
        <w:t xml:space="preserve">  </w:t>
      </w:r>
      <w:r>
        <w:rPr>
          <w:rStyle w:val="CommentTok"/>
        </w:rPr>
        <w:t># A. Simulate the standard normal deviates (the "z" parameters)</w:t>
      </w:r>
      <w:r>
        <w:br/>
      </w:r>
      <w:r>
        <w:rPr>
          <w:rStyle w:val="NormalTok"/>
        </w:rPr>
        <w:t xml:space="preserve">  z_gp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z_sin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rPr>
          <w:rStyle w:val="NormalTok"/>
        </w:rPr>
        <w:t xml:space="preserve">  z_cos </w:t>
      </w:r>
      <w:r>
        <w:rPr>
          <w:rStyle w:val="OtherTok"/>
        </w:rPr>
        <w:t>&lt;-</w:t>
      </w:r>
      <w:r>
        <w:rPr>
          <w:rStyle w:val="NormalTok"/>
        </w:rPr>
        <w:t xml:space="preserve"> </w:t>
      </w:r>
      <w:r>
        <w:rPr>
          <w:rStyle w:val="FunctionTok"/>
        </w:rPr>
        <w:t>replicate</w:t>
      </w:r>
      <w:r>
        <w:rPr>
          <w:rStyle w:val="NormalTok"/>
        </w:rPr>
        <w:t>(</w:t>
      </w:r>
      <w:r>
        <w:rPr>
          <w:rStyle w:val="DecValTok"/>
        </w:rPr>
        <w:t>3</w:t>
      </w:r>
      <w:r>
        <w:rPr>
          <w:rStyle w:val="NormalTok"/>
        </w:rPr>
        <w:t xml:space="preserve">, </w:t>
      </w:r>
      <w:r>
        <w:rPr>
          <w:rStyle w:val="FunctionTok"/>
        </w:rPr>
        <w:t>rnorm</w:t>
      </w:r>
      <w:r>
        <w:rPr>
          <w:rStyle w:val="NormalTok"/>
        </w:rPr>
        <w:t xml:space="preserve">(N_sin), </w:t>
      </w:r>
      <w:r>
        <w:rPr>
          <w:rStyle w:val="AttributeTok"/>
        </w:rPr>
        <w:t>simplify =</w:t>
      </w:r>
      <w:r>
        <w:rPr>
          <w:rStyle w:val="NormalTok"/>
        </w:rPr>
        <w:t xml:space="preserve"> </w:t>
      </w:r>
      <w:r>
        <w:rPr>
          <w:rStyle w:val="ConstantTok"/>
        </w:rPr>
        <w:t>FALSE</w:t>
      </w:r>
      <w:r>
        <w:rPr>
          <w:rStyle w:val="NormalTok"/>
        </w:rPr>
        <w:t>)</w:t>
      </w:r>
      <w:r>
        <w:br/>
      </w:r>
      <w:r>
        <w:br/>
      </w:r>
      <w:r>
        <w:rPr>
          <w:rStyle w:val="NormalTok"/>
        </w:rPr>
        <w:t xml:space="preserve">  </w:t>
      </w:r>
      <w:r>
        <w:rPr>
          <w:rStyle w:val="CommentTok"/>
        </w:rPr>
        <w:t># B. Loop through bands to generate coefficients</w:t>
      </w:r>
      <w:r>
        <w:br/>
      </w:r>
      <w:r>
        <w:rPr>
          <w:rStyle w:val="NormalTok"/>
        </w:rPr>
        <w:t xml:space="preserve">  u_sin_list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u_cos_list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rPr>
          <w:rStyle w:val="NormalTok"/>
        </w:rPr>
        <w:t xml:space="preserve">  log_v_list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w:t>
      </w:r>
      <w:r>
        <w:rPr>
          <w:rStyle w:val="DecValTok"/>
        </w:rPr>
        <w:t>3</w:t>
      </w:r>
      <w:r>
        <w:rPr>
          <w:rStyle w:val="NormalTok"/>
        </w:rPr>
        <w:t>)</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w:t>
      </w:r>
      <w:r>
        <w:rPr>
          <w:rStyle w:val="CommentTok"/>
        </w:rPr>
        <w:t># Step 1: Generate the smooth spectral envelope from the GP</w:t>
      </w:r>
      <w:r>
        <w:br/>
      </w:r>
      <w:r>
        <w:rPr>
          <w:rStyle w:val="NormalTok"/>
        </w:rPr>
        <w:t xml:space="preserve">    K </w:t>
      </w:r>
      <w:r>
        <w:rPr>
          <w:rStyle w:val="OtherTok"/>
        </w:rPr>
        <w:t>&lt;-</w:t>
      </w:r>
      <w:r>
        <w:rPr>
          <w:rStyle w:val="NormalTok"/>
        </w:rPr>
        <w:t xml:space="preserve"> </w:t>
      </w:r>
      <w:r>
        <w:rPr>
          <w:rStyle w:val="FunctionTok"/>
        </w:rPr>
        <w:t>gp_exp_quad_cov</w:t>
      </w:r>
      <w:r>
        <w:rPr>
          <w:rStyle w:val="NormalTok"/>
        </w:rPr>
        <w:t>(log_freqs_scaled_list[[j]], params</w:t>
      </w:r>
      <w:r>
        <w:rPr>
          <w:rStyle w:val="SpecialCharTok"/>
        </w:rPr>
        <w:t>$</w:t>
      </w:r>
      <w:r>
        <w:rPr>
          <w:rStyle w:val="NormalTok"/>
        </w:rPr>
        <w:t>rho_gp[j])</w:t>
      </w:r>
      <w:r>
        <w:br/>
      </w:r>
      <w:r>
        <w:rPr>
          <w:rStyle w:val="NormalTok"/>
        </w:rPr>
        <w:t xml:space="preserve">    K </w:t>
      </w:r>
      <w:r>
        <w:rPr>
          <w:rStyle w:val="OtherTok"/>
        </w:rPr>
        <w:t>&lt;-</w:t>
      </w:r>
      <w:r>
        <w:rPr>
          <w:rStyle w:val="NormalTok"/>
        </w:rPr>
        <w:t xml:space="preserve"> K </w:t>
      </w:r>
      <w:r>
        <w:rPr>
          <w:rStyle w:val="SpecialCharTok"/>
        </w:rPr>
        <w:t>+</w:t>
      </w:r>
      <w:r>
        <w:rPr>
          <w:rStyle w:val="NormalTok"/>
        </w:rPr>
        <w:t xml:space="preserve"> </w:t>
      </w:r>
      <w:r>
        <w:rPr>
          <w:rStyle w:val="FunctionTok"/>
        </w:rPr>
        <w:t>diag</w:t>
      </w:r>
      <w:r>
        <w:rPr>
          <w:rStyle w:val="NormalTok"/>
        </w:rPr>
        <w:t>(</w:t>
      </w:r>
      <w:r>
        <w:rPr>
          <w:rStyle w:val="FloatTok"/>
        </w:rPr>
        <w:t>1e-10</w:t>
      </w:r>
      <w:r>
        <w:rPr>
          <w:rStyle w:val="NormalTok"/>
        </w:rPr>
        <w:t xml:space="preserve">, N_sin) </w:t>
      </w:r>
      <w:r>
        <w:rPr>
          <w:rStyle w:val="CommentTok"/>
        </w:rPr>
        <w:t># Scaled jitter</w:t>
      </w:r>
      <w:r>
        <w:br/>
      </w:r>
      <w:r>
        <w:rPr>
          <w:rStyle w:val="NormalTok"/>
        </w:rPr>
        <w:t xml:space="preserve">    L </w:t>
      </w:r>
      <w:r>
        <w:rPr>
          <w:rStyle w:val="OtherTok"/>
        </w:rPr>
        <w:t>&lt;-</w:t>
      </w:r>
      <w:r>
        <w:rPr>
          <w:rStyle w:val="NormalTok"/>
        </w:rPr>
        <w:t xml:space="preserve"> </w:t>
      </w:r>
      <w:r>
        <w:rPr>
          <w:rStyle w:val="FunctionTok"/>
        </w:rPr>
        <w:t>t</w:t>
      </w:r>
      <w:r>
        <w:rPr>
          <w:rStyle w:val="NormalTok"/>
        </w:rPr>
        <w:t>(</w:t>
      </w:r>
      <w:r>
        <w:rPr>
          <w:rStyle w:val="FunctionTok"/>
        </w:rPr>
        <w:t>chol</w:t>
      </w:r>
      <w:r>
        <w:rPr>
          <w:rStyle w:val="NormalTok"/>
        </w:rPr>
        <w:t xml:space="preserve">(K)) </w:t>
      </w:r>
      <w:r>
        <w:rPr>
          <w:rStyle w:val="CommentTok"/>
        </w:rPr>
        <w:t># Lower triangular Cholesky factor</w:t>
      </w:r>
      <w:r>
        <w:br/>
      </w:r>
      <w:r>
        <w:rPr>
          <w:rStyle w:val="NormalTok"/>
        </w:rPr>
        <w:t xml:space="preserve">    log_v </w:t>
      </w:r>
      <w:r>
        <w:rPr>
          <w:rStyle w:val="OtherTok"/>
        </w:rPr>
        <w:t>&lt;-</w:t>
      </w:r>
      <w:r>
        <w:rPr>
          <w:rStyle w:val="NormalTok"/>
        </w:rPr>
        <w:t xml:space="preserve"> L </w:t>
      </w:r>
      <w:r>
        <w:rPr>
          <w:rStyle w:val="SpecialCharTok"/>
        </w:rPr>
        <w:t>%*%</w:t>
      </w:r>
      <w:r>
        <w:rPr>
          <w:rStyle w:val="NormalTok"/>
        </w:rPr>
        <w:t xml:space="preserve"> z_gp[[j]]</w:t>
      </w:r>
      <w:r>
        <w:br/>
      </w:r>
      <w:r>
        <w:br/>
      </w:r>
      <w:r>
        <w:rPr>
          <w:rStyle w:val="NormalTok"/>
        </w:rPr>
        <w:t xml:space="preserve">    log_v_list[[j]] </w:t>
      </w:r>
      <w:r>
        <w:rPr>
          <w:rStyle w:val="OtherTok"/>
        </w:rPr>
        <w:t>&lt;-</w:t>
      </w:r>
      <w:r>
        <w:rPr>
          <w:rStyle w:val="NormalTok"/>
        </w:rPr>
        <w:t xml:space="preserve"> log_v</w:t>
      </w:r>
      <w:r>
        <w:br/>
      </w:r>
      <w:r>
        <w:br/>
      </w:r>
      <w:r>
        <w:rPr>
          <w:rStyle w:val="NormalTok"/>
        </w:rPr>
        <w:t xml:space="preserve">    </w:t>
      </w:r>
      <w:r>
        <w:rPr>
          <w:rStyle w:val="CommentTok"/>
        </w:rPr>
        <w:t># Step 2: Normalize the GP output to have unit expected variance</w:t>
      </w:r>
      <w:r>
        <w:br/>
      </w:r>
      <w:r>
        <w:rPr>
          <w:rStyle w:val="NormalTok"/>
        </w:rPr>
        <w:t xml:space="preserve">    a_k </w:t>
      </w:r>
      <w:r>
        <w:rPr>
          <w:rStyle w:val="OtherTok"/>
        </w:rPr>
        <w:t>&lt;-</w:t>
      </w:r>
      <w:r>
        <w:rPr>
          <w:rStyle w:val="NormalTok"/>
        </w:rPr>
        <w:t xml:space="preserve"> </w:t>
      </w:r>
      <w:r>
        <w:rPr>
          <w:rStyle w:val="FunctionTok"/>
        </w:rPr>
        <w:t>exp</w:t>
      </w:r>
      <w:r>
        <w:rPr>
          <w:rStyle w:val="NormalTok"/>
        </w:rPr>
        <w:t>(log_v)</w:t>
      </w:r>
      <w:r>
        <w:br/>
      </w:r>
      <w:r>
        <w:rPr>
          <w:rStyle w:val="NormalTok"/>
        </w:rPr>
        <w:t xml:space="preserve">    diag_sum </w:t>
      </w:r>
      <w:r>
        <w:rPr>
          <w:rStyle w:val="OtherTok"/>
        </w:rPr>
        <w:t>&lt;-</w:t>
      </w:r>
      <w:r>
        <w:rPr>
          <w:rStyle w:val="NormalTok"/>
        </w:rPr>
        <w:t xml:space="preserve"> </w:t>
      </w:r>
      <w:r>
        <w:rPr>
          <w:rStyle w:val="FunctionTok"/>
        </w:rPr>
        <w:t>diag</w:t>
      </w:r>
      <w:r>
        <w:rPr>
          <w:rStyle w:val="NormalTok"/>
        </w:rPr>
        <w:t xml:space="preserve">(G_sin_list[[j]]) </w:t>
      </w:r>
      <w:r>
        <w:rPr>
          <w:rStyle w:val="SpecialCharTok"/>
        </w:rPr>
        <w:t>+</w:t>
      </w:r>
      <w:r>
        <w:rPr>
          <w:rStyle w:val="NormalTok"/>
        </w:rPr>
        <w:t xml:space="preserve"> </w:t>
      </w:r>
      <w:r>
        <w:rPr>
          <w:rStyle w:val="FunctionTok"/>
        </w:rPr>
        <w:t>diag</w:t>
      </w:r>
      <w:r>
        <w:rPr>
          <w:rStyle w:val="NormalTok"/>
        </w:rPr>
        <w:t>(G_cos_list[[j]])</w:t>
      </w:r>
      <w:r>
        <w:br/>
      </w:r>
      <w:r>
        <w:rPr>
          <w:rStyle w:val="NormalTok"/>
        </w:rPr>
        <w:t xml:space="preserve">    base_v_diag </w:t>
      </w:r>
      <w:r>
        <w:rPr>
          <w:rStyle w:val="OtherTok"/>
        </w:rPr>
        <w:t>&lt;-</w:t>
      </w:r>
      <w:r>
        <w:rPr>
          <w:rStyle w:val="NormalTok"/>
        </w:rPr>
        <w:t xml:space="preserve"> </w:t>
      </w:r>
      <w:r>
        <w:rPr>
          <w:rStyle w:val="FunctionTok"/>
        </w:rPr>
        <w:t>sum</w:t>
      </w:r>
      <w:r>
        <w:rPr>
          <w:rStyle w:val="NormalTok"/>
        </w:rPr>
        <w:t>((a_k</w:t>
      </w:r>
      <w:r>
        <w:rPr>
          <w:rStyle w:val="SpecialCharTok"/>
        </w:rPr>
        <w:t>^</w:t>
      </w:r>
      <w:r>
        <w:rPr>
          <w:rStyle w:val="DecValTok"/>
        </w:rPr>
        <w:t>2</w:t>
      </w:r>
      <w:r>
        <w:rPr>
          <w:rStyle w:val="NormalTok"/>
        </w:rPr>
        <w:t xml:space="preserve">) </w:t>
      </w:r>
      <w:r>
        <w:rPr>
          <w:rStyle w:val="SpecialCharTok"/>
        </w:rPr>
        <w:t>*</w:t>
      </w:r>
      <w:r>
        <w:rPr>
          <w:rStyle w:val="NormalTok"/>
        </w:rPr>
        <w:t xml:space="preserve"> diag_sum)</w:t>
      </w:r>
      <w:r>
        <w:br/>
      </w:r>
      <w:r>
        <w:rPr>
          <w:rStyle w:val="NormalTok"/>
        </w:rPr>
        <w:t xml:space="preserve">    full_scale </w:t>
      </w:r>
      <w:r>
        <w:rPr>
          <w:rStyle w:val="OtherTok"/>
        </w:rPr>
        <w:t>&lt;-</w:t>
      </w:r>
      <w:r>
        <w:rPr>
          <w:rStyle w:val="NormalTok"/>
        </w:rPr>
        <w:t xml:space="preserve"> a_k </w:t>
      </w:r>
      <w:r>
        <w:rPr>
          <w:rStyle w:val="SpecialCharTok"/>
        </w:rPr>
        <w:t>/</w:t>
      </w:r>
      <w:r>
        <w:rPr>
          <w:rStyle w:val="NormalTok"/>
        </w:rPr>
        <w:t xml:space="preserve"> </w:t>
      </w:r>
      <w:r>
        <w:rPr>
          <w:rStyle w:val="FunctionTok"/>
        </w:rPr>
        <w:t>sqrt</w:t>
      </w:r>
      <w:r>
        <w:rPr>
          <w:rStyle w:val="NormalTok"/>
        </w:rPr>
        <w:t xml:space="preserve">(base_v_diag </w:t>
      </w:r>
      <w:r>
        <w:rPr>
          <w:rStyle w:val="SpecialCharTok"/>
        </w:rPr>
        <w:t>+</w:t>
      </w:r>
      <w:r>
        <w:rPr>
          <w:rStyle w:val="NormalTok"/>
        </w:rPr>
        <w:t xml:space="preserve"> </w:t>
      </w:r>
      <w:r>
        <w:rPr>
          <w:rStyle w:val="FloatTok"/>
        </w:rPr>
        <w:t>1e-12</w:t>
      </w:r>
      <w:r>
        <w:rPr>
          <w:rStyle w:val="NormalTok"/>
        </w:rPr>
        <w:t>)</w:t>
      </w:r>
      <w:r>
        <w:br/>
      </w:r>
      <w:r>
        <w:br/>
      </w:r>
      <w:r>
        <w:rPr>
          <w:rStyle w:val="NormalTok"/>
        </w:rPr>
        <w:t xml:space="preserve">    </w:t>
      </w:r>
      <w:r>
        <w:rPr>
          <w:rStyle w:val="CommentTok"/>
        </w:rPr>
        <w:t># Step 3: Generate the final oscillator coefficients (NCP)</w:t>
      </w:r>
      <w:r>
        <w:br/>
      </w:r>
      <w:r>
        <w:rPr>
          <w:rStyle w:val="NormalTok"/>
        </w:rPr>
        <w:t xml:space="preserve">    u_sin_list[[j]] </w:t>
      </w:r>
      <w:r>
        <w:rPr>
          <w:rStyle w:val="OtherTok"/>
        </w:rPr>
        <w:t>&lt;-</w:t>
      </w:r>
      <w:r>
        <w:rPr>
          <w:rStyle w:val="NormalTok"/>
        </w:rPr>
        <w:t xml:space="preserve"> z_sin[[j]] </w:t>
      </w:r>
      <w:r>
        <w:rPr>
          <w:rStyle w:val="SpecialCharTok"/>
        </w:rPr>
        <w:t>*</w:t>
      </w:r>
      <w:r>
        <w:rPr>
          <w:rStyle w:val="NormalTok"/>
        </w:rPr>
        <w:t xml:space="preserve"> full_scale</w:t>
      </w:r>
      <w:r>
        <w:br/>
      </w:r>
      <w:r>
        <w:rPr>
          <w:rStyle w:val="NormalTok"/>
        </w:rPr>
        <w:t xml:space="preserve">    u_cos_list[[j]] </w:t>
      </w:r>
      <w:r>
        <w:rPr>
          <w:rStyle w:val="OtherTok"/>
        </w:rPr>
        <w:t>&lt;-</w:t>
      </w:r>
      <w:r>
        <w:rPr>
          <w:rStyle w:val="NormalTok"/>
        </w:rPr>
        <w:t xml:space="preserve"> z_cos[[j]] </w:t>
      </w:r>
      <w:r>
        <w:rPr>
          <w:rStyle w:val="SpecialCharTok"/>
        </w:rPr>
        <w:t>*</w:t>
      </w:r>
      <w:r>
        <w:rPr>
          <w:rStyle w:val="NormalTok"/>
        </w:rPr>
        <w:t xml:space="preserve"> full_scale</w:t>
      </w:r>
      <w:r>
        <w:br/>
      </w:r>
      <w:r>
        <w:rPr>
          <w:rStyle w:val="NormalTok"/>
        </w:rPr>
        <w:t xml:space="preserve">  }</w:t>
      </w:r>
      <w:r>
        <w:br/>
      </w:r>
      <w:r>
        <w:br/>
      </w:r>
      <w:r>
        <w:rPr>
          <w:rStyle w:val="NormalTok"/>
        </w:rPr>
        <w:t xml:space="preserve">  </w:t>
      </w:r>
      <w:r>
        <w:rPr>
          <w:rStyle w:val="CommentTok"/>
        </w:rPr>
        <w:t># --- 5. Synthesize Signal and Calculate Final Components ---</w:t>
      </w:r>
      <w:r>
        <w:br/>
      </w:r>
      <w:r>
        <w:rPr>
          <w:rStyle w:val="NormalTok"/>
        </w:rPr>
        <w:t xml:space="preserve">  S_t_matrix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w:t>
      </w:r>
      <w:r>
        <w:rPr>
          <w:rStyle w:val="AttributeTok"/>
        </w:rPr>
        <w:t>nrow =</w:t>
      </w:r>
      <w:r>
        <w:rPr>
          <w:rStyle w:val="NormalTok"/>
        </w:rPr>
        <w:t xml:space="preserve"> N, </w:t>
      </w:r>
      <w:r>
        <w:rPr>
          <w:rStyle w:val="AttributeTok"/>
        </w:rPr>
        <w:t>ncol =</w:t>
      </w:r>
      <w:r>
        <w:rPr>
          <w:rStyle w:val="NormalTok"/>
        </w:rPr>
        <w:t xml:space="preserve"> </w:t>
      </w:r>
      <w:r>
        <w:rPr>
          <w:rStyle w:val="DecValTok"/>
        </w:rPr>
        <w:t>3</w:t>
      </w:r>
      <w:r>
        <w:rPr>
          <w:rStyle w:val="NormalTok"/>
        </w:rPr>
        <w:t>)</w:t>
      </w:r>
      <w:r>
        <w:br/>
      </w:r>
      <w:r>
        <w:rPr>
          <w:rStyle w:val="NormalTok"/>
        </w:rPr>
        <w:t xml:space="preserve">  Sigma_S_diag </w:t>
      </w:r>
      <w:r>
        <w:rPr>
          <w:rStyle w:val="OtherTok"/>
        </w:rPr>
        <w:t>&lt;-</w:t>
      </w:r>
      <w:r>
        <w:rPr>
          <w:rStyle w:val="NormalTok"/>
        </w:rPr>
        <w:t xml:space="preserve"> </w:t>
      </w:r>
      <w:r>
        <w:rPr>
          <w:rStyle w:val="FunctionTok"/>
        </w:rPr>
        <w:t>numeric</w:t>
      </w:r>
      <w:r>
        <w:rPr>
          <w:rStyle w:val="NormalTok"/>
        </w:rPr>
        <w:t>(</w:t>
      </w:r>
      <w:r>
        <w:rPr>
          <w:rStyle w:val="DecValTok"/>
        </w:rPr>
        <w:t>3</w:t>
      </w:r>
      <w:r>
        <w:rPr>
          <w:rStyle w:val="NormalTok"/>
        </w:rPr>
        <w:t xml:space="preserve">) </w:t>
      </w:r>
      <w:r>
        <w:rPr>
          <w:rStyle w:val="CommentTok"/>
        </w:rPr>
        <w:t># Will store Var(S_j) for each band</w:t>
      </w:r>
      <w:r>
        <w:br/>
      </w:r>
      <w:r>
        <w:br/>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w:t>
      </w:r>
      <w:r>
        <w:rPr>
          <w:rStyle w:val="CommentTok"/>
        </w:rPr>
        <w:t xml:space="preserve"># Synthesize the j-th oscillator signal </w:t>
      </w:r>
      <w:del w:id="1803" w:author="Matías Castillo-Aguilar" w:date="2026-08-10T02:45:00Z">
        <w:r>
          <w:rPr>
            <w:rStyle w:val="CommentTok"/>
          </w:rPr>
          <w:delText>and mean-center it</w:delText>
        </w:r>
      </w:del>
      <w:ins w:id="1804" w:author="Matías Castillo-Aguilar" w:date="2026-08-10T02:45:00Z">
        <w:r>
          <w:rPr>
            <w:rStyle w:val="CommentTok"/>
          </w:rPr>
          <w:t>using the mean-centered basis;</w:t>
        </w:r>
        <w:r>
          <w:br/>
        </w:r>
        <w:r>
          <w:rPr>
            <w:rStyle w:val="NormalTok"/>
          </w:rPr>
          <w:t xml:space="preserve">    </w:t>
        </w:r>
        <w:r>
          <w:rPr>
            <w:rStyle w:val="CommentTok"/>
          </w:rPr>
          <w:t xml:space="preserve"># </w:t>
        </w:r>
        <w:proofErr w:type="spellStart"/>
        <w:r>
          <w:rPr>
            <w:rStyle w:val="CommentTok"/>
          </w:rPr>
          <w:t>S_j</w:t>
        </w:r>
        <w:proofErr w:type="spellEnd"/>
        <w:r>
          <w:rPr>
            <w:rStyle w:val="CommentTok"/>
          </w:rPr>
          <w:t xml:space="preserve"> is therefore exactly mean-centered by construction (matching the Stan</w:t>
        </w:r>
        <w:r>
          <w:br/>
        </w:r>
        <w:r>
          <w:rPr>
            <w:rStyle w:val="NormalTok"/>
          </w:rPr>
          <w:t xml:space="preserve">    </w:t>
        </w:r>
        <w:r>
          <w:rPr>
            <w:rStyle w:val="CommentTok"/>
          </w:rPr>
          <w:t># implementation's Step 5), and the Gram-matrix-based variance below is exact.</w:t>
        </w:r>
      </w:ins>
      <w:r>
        <w:br/>
      </w:r>
      <w:r>
        <w:rPr>
          <w:rStyle w:val="NormalTok"/>
        </w:rPr>
        <w:t xml:space="preserve">    u_sin </w:t>
      </w:r>
      <w:r>
        <w:rPr>
          <w:rStyle w:val="OtherTok"/>
        </w:rPr>
        <w:t>&lt;-</w:t>
      </w:r>
      <w:r>
        <w:rPr>
          <w:rStyle w:val="NormalTok"/>
        </w:rPr>
        <w:t xml:space="preserve"> u_sin_list[[j]]</w:t>
      </w:r>
      <w:r>
        <w:br/>
      </w:r>
      <w:r>
        <w:rPr>
          <w:rStyle w:val="NormalTok"/>
        </w:rPr>
        <w:t xml:space="preserve">    u_cos </w:t>
      </w:r>
      <w:r>
        <w:rPr>
          <w:rStyle w:val="OtherTok"/>
        </w:rPr>
        <w:t>&lt;-</w:t>
      </w:r>
      <w:r>
        <w:rPr>
          <w:rStyle w:val="NormalTok"/>
        </w:rPr>
        <w:t xml:space="preserve"> u_cos_list[[j]]</w:t>
      </w:r>
      <w:r>
        <w:br/>
      </w:r>
      <w:r>
        <w:rPr>
          <w:rStyle w:val="NormalTok"/>
        </w:rPr>
        <w:t xml:space="preserve">    S_j </w:t>
      </w:r>
      <w:r>
        <w:rPr>
          <w:rStyle w:val="OtherTok"/>
        </w:rPr>
        <w:t>&lt;-</w:t>
      </w:r>
      <w:r>
        <w:rPr>
          <w:rStyle w:val="NormalTok"/>
        </w:rPr>
        <w:t xml:space="preserve"> sin_mat_list[[j]] </w:t>
      </w:r>
      <w:r>
        <w:rPr>
          <w:rStyle w:val="SpecialCharTok"/>
        </w:rPr>
        <w:t>%*%</w:t>
      </w:r>
      <w:r>
        <w:rPr>
          <w:rStyle w:val="NormalTok"/>
        </w:rPr>
        <w:t xml:space="preserve"> u_sin </w:t>
      </w:r>
      <w:r>
        <w:rPr>
          <w:rStyle w:val="SpecialCharTok"/>
        </w:rPr>
        <w:t>+</w:t>
      </w:r>
      <w:r>
        <w:rPr>
          <w:rStyle w:val="NormalTok"/>
        </w:rPr>
        <w:t xml:space="preserve"> cos_mat_list[[j]] </w:t>
      </w:r>
      <w:r>
        <w:rPr>
          <w:rStyle w:val="SpecialCharTok"/>
        </w:rPr>
        <w:t>%*%</w:t>
      </w:r>
      <w:r>
        <w:rPr>
          <w:rStyle w:val="NormalTok"/>
        </w:rPr>
        <w:t xml:space="preserve"> u_cos</w:t>
      </w:r>
      <w:r>
        <w:br/>
      </w:r>
      <w:r>
        <w:rPr>
          <w:rStyle w:val="NormalTok"/>
        </w:rPr>
        <w:t xml:space="preserve">    S_t_matrix[, j] </w:t>
      </w:r>
      <w:r>
        <w:rPr>
          <w:rStyle w:val="OtherTok"/>
        </w:rPr>
        <w:t>&lt;-</w:t>
      </w:r>
      <w:r>
        <w:rPr>
          <w:rStyle w:val="NormalTok"/>
        </w:rPr>
        <w:t xml:space="preserve"> </w:t>
      </w:r>
      <w:proofErr w:type="spellStart"/>
      <w:r>
        <w:rPr>
          <w:rStyle w:val="NormalTok"/>
        </w:rPr>
        <w:t>S_j</w:t>
      </w:r>
      <w:proofErr w:type="spellEnd"/>
      <w:r>
        <w:rPr>
          <w:rStyle w:val="NormalTok"/>
        </w:rPr>
        <w:t xml:space="preserve"> </w:t>
      </w:r>
      <w:r>
        <w:rPr>
          <w:rStyle w:val="SpecialCharTok"/>
        </w:rPr>
        <w:t>-</w:t>
      </w:r>
      <w:r>
        <w:rPr>
          <w:rStyle w:val="NormalTok"/>
        </w:rPr>
        <w:t xml:space="preserve"> </w:t>
      </w:r>
      <w:r>
        <w:rPr>
          <w:rStyle w:val="FunctionTok"/>
        </w:rPr>
        <w:t>mean</w:t>
      </w:r>
      <w:r>
        <w:rPr>
          <w:rStyle w:val="NormalTok"/>
        </w:rPr>
        <w:t>(</w:t>
      </w:r>
      <w:proofErr w:type="spellStart"/>
      <w:r>
        <w:rPr>
          <w:rStyle w:val="NormalTok"/>
        </w:rPr>
        <w:t>S_j</w:t>
      </w:r>
      <w:proofErr w:type="spellEnd"/>
      <w:r>
        <w:rPr>
          <w:rStyle w:val="NormalTok"/>
        </w:rPr>
        <w:t>)</w:t>
      </w:r>
      <w:ins w:id="1805" w:author="Matías Castillo-Aguilar" w:date="2026-08-10T02:45:00Z">
        <w:r>
          <w:rPr>
            <w:rStyle w:val="NormalTok"/>
          </w:rPr>
          <w:t xml:space="preserve"> </w:t>
        </w:r>
        <w:r>
          <w:rPr>
            <w:rStyle w:val="CommentTok"/>
          </w:rPr>
          <w:t># negligible residual mean kept as a safety check</w:t>
        </w:r>
      </w:ins>
      <w:r>
        <w:br/>
      </w:r>
      <w:r>
        <w:br/>
      </w:r>
      <w:r>
        <w:rPr>
          <w:rStyle w:val="NormalTok"/>
        </w:rPr>
        <w:t xml:space="preserve">    </w:t>
      </w:r>
      <w:r>
        <w:rPr>
          <w:rStyle w:val="CommentTok"/>
        </w:rPr>
        <w:t xml:space="preserve"># Calculate </w:t>
      </w:r>
      <w:proofErr w:type="spellStart"/>
      <w:r>
        <w:rPr>
          <w:rStyle w:val="CommentTok"/>
        </w:rPr>
        <w:t>its</w:t>
      </w:r>
      <w:proofErr w:type="spellEnd"/>
      <w:r>
        <w:rPr>
          <w:rStyle w:val="CommentTok"/>
        </w:rPr>
        <w:t xml:space="preserve"> *exact* variance using the Gram matrices</w:t>
      </w:r>
      <w:r>
        <w:br/>
      </w:r>
      <w:r>
        <w:rPr>
          <w:rStyle w:val="NormalTok"/>
        </w:rPr>
        <w:t xml:space="preserve">    vj </w:t>
      </w:r>
      <w:r>
        <w:rPr>
          <w:rStyle w:val="OtherTok"/>
        </w:rPr>
        <w:t>&lt;-</w:t>
      </w:r>
      <w:r>
        <w:rPr>
          <w:rStyle w:val="NormalTok"/>
        </w:rPr>
        <w:t xml:space="preserve"> </w:t>
      </w:r>
      <w:r>
        <w:rPr>
          <w:rStyle w:val="FunctionTok"/>
        </w:rPr>
        <w:t>t</w:t>
      </w:r>
      <w:r>
        <w:rPr>
          <w:rStyle w:val="NormalTok"/>
        </w:rPr>
        <w:t xml:space="preserve">(u_sin) </w:t>
      </w:r>
      <w:r>
        <w:rPr>
          <w:rStyle w:val="SpecialCharTok"/>
        </w:rPr>
        <w:t>%*%</w:t>
      </w:r>
      <w:r>
        <w:rPr>
          <w:rStyle w:val="NormalTok"/>
        </w:rPr>
        <w:t xml:space="preserve"> G_sin_list[[j]] </w:t>
      </w:r>
      <w:r>
        <w:rPr>
          <w:rStyle w:val="SpecialCharTok"/>
        </w:rPr>
        <w:t>%*%</w:t>
      </w:r>
      <w:r>
        <w:rPr>
          <w:rStyle w:val="NormalTok"/>
        </w:rPr>
        <w:t xml:space="preserve"> u_sin </w:t>
      </w:r>
      <w:r>
        <w:rPr>
          <w:rStyle w:val="SpecialCharTok"/>
        </w:rPr>
        <w:t>+</w:t>
      </w:r>
      <w:r>
        <w:br/>
      </w:r>
      <w:r>
        <w:rPr>
          <w:rStyle w:val="NormalTok"/>
        </w:rPr>
        <w:t xml:space="preserve">      </w:t>
      </w:r>
      <w:r>
        <w:rPr>
          <w:rStyle w:val="FunctionTok"/>
        </w:rPr>
        <w:t>t</w:t>
      </w:r>
      <w:r>
        <w:rPr>
          <w:rStyle w:val="NormalTok"/>
        </w:rPr>
        <w:t xml:space="preserve">(u_cos) </w:t>
      </w:r>
      <w:r>
        <w:rPr>
          <w:rStyle w:val="SpecialCharTok"/>
        </w:rPr>
        <w:t>%*%</w:t>
      </w:r>
      <w:r>
        <w:rPr>
          <w:rStyle w:val="NormalTok"/>
        </w:rPr>
        <w:t xml:space="preserve"> G_cos_list[[j]] </w:t>
      </w:r>
      <w:r>
        <w:rPr>
          <w:rStyle w:val="SpecialCharTok"/>
        </w:rPr>
        <w:t>%*%</w:t>
      </w:r>
      <w:r>
        <w:rPr>
          <w:rStyle w:val="NormalTok"/>
        </w:rPr>
        <w:t xml:space="preserve"> u_cos </w:t>
      </w:r>
      <w:r>
        <w:rPr>
          <w:rStyle w:val="SpecialCharTok"/>
        </w:rPr>
        <w:t>+</w:t>
      </w:r>
      <w:r>
        <w:br/>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t</w:t>
      </w:r>
      <w:r>
        <w:rPr>
          <w:rStyle w:val="NormalTok"/>
        </w:rPr>
        <w:t xml:space="preserve">(u_sin) </w:t>
      </w:r>
      <w:r>
        <w:rPr>
          <w:rStyle w:val="SpecialCharTok"/>
        </w:rPr>
        <w:t>%*%</w:t>
      </w:r>
      <w:r>
        <w:rPr>
          <w:rStyle w:val="NormalTok"/>
        </w:rPr>
        <w:t xml:space="preserve"> G_sin_cos_list[[j]] </w:t>
      </w:r>
      <w:r>
        <w:rPr>
          <w:rStyle w:val="SpecialCharTok"/>
        </w:rPr>
        <w:t>%*%</w:t>
      </w:r>
      <w:r>
        <w:rPr>
          <w:rStyle w:val="NormalTok"/>
        </w:rPr>
        <w:t xml:space="preserve"> u_cos</w:t>
      </w:r>
      <w:r>
        <w:br/>
      </w:r>
      <w:r>
        <w:rPr>
          <w:rStyle w:val="NormalTok"/>
        </w:rPr>
        <w:t xml:space="preserve">    Sigma_S_diag[j] </w:t>
      </w:r>
      <w:r>
        <w:rPr>
          <w:rStyle w:val="OtherTok"/>
        </w:rPr>
        <w:t>&lt;-</w:t>
      </w:r>
      <w:r>
        <w:rPr>
          <w:rStyle w:val="NormalTok"/>
        </w:rPr>
        <w:t xml:space="preserve"> vj</w:t>
      </w:r>
      <w:r>
        <w:br/>
      </w:r>
      <w:r>
        <w:rPr>
          <w:rStyle w:val="NormalTok"/>
        </w:rPr>
        <w:t xml:space="preserve">  }</w:t>
      </w:r>
      <w:r>
        <w:br/>
      </w:r>
      <w:r>
        <w:br/>
      </w:r>
      <w:r>
        <w:rPr>
          <w:rStyle w:val="NormalTok"/>
        </w:rPr>
        <w:lastRenderedPageBreak/>
        <w:t xml:space="preserve">  </w:t>
      </w:r>
      <w:r>
        <w:rPr>
          <w:rStyle w:val="CommentTok"/>
        </w:rPr>
        <w:t># Calculate the time-varying scaling amplitude A(t)</w:t>
      </w:r>
      <w:r>
        <w:br/>
      </w:r>
      <w:r>
        <w:rPr>
          <w:rStyle w:val="NormalTok"/>
        </w:rPr>
        <w:t xml:space="preserve">  var_structured </w:t>
      </w:r>
      <w:r>
        <w:rPr>
          <w:rStyle w:val="OtherTok"/>
        </w:rPr>
        <w:t>&lt;-</w:t>
      </w:r>
      <w:r>
        <w:rPr>
          <w:rStyle w:val="NormalTok"/>
        </w:rPr>
        <w:t xml:space="preserve"> SDNN_t</w:t>
      </w:r>
      <w:r>
        <w:rPr>
          <w:rStyle w:val="SpecialCharTok"/>
        </w:rPr>
        <w:t>^</w:t>
      </w:r>
      <w:r>
        <w:rPr>
          <w:rStyle w:val="DecValTok"/>
        </w:rPr>
        <w:t>2</w:t>
      </w:r>
      <w:r>
        <w:rPr>
          <w:rStyle w:val="NormalTok"/>
        </w:rPr>
        <w:t xml:space="preserve"> </w:t>
      </w:r>
      <w:r>
        <w:rPr>
          <w:rStyle w:val="SpecialCharTok"/>
        </w:rPr>
        <w:t>*</w:t>
      </w:r>
      <w:r>
        <w:rPr>
          <w:rStyle w:val="NormalTok"/>
        </w:rPr>
        <w:t xml:space="preserve"> params</w:t>
      </w:r>
      <w:r>
        <w:rPr>
          <w:rStyle w:val="SpecialCharTok"/>
        </w:rPr>
        <w:t>$</w:t>
      </w:r>
      <w:r>
        <w:rPr>
          <w:rStyle w:val="NormalTok"/>
        </w:rPr>
        <w:t>w</w:t>
      </w:r>
      <w:r>
        <w:br/>
      </w:r>
      <w:r>
        <w:rPr>
          <w:rStyle w:val="NormalTok"/>
        </w:rPr>
        <w:t xml:space="preserve">  </w:t>
      </w:r>
      <w:del w:id="1806" w:author="Matías Castillo-Aguilar" w:date="2026-08-10T02:45:00Z">
        <w:r>
          <w:rPr>
            <w:rStyle w:val="NormalTok"/>
          </w:rPr>
          <w:delText xml:space="preserve">denom_sq </w:delText>
        </w:r>
        <w:r>
          <w:rPr>
            <w:rStyle w:val="OtherTok"/>
          </w:rPr>
          <w:delText>&lt;-</w:delText>
        </w:r>
        <w:r>
          <w:rPr>
            <w:rStyle w:val="NormalTok"/>
          </w:rPr>
          <w:delText xml:space="preserve"> </w:delText>
        </w:r>
        <w:r>
          <w:rPr>
            <w:rStyle w:val="FunctionTok"/>
          </w:rPr>
          <w:delText>rowSums</w:delText>
        </w:r>
        <w:r>
          <w:rPr>
            <w:rStyle w:val="NormalTok"/>
          </w:rPr>
          <w:delText xml:space="preserve">((p_j </w:delText>
        </w:r>
        <w:r>
          <w:rPr>
            <w:rStyle w:val="SpecialCharTok"/>
          </w:rPr>
          <w:delText>%*%</w:delText>
        </w:r>
        <w:r>
          <w:rPr>
            <w:rStyle w:val="NormalTok"/>
          </w:rPr>
          <w:delText xml:space="preserve"> </w:delText>
        </w:r>
        <w:r>
          <w:rPr>
            <w:rStyle w:val="FunctionTok"/>
          </w:rPr>
          <w:delText>diag</w:delText>
        </w:r>
        <w:r>
          <w:rPr>
            <w:rStyle w:val="NormalTok"/>
          </w:rPr>
          <w:delText xml:space="preserve">(Sigma_S_diag)) </w:delText>
        </w:r>
        <w:r>
          <w:rPr>
            <w:rStyle w:val="SpecialCharTok"/>
          </w:rPr>
          <w:delText>*</w:delText>
        </w:r>
        <w:r>
          <w:rPr>
            <w:rStyle w:val="NormalTok"/>
          </w:rPr>
          <w:delText xml:space="preserve"> p_j)</w:delText>
        </w:r>
        <w:r>
          <w:br/>
        </w:r>
        <w:r>
          <w:rPr>
            <w:rStyle w:val="NormalTok"/>
          </w:rPr>
          <w:delText xml:space="preserve">  A_t </w:delText>
        </w:r>
        <w:r>
          <w:rPr>
            <w:rStyle w:val="OtherTok"/>
          </w:rPr>
          <w:delText>&lt;-</w:delText>
        </w:r>
        <w:r>
          <w:rPr>
            <w:rStyle w:val="NormalTok"/>
          </w:rPr>
          <w:delText xml:space="preserve"> </w:delText>
        </w:r>
        <w:r>
          <w:rPr>
            <w:rStyle w:val="FunctionTok"/>
          </w:rPr>
          <w:delText>sqrt</w:delText>
        </w:r>
        <w:r>
          <w:rPr>
            <w:rStyle w:val="NormalTok"/>
          </w:rPr>
          <w:delText xml:space="preserve">(var_structured) </w:delText>
        </w:r>
        <w:r>
          <w:rPr>
            <w:rStyle w:val="SpecialCharTok"/>
          </w:rPr>
          <w:delText>/</w:delText>
        </w:r>
        <w:r>
          <w:rPr>
            <w:rStyle w:val="NormalTok"/>
          </w:rPr>
          <w:delText xml:space="preserve"> </w:delText>
        </w:r>
        <w:r>
          <w:rPr>
            <w:rStyle w:val="FunctionTok"/>
          </w:rPr>
          <w:delText>sqrt</w:delText>
        </w:r>
        <w:r>
          <w:rPr>
            <w:rStyle w:val="NormalTok"/>
          </w:rPr>
          <w:delText xml:space="preserve">(denom_sq </w:delText>
        </w:r>
        <w:r>
          <w:rPr>
            <w:rStyle w:val="SpecialCharTok"/>
          </w:rPr>
          <w:delText>+</w:delText>
        </w:r>
        <w:r>
          <w:rPr>
            <w:rStyle w:val="NormalTok"/>
          </w:rPr>
          <w:delText xml:space="preserve"> </w:delText>
        </w:r>
        <w:r>
          <w:rPr>
            <w:rStyle w:val="FloatTok"/>
          </w:rPr>
          <w:delText>1e-12</w:delText>
        </w:r>
        <w:r>
          <w:rPr>
            <w:rStyle w:val="NormalTok"/>
          </w:rPr>
          <w:delText>)</w:delText>
        </w:r>
      </w:del>
      <w:proofErr w:type="spellStart"/>
      <w:ins w:id="1807" w:author="Matías Castillo-Aguilar" w:date="2026-08-10T02:45:00Z">
        <w:r>
          <w:rPr>
            <w:rStyle w:val="NormalTok"/>
          </w:rPr>
          <w:t>variance_terms</w:t>
        </w:r>
        <w:proofErr w:type="spellEnd"/>
        <w:r>
          <w:rPr>
            <w:rStyle w:val="NormalTok"/>
          </w:rPr>
          <w:t xml:space="preserve"> </w:t>
        </w:r>
        <w:r>
          <w:rPr>
            <w:rStyle w:val="OtherTok"/>
          </w:rPr>
          <w:t>&lt;-</w:t>
        </w:r>
        <w:r>
          <w:rPr>
            <w:rStyle w:val="NormalTok"/>
          </w:rPr>
          <w:t xml:space="preserve"> (</w:t>
        </w:r>
        <w:proofErr w:type="spellStart"/>
        <w:r>
          <w:rPr>
            <w:rStyle w:val="NormalTok"/>
          </w:rPr>
          <w:t>p_j</w:t>
        </w:r>
        <w:proofErr w:type="spellEnd"/>
        <w:r>
          <w:rPr>
            <w:rStyle w:val="NormalTok"/>
          </w:rPr>
          <w:t xml:space="preserve"> </w:t>
        </w:r>
        <w:r>
          <w:rPr>
            <w:rStyle w:val="SpecialCharTok"/>
          </w:rPr>
          <w:t>%*%</w:t>
        </w:r>
        <w:r>
          <w:rPr>
            <w:rStyle w:val="NormalTok"/>
          </w:rPr>
          <w:t xml:space="preserve"> </w:t>
        </w:r>
        <w:proofErr w:type="spellStart"/>
        <w:r>
          <w:rPr>
            <w:rStyle w:val="FunctionTok"/>
          </w:rPr>
          <w:t>diag</w:t>
        </w:r>
        <w:proofErr w:type="spellEnd"/>
        <w:r>
          <w:rPr>
            <w:rStyle w:val="NormalTok"/>
          </w:rPr>
          <w:t>(</w:t>
        </w:r>
        <w:proofErr w:type="spellStart"/>
        <w:r>
          <w:rPr>
            <w:rStyle w:val="NormalTok"/>
          </w:rPr>
          <w:t>Sigma_S_diag</w:t>
        </w:r>
        <w:proofErr w:type="spellEnd"/>
        <w:r>
          <w:rPr>
            <w:rStyle w:val="NormalTok"/>
          </w:rPr>
          <w:t xml:space="preserve">)) </w:t>
        </w:r>
        <w:r>
          <w:rPr>
            <w:rStyle w:val="SpecialCharTok"/>
          </w:rPr>
          <w:t>*</w:t>
        </w:r>
        <w:r>
          <w:rPr>
            <w:rStyle w:val="NormalTok"/>
          </w:rPr>
          <w:t xml:space="preserve"> </w:t>
        </w:r>
        <w:proofErr w:type="spellStart"/>
        <w:r>
          <w:rPr>
            <w:rStyle w:val="NormalTok"/>
          </w:rPr>
          <w:t>p_j</w:t>
        </w:r>
        <w:proofErr w:type="spellEnd"/>
        <w:r>
          <w:br/>
        </w:r>
        <w:r>
          <w:rPr>
            <w:rStyle w:val="NormalTok"/>
          </w:rPr>
          <w:t xml:space="preserve">  </w:t>
        </w:r>
        <w:proofErr w:type="spellStart"/>
        <w:r>
          <w:rPr>
            <w:rStyle w:val="NormalTok"/>
          </w:rPr>
          <w:t>denom_sq</w:t>
        </w:r>
        <w:proofErr w:type="spellEnd"/>
        <w:r>
          <w:rPr>
            <w:rStyle w:val="NormalTok"/>
          </w:rPr>
          <w:t xml:space="preserve"> </w:t>
        </w:r>
        <w:r>
          <w:rPr>
            <w:rStyle w:val="OtherTok"/>
          </w:rPr>
          <w:t>&lt;-</w:t>
        </w:r>
        <w:r>
          <w:rPr>
            <w:rStyle w:val="NormalTok"/>
          </w:rPr>
          <w:t xml:space="preserve"> </w:t>
        </w:r>
        <w:proofErr w:type="spellStart"/>
        <w:r>
          <w:rPr>
            <w:rStyle w:val="FunctionTok"/>
          </w:rPr>
          <w:t>rowSums</w:t>
        </w:r>
        <w:proofErr w:type="spellEnd"/>
        <w:r>
          <w:rPr>
            <w:rStyle w:val="NormalTok"/>
          </w:rPr>
          <w:t>(</w:t>
        </w:r>
        <w:proofErr w:type="spellStart"/>
        <w:r>
          <w:rPr>
            <w:rStyle w:val="NormalTok"/>
          </w:rPr>
          <w:t>variance_terms</w:t>
        </w:r>
        <w:proofErr w:type="spellEnd"/>
        <w:r>
          <w:rPr>
            <w:rStyle w:val="NormalTok"/>
          </w:rPr>
          <w:t>)</w:t>
        </w:r>
        <w:r>
          <w:br/>
        </w:r>
        <w:r>
          <w:rPr>
            <w:rStyle w:val="NormalTok"/>
          </w:rPr>
          <w:t xml:space="preserve">  </w:t>
        </w:r>
        <w:proofErr w:type="spellStart"/>
        <w:r>
          <w:rPr>
            <w:rStyle w:val="NormalTok"/>
          </w:rPr>
          <w:t>A_t</w:t>
        </w:r>
        <w:proofErr w:type="spellEnd"/>
        <w:r>
          <w:rPr>
            <w:rStyle w:val="NormalTok"/>
          </w:rPr>
          <w:t xml:space="preserve"> </w:t>
        </w:r>
        <w:r>
          <w:rPr>
            <w:rStyle w:val="OtherTok"/>
          </w:rPr>
          <w:t>&lt;-</w:t>
        </w:r>
        <w:r>
          <w:rPr>
            <w:rStyle w:val="NormalTok"/>
          </w:rPr>
          <w:t xml:space="preserve"> </w:t>
        </w:r>
        <w:r>
          <w:rPr>
            <w:rStyle w:val="FunctionTok"/>
          </w:rPr>
          <w:t>sqrt</w:t>
        </w:r>
        <w:r>
          <w:rPr>
            <w:rStyle w:val="NormalTok"/>
          </w:rPr>
          <w:t>(</w:t>
        </w:r>
        <w:proofErr w:type="spellStart"/>
        <w:r>
          <w:rPr>
            <w:rStyle w:val="NormalTok"/>
          </w:rPr>
          <w:t>var_structured</w:t>
        </w:r>
        <w:proofErr w:type="spellEnd"/>
        <w:r>
          <w:rPr>
            <w:rStyle w:val="NormalTok"/>
          </w:rPr>
          <w:t xml:space="preserve">) </w:t>
        </w:r>
        <w:r>
          <w:rPr>
            <w:rStyle w:val="SpecialCharTok"/>
          </w:rPr>
          <w:t>/</w:t>
        </w:r>
        <w:r>
          <w:rPr>
            <w:rStyle w:val="NormalTok"/>
          </w:rPr>
          <w:t xml:space="preserve"> </w:t>
        </w:r>
        <w:r>
          <w:rPr>
            <w:rStyle w:val="FunctionTok"/>
          </w:rPr>
          <w:t>sqrt</w:t>
        </w:r>
        <w:r>
          <w:rPr>
            <w:rStyle w:val="NormalTok"/>
          </w:rPr>
          <w:t>(</w:t>
        </w:r>
        <w:proofErr w:type="spellStart"/>
        <w:r>
          <w:rPr>
            <w:rStyle w:val="NormalTok"/>
          </w:rPr>
          <w:t>denom_sq</w:t>
        </w:r>
        <w:proofErr w:type="spellEnd"/>
        <w:r>
          <w:rPr>
            <w:rStyle w:val="NormalTok"/>
          </w:rPr>
          <w:t xml:space="preserve"> </w:t>
        </w:r>
        <w:r>
          <w:rPr>
            <w:rStyle w:val="SpecialCharTok"/>
          </w:rPr>
          <w:t>+</w:t>
        </w:r>
        <w:r>
          <w:rPr>
            <w:rStyle w:val="NormalTok"/>
          </w:rPr>
          <w:t xml:space="preserve"> </w:t>
        </w:r>
        <w:r>
          <w:rPr>
            <w:rStyle w:val="FloatTok"/>
          </w:rPr>
          <w:t>1e-12</w:t>
        </w:r>
        <w:r>
          <w:rPr>
            <w:rStyle w:val="NormalTok"/>
          </w:rPr>
          <w:t>)</w:t>
        </w:r>
        <w:r>
          <w:br/>
        </w:r>
        <w:r>
          <w:br/>
        </w:r>
        <w:r>
          <w:rPr>
            <w:rStyle w:val="NormalTok"/>
          </w:rPr>
          <w:t xml:space="preserve">  </w:t>
        </w:r>
        <w:r>
          <w:rPr>
            <w:rStyle w:val="CommentTok"/>
          </w:rPr>
          <w:t xml:space="preserve"># Implied variance (power) share per band: </w:t>
        </w:r>
        <w:proofErr w:type="spellStart"/>
        <w:r>
          <w:rPr>
            <w:rStyle w:val="CommentTok"/>
          </w:rPr>
          <w:t>q_j</w:t>
        </w:r>
        <w:proofErr w:type="spellEnd"/>
        <w:r>
          <w:rPr>
            <w:rStyle w:val="CommentTok"/>
          </w:rPr>
          <w:t>(t).</w:t>
        </w:r>
        <w:r>
          <w:br/>
        </w:r>
        <w:r>
          <w:rPr>
            <w:rStyle w:val="NormalTok"/>
          </w:rPr>
          <w:t xml:space="preserve">  </w:t>
        </w:r>
        <w:r>
          <w:rPr>
            <w:rStyle w:val="CommentTok"/>
          </w:rPr>
          <w:t xml:space="preserve"># </w:t>
        </w:r>
        <w:r>
          <w:rPr>
            <w:rStyle w:val="AlertTok"/>
          </w:rPr>
          <w:t>NOTE</w:t>
        </w:r>
        <w:r>
          <w:rPr>
            <w:rStyle w:val="CommentTok"/>
          </w:rPr>
          <w:t xml:space="preserve">: </w:t>
        </w:r>
        <w:proofErr w:type="spellStart"/>
        <w:r>
          <w:rPr>
            <w:rStyle w:val="CommentTok"/>
          </w:rPr>
          <w:t>p_j</w:t>
        </w:r>
        <w:proofErr w:type="spellEnd"/>
        <w:r>
          <w:rPr>
            <w:rStyle w:val="CommentTok"/>
          </w:rPr>
          <w:t>(t) are mixture/amplitude weights, NOT power proportions (see</w:t>
        </w:r>
        <w:r>
          <w:br/>
        </w:r>
        <w:r>
          <w:rPr>
            <w:rStyle w:val="NormalTok"/>
          </w:rPr>
          <w:t xml:space="preserve">  </w:t>
        </w:r>
        <w:r>
          <w:rPr>
            <w:rStyle w:val="CommentTok"/>
          </w:rPr>
          <w:t xml:space="preserve"># manuscript). </w:t>
        </w:r>
        <w:proofErr w:type="spellStart"/>
        <w:r>
          <w:rPr>
            <w:rStyle w:val="CommentTok"/>
          </w:rPr>
          <w:t>q_j</w:t>
        </w:r>
        <w:proofErr w:type="spellEnd"/>
        <w:r>
          <w:rPr>
            <w:rStyle w:val="CommentTok"/>
          </w:rPr>
          <w:t>(t) is the actual proportion of the structured signal's</w:t>
        </w:r>
        <w:r>
          <w:br/>
        </w:r>
        <w:r>
          <w:rPr>
            <w:rStyle w:val="NormalTok"/>
          </w:rPr>
          <w:t xml:space="preserve">  </w:t>
        </w:r>
        <w:r>
          <w:rPr>
            <w:rStyle w:val="CommentTok"/>
          </w:rPr>
          <w:t># variance attributable to band j at time t, and is the correct</w:t>
        </w:r>
        <w:r>
          <w:br/>
        </w:r>
        <w:r>
          <w:rPr>
            <w:rStyle w:val="NormalTok"/>
          </w:rPr>
          <w:t xml:space="preserve">  </w:t>
        </w:r>
        <w:r>
          <w:rPr>
            <w:rStyle w:val="CommentTok"/>
          </w:rPr>
          <w:t># ground-truth target when validating against power-based estimators</w:t>
        </w:r>
        <w:r>
          <w:br/>
        </w:r>
        <w:r>
          <w:rPr>
            <w:rStyle w:val="NormalTok"/>
          </w:rPr>
          <w:t xml:space="preserve">  </w:t>
        </w:r>
        <w:r>
          <w:rPr>
            <w:rStyle w:val="CommentTok"/>
          </w:rPr>
          <w:t># (e.g., STFT/windowed periodogram methods).</w:t>
        </w:r>
        <w:r>
          <w:br/>
        </w:r>
        <w:r>
          <w:rPr>
            <w:rStyle w:val="NormalTok"/>
          </w:rPr>
          <w:t xml:space="preserve">  </w:t>
        </w:r>
        <w:proofErr w:type="spellStart"/>
        <w:r>
          <w:rPr>
            <w:rStyle w:val="NormalTok"/>
          </w:rPr>
          <w:t>q_j</w:t>
        </w:r>
        <w:proofErr w:type="spellEnd"/>
        <w:r>
          <w:rPr>
            <w:rStyle w:val="NormalTok"/>
          </w:rPr>
          <w:t xml:space="preserve"> </w:t>
        </w:r>
        <w:r>
          <w:rPr>
            <w:rStyle w:val="OtherTok"/>
          </w:rPr>
          <w:t>&lt;-</w:t>
        </w:r>
        <w:r>
          <w:rPr>
            <w:rStyle w:val="NormalTok"/>
          </w:rPr>
          <w:t xml:space="preserve"> </w:t>
        </w:r>
        <w:proofErr w:type="spellStart"/>
        <w:r>
          <w:rPr>
            <w:rStyle w:val="NormalTok"/>
          </w:rPr>
          <w:t>variance_terms</w:t>
        </w:r>
        <w:proofErr w:type="spellEnd"/>
        <w:r>
          <w:rPr>
            <w:rStyle w:val="NormalTok"/>
          </w:rPr>
          <w:t xml:space="preserve"> </w:t>
        </w:r>
        <w:r>
          <w:rPr>
            <w:rStyle w:val="SpecialCharTok"/>
          </w:rPr>
          <w:t>/</w:t>
        </w:r>
        <w:r>
          <w:rPr>
            <w:rStyle w:val="NormalTok"/>
          </w:rPr>
          <w:t xml:space="preserve"> (</w:t>
        </w:r>
        <w:proofErr w:type="spellStart"/>
        <w:r>
          <w:rPr>
            <w:rStyle w:val="NormalTok"/>
          </w:rPr>
          <w:t>denom_sq</w:t>
        </w:r>
        <w:proofErr w:type="spellEnd"/>
        <w:r>
          <w:rPr>
            <w:rStyle w:val="NormalTok"/>
          </w:rPr>
          <w:t xml:space="preserve"> </w:t>
        </w:r>
        <w:r>
          <w:rPr>
            <w:rStyle w:val="SpecialCharTok"/>
          </w:rPr>
          <w:t>+</w:t>
        </w:r>
        <w:r>
          <w:rPr>
            <w:rStyle w:val="NormalTok"/>
          </w:rPr>
          <w:t xml:space="preserve"> </w:t>
        </w:r>
        <w:r>
          <w:rPr>
            <w:rStyle w:val="FloatTok"/>
          </w:rPr>
          <w:t>1e-12</w:t>
        </w:r>
        <w:r>
          <w:rPr>
            <w:rStyle w:val="NormalTok"/>
          </w:rPr>
          <w:t>)</w:t>
        </w:r>
        <w:r>
          <w:br/>
        </w:r>
        <w:r>
          <w:rPr>
            <w:rStyle w:val="NormalTok"/>
          </w:rPr>
          <w:t xml:space="preserve">  </w:t>
        </w:r>
        <w:proofErr w:type="spellStart"/>
        <w:r>
          <w:rPr>
            <w:rStyle w:val="FunctionTok"/>
          </w:rPr>
          <w:t>colnames</w:t>
        </w:r>
        <w:proofErr w:type="spellEnd"/>
        <w:r>
          <w:rPr>
            <w:rStyle w:val="NormalTok"/>
          </w:rPr>
          <w:t>(</w:t>
        </w:r>
        <w:proofErr w:type="spellStart"/>
        <w:r>
          <w:rPr>
            <w:rStyle w:val="NormalTok"/>
          </w:rPr>
          <w:t>q_j</w:t>
        </w:r>
        <w:proofErr w:type="spellEnd"/>
        <w:r>
          <w:rPr>
            <w:rStyle w:val="NormalTok"/>
          </w:rPr>
          <w:t xml:space="preserve">) </w:t>
        </w:r>
        <w:r>
          <w:rPr>
            <w:rStyle w:val="OtherTok"/>
          </w:rPr>
          <w:t>&lt;-</w:t>
        </w:r>
        <w:r>
          <w:rPr>
            <w:rStyle w:val="NormalTok"/>
          </w:rPr>
          <w:t xml:space="preserve"> </w:t>
        </w:r>
        <w:r>
          <w:rPr>
            <w:rStyle w:val="FunctionTok"/>
          </w:rPr>
          <w:t>c</w:t>
        </w:r>
        <w:r>
          <w:rPr>
            <w:rStyle w:val="NormalTok"/>
          </w:rPr>
          <w:t>(</w:t>
        </w:r>
        <w:r>
          <w:rPr>
            <w:rStyle w:val="StringTok"/>
          </w:rPr>
          <w:t>"VLF"</w:t>
        </w:r>
        <w:r>
          <w:rPr>
            <w:rStyle w:val="NormalTok"/>
          </w:rPr>
          <w:t xml:space="preserve">, </w:t>
        </w:r>
        <w:r>
          <w:rPr>
            <w:rStyle w:val="StringTok"/>
          </w:rPr>
          <w:t>"LF"</w:t>
        </w:r>
        <w:r>
          <w:rPr>
            <w:rStyle w:val="NormalTok"/>
          </w:rPr>
          <w:t xml:space="preserve">, </w:t>
        </w:r>
        <w:r>
          <w:rPr>
            <w:rStyle w:val="StringTok"/>
          </w:rPr>
          <w:t>"HF"</w:t>
        </w:r>
        <w:r>
          <w:rPr>
            <w:rStyle w:val="NormalTok"/>
          </w:rPr>
          <w:t>)</w:t>
        </w:r>
      </w:ins>
      <w:r>
        <w:br/>
      </w:r>
      <w:r>
        <w:br/>
      </w:r>
      <w:r>
        <w:rPr>
          <w:rStyle w:val="NormalTok"/>
        </w:rPr>
        <w:t xml:space="preserve">  </w:t>
      </w:r>
      <w:r>
        <w:rPr>
          <w:rStyle w:val="CommentTok"/>
        </w:rPr>
        <w:t># Combine components for the final mean trajectory</w:t>
      </w:r>
      <w:r>
        <w:br/>
      </w:r>
      <w:r>
        <w:rPr>
          <w:rStyle w:val="NormalTok"/>
        </w:rPr>
        <w:t xml:space="preserve">  sum_weighted_S </w:t>
      </w:r>
      <w:r>
        <w:rPr>
          <w:rStyle w:val="OtherTok"/>
        </w:rPr>
        <w:t>&lt;-</w:t>
      </w:r>
      <w:r>
        <w:rPr>
          <w:rStyle w:val="NormalTok"/>
        </w:rPr>
        <w:t xml:space="preserve"> </w:t>
      </w:r>
      <w:r>
        <w:rPr>
          <w:rStyle w:val="FunctionTok"/>
        </w:rPr>
        <w:t>rowSums</w:t>
      </w:r>
      <w:r>
        <w:rPr>
          <w:rStyle w:val="NormalTok"/>
        </w:rPr>
        <w:t xml:space="preserve">(S_t_matrix </w:t>
      </w:r>
      <w:r>
        <w:rPr>
          <w:rStyle w:val="SpecialCharTok"/>
        </w:rPr>
        <w:t>*</w:t>
      </w:r>
      <w:r>
        <w:rPr>
          <w:rStyle w:val="NormalTok"/>
        </w:rPr>
        <w:t xml:space="preserve"> p_j)</w:t>
      </w:r>
      <w:r>
        <w:br/>
      </w:r>
      <w:r>
        <w:rPr>
          <w:rStyle w:val="NormalTok"/>
        </w:rPr>
        <w:t xml:space="preserve">  mu </w:t>
      </w:r>
      <w:r>
        <w:rPr>
          <w:rStyle w:val="OtherTok"/>
        </w:rPr>
        <w:t>&lt;-</w:t>
      </w:r>
      <w:r>
        <w:rPr>
          <w:rStyle w:val="NormalTok"/>
        </w:rPr>
        <w:t xml:space="preserve"> RR_t </w:t>
      </w:r>
      <w:r>
        <w:rPr>
          <w:rStyle w:val="SpecialCharTok"/>
        </w:rPr>
        <w:t>+</w:t>
      </w:r>
      <w:r>
        <w:rPr>
          <w:rStyle w:val="NormalTok"/>
        </w:rPr>
        <w:t xml:space="preserve"> A_t </w:t>
      </w:r>
      <w:r>
        <w:rPr>
          <w:rStyle w:val="SpecialCharTok"/>
        </w:rPr>
        <w:t>*</w:t>
      </w:r>
      <w:r>
        <w:rPr>
          <w:rStyle w:val="NormalTok"/>
        </w:rPr>
        <w:t xml:space="preserve"> sum_weighted_S</w:t>
      </w:r>
      <w:r>
        <w:br/>
      </w:r>
      <w:r>
        <w:br/>
      </w:r>
      <w:r>
        <w:rPr>
          <w:rStyle w:val="NormalTok"/>
        </w:rPr>
        <w:t xml:space="preserve">  </w:t>
      </w:r>
      <w:r>
        <w:rPr>
          <w:rStyle w:val="CommentTok"/>
        </w:rPr>
        <w:t># Generate the final noisy RRi signal</w:t>
      </w:r>
      <w:r>
        <w:br/>
      </w:r>
      <w:r>
        <w:rPr>
          <w:rStyle w:val="NormalTok"/>
        </w:rPr>
        <w:t xml:space="preserve">  var_noise </w:t>
      </w:r>
      <w:r>
        <w:rPr>
          <w:rStyle w:val="OtherTok"/>
        </w:rPr>
        <w:t>&lt;-</w:t>
      </w:r>
      <w:r>
        <w:rPr>
          <w:rStyle w:val="NormalTok"/>
        </w:rPr>
        <w:t xml:space="preserve"> SDNN_t</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params</w:t>
      </w:r>
      <w:r>
        <w:rPr>
          <w:rStyle w:val="SpecialCharTok"/>
        </w:rPr>
        <w:t>$</w:t>
      </w:r>
      <w:r>
        <w:rPr>
          <w:rStyle w:val="NormalTok"/>
        </w:rPr>
        <w:t>w)</w:t>
      </w:r>
      <w:r>
        <w:br/>
      </w:r>
      <w:r>
        <w:br/>
      </w:r>
      <w:r>
        <w:rPr>
          <w:rStyle w:val="NormalTok"/>
        </w:rPr>
        <w:t xml:space="preserve">  </w:t>
      </w:r>
      <w:r>
        <w:rPr>
          <w:rStyle w:val="ControlFlowTok"/>
        </w:rPr>
        <w:t>if</w:t>
      </w:r>
      <w:r>
        <w:rPr>
          <w:rStyle w:val="NormalTok"/>
        </w:rPr>
        <w:t xml:space="preserve"> (t_dist) {</w:t>
      </w:r>
      <w:r>
        <w:br/>
      </w:r>
      <w:r>
        <w:rPr>
          <w:rStyle w:val="NormalTok"/>
        </w:rPr>
        <w:t xml:space="preserve">    sigma_t </w:t>
      </w:r>
      <w:r>
        <w:rPr>
          <w:rStyle w:val="OtherTok"/>
        </w:rPr>
        <w:t>&lt;-</w:t>
      </w:r>
      <w:r>
        <w:rPr>
          <w:rStyle w:val="NormalTok"/>
        </w:rPr>
        <w:t xml:space="preserve"> </w:t>
      </w:r>
      <w:r>
        <w:rPr>
          <w:rStyle w:val="FunctionTok"/>
        </w:rPr>
        <w:t>sqrt</w:t>
      </w:r>
      <w:r>
        <w:rPr>
          <w:rStyle w:val="NormalTok"/>
        </w:rPr>
        <w:t xml:space="preserve">(var_noise </w:t>
      </w:r>
      <w:r>
        <w:rPr>
          <w:rStyle w:val="SpecialCharTok"/>
        </w:rPr>
        <w:t>*</w:t>
      </w:r>
      <w:r>
        <w:rPr>
          <w:rStyle w:val="NormalTok"/>
        </w:rPr>
        <w:t xml:space="preserve"> (nu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nu)</w:t>
      </w:r>
      <w:r>
        <w:br/>
      </w:r>
      <w:r>
        <w:rPr>
          <w:rStyle w:val="NormalTok"/>
        </w:rPr>
        <w:t xml:space="preserve">    </w:t>
      </w:r>
      <w:r>
        <w:rPr>
          <w:rStyle w:val="CommentTok"/>
        </w:rPr>
        <w:t># Draw from standardized Student-t and scale/shift</w:t>
      </w:r>
      <w:r>
        <w:br/>
      </w:r>
      <w:r>
        <w:rPr>
          <w:rStyle w:val="NormalTok"/>
        </w:rPr>
        <w:t xml:space="preserve">    RRi_t </w:t>
      </w:r>
      <w:r>
        <w:rPr>
          <w:rStyle w:val="OtherTok"/>
        </w:rPr>
        <w:t>&lt;-</w:t>
      </w:r>
      <w:r>
        <w:rPr>
          <w:rStyle w:val="NormalTok"/>
        </w:rPr>
        <w:t xml:space="preserve"> mu </w:t>
      </w:r>
      <w:r>
        <w:rPr>
          <w:rStyle w:val="SpecialCharTok"/>
        </w:rPr>
        <w:t>+</w:t>
      </w:r>
      <w:r>
        <w:rPr>
          <w:rStyle w:val="NormalTok"/>
        </w:rPr>
        <w:t xml:space="preserve"> sigma_t </w:t>
      </w:r>
      <w:r>
        <w:rPr>
          <w:rStyle w:val="SpecialCharTok"/>
        </w:rPr>
        <w:t>*</w:t>
      </w:r>
      <w:r>
        <w:rPr>
          <w:rStyle w:val="NormalTok"/>
        </w:rPr>
        <w:t xml:space="preserve"> </w:t>
      </w:r>
      <w:r>
        <w:rPr>
          <w:rStyle w:val="FunctionTok"/>
        </w:rPr>
        <w:t>rt</w:t>
      </w:r>
      <w:r>
        <w:rPr>
          <w:rStyle w:val="NormalTok"/>
        </w:rPr>
        <w:t xml:space="preserve">(N, </w:t>
      </w:r>
      <w:r>
        <w:rPr>
          <w:rStyle w:val="AttributeTok"/>
        </w:rPr>
        <w:t>df =</w:t>
      </w:r>
      <w:r>
        <w:rPr>
          <w:rStyle w:val="NormalTok"/>
        </w:rPr>
        <w:t xml:space="preserve"> nu)</w:t>
      </w:r>
      <w:r>
        <w:br/>
      </w:r>
      <w:r>
        <w:rPr>
          <w:rStyle w:val="NormalTok"/>
        </w:rPr>
        <w:t xml:space="preserve">  } </w:t>
      </w:r>
      <w:r>
        <w:rPr>
          <w:rStyle w:val="ControlFlowTok"/>
        </w:rPr>
        <w:t>else</w:t>
      </w:r>
      <w:r>
        <w:rPr>
          <w:rStyle w:val="NormalTok"/>
        </w:rPr>
        <w:t xml:space="preserve"> {</w:t>
      </w:r>
      <w:r>
        <w:br/>
      </w:r>
      <w:r>
        <w:rPr>
          <w:rStyle w:val="NormalTok"/>
        </w:rPr>
        <w:t xml:space="preserve">    RRi_t </w:t>
      </w:r>
      <w:r>
        <w:rPr>
          <w:rStyle w:val="OtherTok"/>
        </w:rPr>
        <w:t>&lt;-</w:t>
      </w:r>
      <w:r>
        <w:rPr>
          <w:rStyle w:val="NormalTok"/>
        </w:rPr>
        <w:t xml:space="preserve"> </w:t>
      </w:r>
      <w:r>
        <w:rPr>
          <w:rStyle w:val="FunctionTok"/>
        </w:rPr>
        <w:t>rnorm</w:t>
      </w:r>
      <w:r>
        <w:rPr>
          <w:rStyle w:val="NormalTok"/>
        </w:rPr>
        <w:t xml:space="preserve">(N, </w:t>
      </w:r>
      <w:r>
        <w:rPr>
          <w:rStyle w:val="AttributeTok"/>
        </w:rPr>
        <w:t>mean =</w:t>
      </w:r>
      <w:r>
        <w:rPr>
          <w:rStyle w:val="NormalTok"/>
        </w:rPr>
        <w:t xml:space="preserve"> mu, </w:t>
      </w:r>
      <w:r>
        <w:rPr>
          <w:rStyle w:val="AttributeTok"/>
        </w:rPr>
        <w:t>sd =</w:t>
      </w:r>
      <w:r>
        <w:rPr>
          <w:rStyle w:val="NormalTok"/>
        </w:rPr>
        <w:t xml:space="preserve"> </w:t>
      </w:r>
      <w:r>
        <w:rPr>
          <w:rStyle w:val="FunctionTok"/>
        </w:rPr>
        <w:t>sqrt</w:t>
      </w:r>
      <w:r>
        <w:rPr>
          <w:rStyle w:val="NormalTok"/>
        </w:rPr>
        <w:t>(var_noise))</w:t>
      </w:r>
      <w:r>
        <w:br/>
      </w:r>
      <w:r>
        <w:rPr>
          <w:rStyle w:val="NormalTok"/>
        </w:rPr>
        <w:t xml:space="preserve">  }</w:t>
      </w:r>
      <w:r>
        <w:br/>
      </w:r>
      <w:r>
        <w:br/>
      </w:r>
      <w:r>
        <w:rPr>
          <w:rStyle w:val="NormalTok"/>
        </w:rPr>
        <w:t xml:space="preserve">  </w:t>
      </w:r>
      <w:r>
        <w:rPr>
          <w:rStyle w:val="CommentTok"/>
        </w:rPr>
        <w:t># --- 6. Format Output ---</w:t>
      </w:r>
      <w:r>
        <w:br/>
      </w:r>
      <w:r>
        <w:rPr>
          <w:rStyle w:val="NormalTok"/>
        </w:rPr>
        <w:t xml:space="preserve">  out </w:t>
      </w:r>
      <w:r>
        <w:rPr>
          <w:rStyle w:val="OtherTok"/>
        </w:rPr>
        <w:t>&lt;-</w:t>
      </w:r>
      <w:r>
        <w:rPr>
          <w:rStyle w:val="NormalTok"/>
        </w:rPr>
        <w:t xml:space="preserve"> data.table</w:t>
      </w:r>
      <w:r>
        <w:rPr>
          <w:rStyle w:val="SpecialCharTok"/>
        </w:rPr>
        <w:t>::</w:t>
      </w:r>
      <w:r>
        <w:rPr>
          <w:rStyle w:val="FunctionTok"/>
        </w:rPr>
        <w:t>data.table</w:t>
      </w:r>
      <w:r>
        <w:rPr>
          <w:rStyle w:val="NormalTok"/>
        </w:rPr>
        <w:t>(</w:t>
      </w:r>
      <w:r>
        <w:br/>
      </w:r>
      <w:r>
        <w:rPr>
          <w:rStyle w:val="NormalTok"/>
        </w:rPr>
        <w:t xml:space="preserve">    </w:t>
      </w:r>
      <w:r>
        <w:rPr>
          <w:rStyle w:val="AttributeTok"/>
        </w:rPr>
        <w:t>t =</w:t>
      </w:r>
      <w:r>
        <w:rPr>
          <w:rStyle w:val="NormalTok"/>
        </w:rPr>
        <w:t xml:space="preserve"> t,</w:t>
      </w:r>
      <w:r>
        <w:br/>
      </w:r>
      <w:r>
        <w:rPr>
          <w:rStyle w:val="NormalTok"/>
        </w:rPr>
        <w:t xml:space="preserve">    </w:t>
      </w:r>
      <w:r>
        <w:rPr>
          <w:rStyle w:val="AttributeTok"/>
        </w:rPr>
        <w:t>RR =</w:t>
      </w:r>
      <w:r>
        <w:rPr>
          <w:rStyle w:val="NormalTok"/>
        </w:rPr>
        <w:t xml:space="preserve"> RRi_t,</w:t>
      </w:r>
      <w:r>
        <w:br/>
      </w:r>
      <w:r>
        <w:rPr>
          <w:rStyle w:val="NormalTok"/>
        </w:rPr>
        <w:t xml:space="preserve">    </w:t>
      </w:r>
      <w:r>
        <w:rPr>
          <w:rStyle w:val="AttributeTok"/>
        </w:rPr>
        <w:t>mu =</w:t>
      </w:r>
      <w:r>
        <w:rPr>
          <w:rStyle w:val="NormalTok"/>
        </w:rPr>
        <w:t xml:space="preserve"> mu,</w:t>
      </w:r>
      <w:r>
        <w:br/>
      </w:r>
      <w:r>
        <w:rPr>
          <w:rStyle w:val="NormalTok"/>
        </w:rPr>
        <w:t xml:space="preserve">    </w:t>
      </w:r>
      <w:r>
        <w:rPr>
          <w:rStyle w:val="AttributeTok"/>
        </w:rPr>
        <w:t>RR_baseline =</w:t>
      </w:r>
      <w:r>
        <w:rPr>
          <w:rStyle w:val="NormalTok"/>
        </w:rPr>
        <w:t xml:space="preserve"> RR_t,</w:t>
      </w:r>
      <w:r>
        <w:br/>
      </w:r>
      <w:r>
        <w:rPr>
          <w:rStyle w:val="NormalTok"/>
        </w:rPr>
        <w:t xml:space="preserve">    </w:t>
      </w:r>
      <w:r>
        <w:rPr>
          <w:rStyle w:val="AttributeTok"/>
        </w:rPr>
        <w:t>SDNN_t =</w:t>
      </w:r>
      <w:r>
        <w:rPr>
          <w:rStyle w:val="NormalTok"/>
        </w:rPr>
        <w:t xml:space="preserve"> SDNN_t,</w:t>
      </w:r>
      <w:r>
        <w:br/>
      </w:r>
      <w:r>
        <w:rPr>
          <w:rStyle w:val="NormalTok"/>
        </w:rPr>
        <w:t xml:space="preserve">    </w:t>
      </w:r>
      <w:r>
        <w:rPr>
          <w:rStyle w:val="AttributeTok"/>
        </w:rPr>
        <w:t>A_t =</w:t>
      </w:r>
      <w:r>
        <w:rPr>
          <w:rStyle w:val="NormalTok"/>
        </w:rPr>
        <w:t xml:space="preserve"> A_t,</w:t>
      </w:r>
      <w:r>
        <w:br/>
      </w:r>
      <w:r>
        <w:rPr>
          <w:rStyle w:val="NormalTok"/>
        </w:rPr>
        <w:t xml:space="preserve">    </w:t>
      </w:r>
      <w:r>
        <w:rPr>
          <w:rStyle w:val="AttributeTok"/>
        </w:rPr>
        <w:t>w =</w:t>
      </w:r>
      <w:r>
        <w:rPr>
          <w:rStyle w:val="NormalTok"/>
        </w:rPr>
        <w:t xml:space="preserve"> params</w:t>
      </w:r>
      <w:r>
        <w:rPr>
          <w:rStyle w:val="SpecialCharTok"/>
        </w:rPr>
        <w:t>$</w:t>
      </w:r>
      <w:r>
        <w:rPr>
          <w:rStyle w:val="NormalTok"/>
        </w:rPr>
        <w:t>w,</w:t>
      </w:r>
      <w:r>
        <w:br/>
      </w:r>
      <w:r>
        <w:rPr>
          <w:rStyle w:val="NormalTok"/>
        </w:rPr>
        <w:t xml:space="preserve">    </w:t>
      </w:r>
      <w:r>
        <w:rPr>
          <w:rStyle w:val="AttributeTok"/>
        </w:rPr>
        <w:t>p_vlf =</w:t>
      </w:r>
      <w:r>
        <w:rPr>
          <w:rStyle w:val="NormalTok"/>
        </w:rPr>
        <w:t xml:space="preserve"> p_j[, </w:t>
      </w:r>
      <w:r>
        <w:rPr>
          <w:rStyle w:val="DecValTok"/>
        </w:rPr>
        <w:t>1</w:t>
      </w:r>
      <w:r>
        <w:rPr>
          <w:rStyle w:val="NormalTok"/>
        </w:rPr>
        <w:t>],</w:t>
      </w:r>
      <w:r>
        <w:br/>
      </w:r>
      <w:r>
        <w:rPr>
          <w:rStyle w:val="NormalTok"/>
        </w:rPr>
        <w:t xml:space="preserve">    </w:t>
      </w:r>
      <w:r>
        <w:rPr>
          <w:rStyle w:val="AttributeTok"/>
        </w:rPr>
        <w:t>p_lf =</w:t>
      </w:r>
      <w:r>
        <w:rPr>
          <w:rStyle w:val="NormalTok"/>
        </w:rPr>
        <w:t xml:space="preserve"> p_j[, </w:t>
      </w:r>
      <w:r>
        <w:rPr>
          <w:rStyle w:val="DecValTok"/>
        </w:rPr>
        <w:t>2</w:t>
      </w:r>
      <w:r>
        <w:rPr>
          <w:rStyle w:val="NormalTok"/>
        </w:rPr>
        <w:t>],</w:t>
      </w:r>
      <w:r>
        <w:br/>
      </w:r>
      <w:r>
        <w:rPr>
          <w:rStyle w:val="NormalTok"/>
        </w:rPr>
        <w:t xml:space="preserve">    </w:t>
      </w:r>
      <w:r>
        <w:rPr>
          <w:rStyle w:val="AttributeTok"/>
        </w:rPr>
        <w:t>p_hf =</w:t>
      </w:r>
      <w:r>
        <w:rPr>
          <w:rStyle w:val="NormalTok"/>
        </w:rPr>
        <w:t xml:space="preserve"> p_j[, </w:t>
      </w:r>
      <w:r>
        <w:rPr>
          <w:rStyle w:val="DecValTok"/>
        </w:rPr>
        <w:t>3</w:t>
      </w:r>
      <w:ins w:id="1808" w:author="Matías Castillo-Aguilar" w:date="2026-08-10T02:45:00Z">
        <w:r>
          <w:rPr>
            <w:rStyle w:val="NormalTok"/>
          </w:rPr>
          <w:t>],</w:t>
        </w:r>
        <w:r>
          <w:br/>
        </w:r>
        <w:r>
          <w:rPr>
            <w:rStyle w:val="NormalTok"/>
          </w:rPr>
          <w:t xml:space="preserve">    </w:t>
        </w:r>
        <w:proofErr w:type="spellStart"/>
        <w:r>
          <w:rPr>
            <w:rStyle w:val="AttributeTok"/>
          </w:rPr>
          <w:t>q_vlf</w:t>
        </w:r>
        <w:proofErr w:type="spellEnd"/>
        <w:r>
          <w:rPr>
            <w:rStyle w:val="AttributeTok"/>
          </w:rPr>
          <w:t xml:space="preserve"> =</w:t>
        </w:r>
        <w:r>
          <w:rPr>
            <w:rStyle w:val="NormalTok"/>
          </w:rPr>
          <w:t xml:space="preserve"> </w:t>
        </w:r>
        <w:proofErr w:type="spellStart"/>
        <w:r>
          <w:rPr>
            <w:rStyle w:val="NormalTok"/>
          </w:rPr>
          <w:t>q_j</w:t>
        </w:r>
        <w:proofErr w:type="spellEnd"/>
        <w:r>
          <w:rPr>
            <w:rStyle w:val="NormalTok"/>
          </w:rPr>
          <w:t xml:space="preserve">[, </w:t>
        </w:r>
        <w:r>
          <w:rPr>
            <w:rStyle w:val="DecValTok"/>
          </w:rPr>
          <w:t>1</w:t>
        </w:r>
        <w:r>
          <w:rPr>
            <w:rStyle w:val="NormalTok"/>
          </w:rPr>
          <w:t>],</w:t>
        </w:r>
        <w:r>
          <w:br/>
        </w:r>
        <w:r>
          <w:rPr>
            <w:rStyle w:val="NormalTok"/>
          </w:rPr>
          <w:t xml:space="preserve">    </w:t>
        </w:r>
        <w:proofErr w:type="spellStart"/>
        <w:r>
          <w:rPr>
            <w:rStyle w:val="AttributeTok"/>
          </w:rPr>
          <w:t>q_lf</w:t>
        </w:r>
        <w:proofErr w:type="spellEnd"/>
        <w:r>
          <w:rPr>
            <w:rStyle w:val="AttributeTok"/>
          </w:rPr>
          <w:t xml:space="preserve"> =</w:t>
        </w:r>
        <w:r>
          <w:rPr>
            <w:rStyle w:val="NormalTok"/>
          </w:rPr>
          <w:t xml:space="preserve"> </w:t>
        </w:r>
        <w:proofErr w:type="spellStart"/>
        <w:r>
          <w:rPr>
            <w:rStyle w:val="NormalTok"/>
          </w:rPr>
          <w:t>q_j</w:t>
        </w:r>
        <w:proofErr w:type="spellEnd"/>
        <w:r>
          <w:rPr>
            <w:rStyle w:val="NormalTok"/>
          </w:rPr>
          <w:t xml:space="preserve">[, </w:t>
        </w:r>
        <w:r>
          <w:rPr>
            <w:rStyle w:val="DecValTok"/>
          </w:rPr>
          <w:t>2</w:t>
        </w:r>
        <w:r>
          <w:rPr>
            <w:rStyle w:val="NormalTok"/>
          </w:rPr>
          <w:t>],</w:t>
        </w:r>
        <w:r>
          <w:br/>
        </w:r>
        <w:r>
          <w:rPr>
            <w:rStyle w:val="NormalTok"/>
          </w:rPr>
          <w:t xml:space="preserve">    </w:t>
        </w:r>
        <w:proofErr w:type="spellStart"/>
        <w:r>
          <w:rPr>
            <w:rStyle w:val="AttributeTok"/>
          </w:rPr>
          <w:t>q_hf</w:t>
        </w:r>
        <w:proofErr w:type="spellEnd"/>
        <w:r>
          <w:rPr>
            <w:rStyle w:val="AttributeTok"/>
          </w:rPr>
          <w:t xml:space="preserve"> =</w:t>
        </w:r>
        <w:r>
          <w:rPr>
            <w:rStyle w:val="NormalTok"/>
          </w:rPr>
          <w:t xml:space="preserve"> </w:t>
        </w:r>
        <w:proofErr w:type="spellStart"/>
        <w:r>
          <w:rPr>
            <w:rStyle w:val="NormalTok"/>
          </w:rPr>
          <w:t>q_j</w:t>
        </w:r>
        <w:proofErr w:type="spellEnd"/>
        <w:r>
          <w:rPr>
            <w:rStyle w:val="NormalTok"/>
          </w:rPr>
          <w:t xml:space="preserve">[, </w:t>
        </w:r>
        <w:r>
          <w:rPr>
            <w:rStyle w:val="DecValTok"/>
          </w:rPr>
          <w:t>3</w:t>
        </w:r>
      </w:ins>
      <w:r>
        <w:rPr>
          <w:rStyle w:val="NormalTok"/>
        </w:rPr>
        <w:t>]</w:t>
      </w:r>
      <w:r>
        <w:br/>
      </w:r>
      <w:r>
        <w:rPr>
          <w:rStyle w:val="NormalTok"/>
        </w:rPr>
        <w:t xml:space="preserve">  )</w:t>
      </w:r>
      <w:r>
        <w:br/>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data =</w:t>
      </w:r>
      <w:r>
        <w:rPr>
          <w:rStyle w:val="NormalTok"/>
        </w:rPr>
        <w:t xml:space="preserve"> out,</w:t>
      </w:r>
      <w:r>
        <w:br/>
      </w:r>
      <w:r>
        <w:rPr>
          <w:rStyle w:val="NormalTok"/>
        </w:rPr>
        <w:t xml:space="preserve">    </w:t>
      </w:r>
      <w:r>
        <w:rPr>
          <w:rStyle w:val="AttributeTok"/>
        </w:rPr>
        <w:t>freqs =</w:t>
      </w:r>
      <w:r>
        <w:rPr>
          <w:rStyle w:val="NormalTok"/>
        </w:rPr>
        <w:t xml:space="preserve"> freqs_list,</w:t>
      </w:r>
      <w:r>
        <w:br/>
      </w:r>
      <w:r>
        <w:rPr>
          <w:rStyle w:val="NormalTok"/>
        </w:rPr>
        <w:t xml:space="preserve">    </w:t>
      </w:r>
      <w:r>
        <w:rPr>
          <w:rStyle w:val="AttributeTok"/>
        </w:rPr>
        <w:t>log_v =</w:t>
      </w:r>
      <w:r>
        <w:rPr>
          <w:rStyle w:val="NormalTok"/>
        </w:rPr>
        <w:t xml:space="preserve"> log_v_list</w:t>
      </w:r>
      <w:r>
        <w:br/>
      </w:r>
      <w:r>
        <w:rPr>
          <w:rStyle w:val="NormalTok"/>
        </w:rPr>
        <w:t xml:space="preserve">  ))</w:t>
      </w:r>
      <w:r>
        <w:br/>
      </w:r>
      <w:r>
        <w:rPr>
          <w:rStyle w:val="NormalTok"/>
        </w:rPr>
        <w:t>}</w:t>
      </w:r>
    </w:p>
    <w:p w14:paraId="760AEA5E" w14:textId="77777777" w:rsidR="009022C7" w:rsidRDefault="00000000">
      <w:pPr>
        <w:pStyle w:val="FirstParagraph"/>
        <w:rPr>
          <w:ins w:id="1809" w:author="Matías Castillo-Aguilar" w:date="2026-08-10T02:45:00Z"/>
        </w:rPr>
      </w:pPr>
      <w:ins w:id="1810" w:author="Matías Castillo-Aguilar" w:date="2026-08-10T02:45:00Z">
        <w:r>
          <w:t>We note that we did not extend this misspecification battery to multiple or overlapping perturbations, non-canonical spectral content, or explicitly non-sinusoidal oscillatory structure. This is a deliberate scope decision, not an oversight: the main text (Section 3.3, Limitations) explicitly states that BAND is designed for a single, isolated perturbation-recovery event and is not intended for naturalistic data containing multiple, overlapping events of unknown form; testing the model against data it is not designed to handle would not be informative about the claims made in this manuscript.</w:t>
        </w:r>
      </w:ins>
    </w:p>
    <w:p w14:paraId="1BCE0878" w14:textId="77777777" w:rsidR="009022C7" w:rsidRDefault="00000000">
      <w:pPr>
        <w:pStyle w:val="Ttulo1"/>
      </w:pPr>
      <w:bookmarkStart w:id="1811" w:name="s3-full-empirical-analysis-diagnostics"/>
      <w:bookmarkEnd w:id="805"/>
      <w:bookmarkEnd w:id="1710"/>
      <w:bookmarkEnd w:id="1725"/>
      <w:r>
        <w:lastRenderedPageBreak/>
        <w:t>S3: Full Empirical Analysis Diagnostics</w:t>
      </w:r>
    </w:p>
    <w:p w14:paraId="4A27A1DC" w14:textId="77777777" w:rsidR="009022C7" w:rsidRDefault="00000000">
      <w:pPr>
        <w:pStyle w:val="FirstParagraph"/>
      </w:pPr>
      <w:r>
        <w:t>This section provides a complete set of diagnostic checks for the HMC analysis of the empirical N-of-1 dataset to ensure the reliability of the inference.</w:t>
      </w:r>
    </w:p>
    <w:p w14:paraId="6D794C96" w14:textId="77777777" w:rsidR="009022C7" w:rsidRDefault="00000000">
      <w:pPr>
        <w:pStyle w:val="Ttulo2"/>
      </w:pPr>
      <w:bookmarkStart w:id="1812" w:name="s3.1-posterior-distributions"/>
      <w:r>
        <w:t>S3.1: Posterior Distributions</w:t>
      </w:r>
    </w:p>
    <w:p w14:paraId="617C0443" w14:textId="77777777" w:rsidR="009022C7" w:rsidRDefault="00000000">
      <w:pPr>
        <w:pStyle w:val="FirstParagraph"/>
      </w:pPr>
      <w:r>
        <w:t>Supplementary Figure S6 shows the traceplots for all key parameters from the empirical model fit, and Figure S7 shows the posterior distribution of model parameters.</w:t>
      </w:r>
    </w:p>
    <w:p w14:paraId="79613DA1" w14:textId="77777777" w:rsidR="009A2C1E" w:rsidRDefault="00FD3C27">
      <w:pPr>
        <w:pStyle w:val="Textoindependiente"/>
        <w:rPr>
          <w:del w:id="1813" w:author="Matías Castillo-Aguilar" w:date="2026-08-10T02:45:00Z"/>
        </w:rPr>
      </w:pPr>
      <w:del w:id="1814" w:author="Matías Castillo-Aguilar" w:date="2026-08-10T02:45:00Z">
        <w:r>
          <w:rPr>
            <w:noProof/>
          </w:rPr>
          <w:drawing>
            <wp:inline distT="0" distB="0" distL="0" distR="0" wp14:anchorId="22865349" wp14:editId="1635CC7F">
              <wp:extent cx="5612130" cy="5612130"/>
              <wp:effectExtent l="0" t="0" r="0" b="0"/>
              <wp:docPr id="79770725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07257" name="Imagen 7977072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6DBC5C39" w14:textId="77777777" w:rsidR="009022C7" w:rsidRDefault="00000000">
      <w:pPr>
        <w:pStyle w:val="Textoindependiente"/>
        <w:rPr>
          <w:ins w:id="1815" w:author="Matías Castillo-Aguilar" w:date="2026-08-10T02:45:00Z"/>
        </w:rPr>
      </w:pPr>
      <w:ins w:id="1816" w:author="Matías Castillo-Aguilar" w:date="2026-08-10T02:45:00Z">
        <w:r>
          <w:rPr>
            <w:noProof/>
          </w:rPr>
          <w:drawing>
            <wp:inline distT="0" distB="0" distL="0" distR="0">
              <wp:extent cx="5600700" cy="5600700"/>
              <wp:effectExtent l="0" t="0" r="0" b="0"/>
              <wp:docPr id="52" name="Imagen 12"/>
              <wp:cNvGraphicFramePr/>
              <a:graphic xmlns:a="http://schemas.openxmlformats.org/drawingml/2006/main">
                <a:graphicData uri="http://schemas.openxmlformats.org/drawingml/2006/picture">
                  <pic:pic xmlns:pic="http://schemas.openxmlformats.org/drawingml/2006/picture">
                    <pic:nvPicPr>
                      <pic:cNvPr id="53" name="Picture" descr="figures/fig-poc-traceplot.pdf"/>
                      <pic:cNvPicPr>
                        <a:picLocks noChangeAspect="1" noChangeArrowheads="1"/>
                      </pic:cNvPicPr>
                    </pic:nvPicPr>
                    <pic:blipFill>
                      <a:blip r:embed="rId17"/>
                      <a:stretch>
                        <a:fillRect/>
                      </a:stretch>
                    </pic:blipFill>
                    <pic:spPr bwMode="auto">
                      <a:xfrm>
                        <a:off x="0" y="0"/>
                        <a:ext cx="5600700" cy="5600700"/>
                      </a:xfrm>
                      <a:prstGeom prst="rect">
                        <a:avLst/>
                      </a:prstGeom>
                      <a:noFill/>
                      <a:ln w="9525">
                        <a:noFill/>
                        <a:headEnd/>
                        <a:tailEnd/>
                      </a:ln>
                    </pic:spPr>
                  </pic:pic>
                </a:graphicData>
              </a:graphic>
            </wp:inline>
          </w:drawing>
        </w:r>
      </w:ins>
    </w:p>
    <w:p w14:paraId="6E2AE766" w14:textId="77777777" w:rsidR="009022C7" w:rsidRDefault="00000000">
      <w:pPr>
        <w:pStyle w:val="Textoindependiente"/>
      </w:pPr>
      <w:r>
        <w:rPr>
          <w:b/>
          <w:bCs/>
        </w:rPr>
        <w:lastRenderedPageBreak/>
        <w:t>Supplementary Figure S6: Full Traceplots for Empirical Analysis.</w:t>
      </w:r>
      <w:r>
        <w:t xml:space="preserve"> MCMC traceplots for four chains, showing stationary, well-mixed chains.</w:t>
      </w:r>
    </w:p>
    <w:p w14:paraId="28F2E7B9" w14:textId="77777777" w:rsidR="009A2C1E" w:rsidRDefault="00FD3C27">
      <w:pPr>
        <w:pStyle w:val="Textoindependiente"/>
        <w:rPr>
          <w:del w:id="1817" w:author="Matías Castillo-Aguilar" w:date="2026-08-10T02:45:00Z"/>
        </w:rPr>
      </w:pPr>
      <w:del w:id="1818" w:author="Matías Castillo-Aguilar" w:date="2026-08-10T02:45:00Z">
        <w:r>
          <w:rPr>
            <w:noProof/>
          </w:rPr>
          <w:drawing>
            <wp:inline distT="0" distB="0" distL="0" distR="0" wp14:anchorId="09B077E8" wp14:editId="51F4AEA3">
              <wp:extent cx="5612130" cy="5612130"/>
              <wp:effectExtent l="0" t="0" r="0" b="0"/>
              <wp:docPr id="21035922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92212" name="Imagen 21035922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7EFC1515" w14:textId="77777777" w:rsidR="009022C7" w:rsidRDefault="00000000">
      <w:pPr>
        <w:pStyle w:val="Textoindependiente"/>
        <w:rPr>
          <w:ins w:id="1819" w:author="Matías Castillo-Aguilar" w:date="2026-08-10T02:45:00Z"/>
        </w:rPr>
      </w:pPr>
      <w:ins w:id="1820" w:author="Matías Castillo-Aguilar" w:date="2026-08-10T02:45:00Z">
        <w:r>
          <w:rPr>
            <w:noProof/>
          </w:rPr>
          <w:drawing>
            <wp:inline distT="0" distB="0" distL="0" distR="0">
              <wp:extent cx="5600700" cy="5600700"/>
              <wp:effectExtent l="0" t="0" r="0" b="0"/>
              <wp:docPr id="55" name="Imagen 14"/>
              <wp:cNvGraphicFramePr/>
              <a:graphic xmlns:a="http://schemas.openxmlformats.org/drawingml/2006/main">
                <a:graphicData uri="http://schemas.openxmlformats.org/drawingml/2006/picture">
                  <pic:pic xmlns:pic="http://schemas.openxmlformats.org/drawingml/2006/picture">
                    <pic:nvPicPr>
                      <pic:cNvPr id="56" name="Picture" descr="figures/fig-poc-posterior.pdf"/>
                      <pic:cNvPicPr>
                        <a:picLocks noChangeAspect="1" noChangeArrowheads="1"/>
                      </pic:cNvPicPr>
                    </pic:nvPicPr>
                    <pic:blipFill>
                      <a:blip r:embed="rId19"/>
                      <a:stretch>
                        <a:fillRect/>
                      </a:stretch>
                    </pic:blipFill>
                    <pic:spPr bwMode="auto">
                      <a:xfrm>
                        <a:off x="0" y="0"/>
                        <a:ext cx="5600700" cy="5600700"/>
                      </a:xfrm>
                      <a:prstGeom prst="rect">
                        <a:avLst/>
                      </a:prstGeom>
                      <a:noFill/>
                      <a:ln w="9525">
                        <a:noFill/>
                        <a:headEnd/>
                        <a:tailEnd/>
                      </a:ln>
                    </pic:spPr>
                  </pic:pic>
                </a:graphicData>
              </a:graphic>
            </wp:inline>
          </w:drawing>
        </w:r>
      </w:ins>
    </w:p>
    <w:p w14:paraId="27C1CF86" w14:textId="77777777" w:rsidR="009022C7" w:rsidRDefault="00000000">
      <w:pPr>
        <w:pStyle w:val="Textoindependiente"/>
      </w:pPr>
      <w:r>
        <w:rPr>
          <w:b/>
          <w:bCs/>
        </w:rPr>
        <w:t>Figure S7. Posterior distribution of phenomenological recovery parameters from the empirical analysis.</w:t>
      </w:r>
      <w:r>
        <w:t xml:space="preserve"> The posterior distribution for the recovered coefficients of transient changes in mean RRi, total SDNN, and spectral balance.</w:t>
      </w:r>
      <w:ins w:id="1821" w:author="Matías Castillo-Aguilar" w:date="2026-08-10T02:45:00Z">
        <w:r>
          <w:t xml:space="preserve"> This figure has been regenerated from the single, version-controlled analysis pipeline described in Section S1.3; panel labels and plotted posterior summaries have been cross-checked against the corresponding estimates reported in the main text (e.g., </w:t>
        </w:r>
      </w:ins>
      <m:oMath>
        <m:sSub>
          <m:sSubPr>
            <m:ctrlPr>
              <w:ins w:id="1822" w:author="Matías Castillo-Aguilar" w:date="2026-08-10T02:45:00Z">
                <w:rPr>
                  <w:rFonts w:ascii="Cambria Math" w:hAnsi="Cambria Math"/>
                </w:rPr>
              </w:ins>
            </m:ctrlPr>
          </m:sSubPr>
          <m:e>
            <m:r>
              <w:ins w:id="1823" w:author="Matías Castillo-Aguilar" w:date="2026-08-10T02:45:00Z">
                <w:rPr>
                  <w:rFonts w:ascii="Cambria Math" w:hAnsi="Cambria Math"/>
                </w:rPr>
                <m:t>c</m:t>
              </w:ins>
            </m:r>
          </m:e>
          <m:sub>
            <m:r>
              <w:ins w:id="1824" w:author="Matías Castillo-Aguilar" w:date="2026-08-10T02:45:00Z">
                <w:rPr>
                  <w:rFonts w:ascii="Cambria Math" w:hAnsi="Cambria Math"/>
                </w:rPr>
                <m:t>s</m:t>
              </w:ins>
            </m:r>
          </m:sub>
        </m:sSub>
      </m:oMath>
      <w:ins w:id="1825" w:author="Matías Castillo-Aguilar" w:date="2026-08-10T02:45:00Z">
        <w:r>
          <w:t xml:space="preserve">, </w:t>
        </w:r>
      </w:ins>
      <m:oMath>
        <m:sSub>
          <m:sSubPr>
            <m:ctrlPr>
              <w:ins w:id="1826" w:author="Matías Castillo-Aguilar" w:date="2026-08-10T02:45:00Z">
                <w:rPr>
                  <w:rFonts w:ascii="Cambria Math" w:hAnsi="Cambria Math"/>
                </w:rPr>
              </w:ins>
            </m:ctrlPr>
          </m:sSubPr>
          <m:e>
            <m:r>
              <w:ins w:id="1827" w:author="Matías Castillo-Aguilar" w:date="2026-08-10T02:45:00Z">
                <w:rPr>
                  <w:rFonts w:ascii="Cambria Math" w:hAnsi="Cambria Math"/>
                </w:rPr>
                <m:t>c</m:t>
              </w:ins>
            </m:r>
          </m:e>
          <m:sub>
            <m:r>
              <w:ins w:id="1828" w:author="Matías Castillo-Aguilar" w:date="2026-08-10T02:45:00Z">
                <w:rPr>
                  <w:rFonts w:ascii="Cambria Math" w:hAnsi="Cambria Math"/>
                </w:rPr>
                <m:t>c</m:t>
              </w:ins>
            </m:r>
          </m:sub>
        </m:sSub>
      </m:oMath>
      <w:ins w:id="1829" w:author="Matías Castillo-Aguilar" w:date="2026-08-10T02:45:00Z">
        <w:r>
          <w:t>).</w:t>
        </w:r>
      </w:ins>
    </w:p>
    <w:p w14:paraId="51431C20" w14:textId="77777777" w:rsidR="009022C7" w:rsidRDefault="00000000">
      <w:pPr>
        <w:pStyle w:val="Ttulo2"/>
      </w:pPr>
      <w:bookmarkStart w:id="1830" w:name="s3.2-mcmc-diagnostic-statistics"/>
      <w:bookmarkEnd w:id="1812"/>
      <w:r>
        <w:lastRenderedPageBreak/>
        <w:t>S3.2: MCMC Diagnostic Statistics</w:t>
      </w:r>
    </w:p>
    <w:p w14:paraId="169AC64D" w14:textId="32DC7543" w:rsidR="009022C7" w:rsidRDefault="00000000">
      <w:pPr>
        <w:pStyle w:val="FirstParagraph"/>
      </w:pPr>
      <w:r>
        <w:t xml:space="preserve">All MCMC chains converged successfully. There were zero divergent transitions after the warmup period. Supplementary Table </w:t>
      </w:r>
      <w:del w:id="1831" w:author="Matías Castillo-Aguilar" w:date="2026-08-10T02:45:00Z">
        <w:r>
          <w:delText>S1</w:delText>
        </w:r>
      </w:del>
      <w:ins w:id="1832" w:author="Matías Castillo-Aguilar" w:date="2026-08-10T02:45:00Z">
        <w:r>
          <w:t>S3</w:t>
        </w:r>
      </w:ins>
      <w:r>
        <w:t xml:space="preserve"> provides the R-hat, effective sample size (ESS) and Monte Carlo Standard Error (MCSE) values for all key parameters, confirming the reliability of the posterior estimates.</w:t>
      </w:r>
    </w:p>
    <w:tbl>
      <w:tblPr>
        <w:tblStyle w:val="Tablaconcuadrcula"/>
        <w:tblW w:w="4356" w:type="pct"/>
        <w:jc w:val="center"/>
        <w:tblBorders>
          <w:left w:val="none" w:sz="0" w:space="0" w:color="auto"/>
          <w:right w:val="none" w:sz="0" w:space="0" w:color="auto"/>
          <w:insideV w:val="none" w:sz="0" w:space="0" w:color="auto"/>
        </w:tblBorders>
        <w:tblCellMar>
          <w:left w:w="0" w:type="dxa"/>
          <w:right w:w="0" w:type="dxa"/>
        </w:tblCellMar>
        <w:tblLook w:val="04A0" w:firstRow="1" w:lastRow="0" w:firstColumn="1" w:lastColumn="0" w:noHBand="0" w:noVBand="1"/>
      </w:tblPr>
      <w:tblGrid>
        <w:gridCol w:w="1403"/>
        <w:gridCol w:w="1557"/>
        <w:gridCol w:w="1663"/>
        <w:gridCol w:w="1663"/>
        <w:gridCol w:w="1414"/>
      </w:tblGrid>
      <w:tr w:rsidR="007C2896" w:rsidRPr="007C2896" w14:paraId="68D16E6B" w14:textId="77777777" w:rsidTr="007C2896">
        <w:trPr>
          <w:jc w:val="center"/>
          <w:del w:id="1833" w:author="Matías Castillo-Aguilar" w:date="2026-08-10T02:45:00Z"/>
        </w:trPr>
        <w:tc>
          <w:tcPr>
            <w:tcW w:w="911" w:type="pct"/>
            <w:hideMark/>
          </w:tcPr>
          <w:p w14:paraId="4E8B6135" w14:textId="77777777" w:rsidR="007C2896" w:rsidRPr="00AC00FC" w:rsidRDefault="007C2896" w:rsidP="007C2896">
            <w:pPr>
              <w:spacing w:line="240" w:lineRule="auto"/>
              <w:jc w:val="center"/>
              <w:rPr>
                <w:del w:id="1834" w:author="Matías Castillo-Aguilar" w:date="2026-08-10T02:45:00Z"/>
                <w:rFonts w:eastAsia="Times New Roman" w:cs="Times New Roman"/>
                <w:sz w:val="21"/>
                <w:szCs w:val="21"/>
                <w:lang w:eastAsia="es-ES_tradnl"/>
              </w:rPr>
            </w:pPr>
            <w:del w:id="1835" w:author="Matías Castillo-Aguilar" w:date="2026-08-10T02:45:00Z">
              <w:r w:rsidRPr="00AC00FC">
                <w:rPr>
                  <w:rFonts w:eastAsia="Times New Roman" w:cs="Times New Roman"/>
                  <w:sz w:val="21"/>
                  <w:szCs w:val="21"/>
                  <w:lang w:eastAsia="es-ES_tradnl"/>
                </w:rPr>
                <w:delText>Parameter</w:delText>
              </w:r>
            </w:del>
          </w:p>
        </w:tc>
        <w:tc>
          <w:tcPr>
            <w:tcW w:w="1011" w:type="pct"/>
            <w:hideMark/>
          </w:tcPr>
          <w:p w14:paraId="541D0E3C" w14:textId="77777777" w:rsidR="007C2896" w:rsidRPr="00AC00FC" w:rsidRDefault="007C2896" w:rsidP="007C2896">
            <w:pPr>
              <w:spacing w:line="240" w:lineRule="auto"/>
              <w:jc w:val="right"/>
              <w:rPr>
                <w:del w:id="1836" w:author="Matías Castillo-Aguilar" w:date="2026-08-10T02:45:00Z"/>
                <w:rFonts w:eastAsia="Times New Roman" w:cs="Times New Roman"/>
                <w:sz w:val="21"/>
                <w:szCs w:val="21"/>
                <w:lang w:eastAsia="es-ES_tradnl"/>
              </w:rPr>
            </w:pPr>
            <w:del w:id="1837" w:author="Matías Castillo-Aguilar" w:date="2026-08-10T02:45:00Z">
              <w:r w:rsidRPr="00AC00FC">
                <w:rPr>
                  <w:rFonts w:eastAsia="Times New Roman" w:cs="Times New Roman"/>
                  <w:sz w:val="21"/>
                  <w:szCs w:val="21"/>
                  <w:lang w:eastAsia="es-ES_tradnl"/>
                </w:rPr>
                <w:delText>MCSE Mean</w:delText>
              </w:r>
            </w:del>
          </w:p>
        </w:tc>
        <w:tc>
          <w:tcPr>
            <w:tcW w:w="1080" w:type="pct"/>
            <w:hideMark/>
          </w:tcPr>
          <w:p w14:paraId="79B807C8" w14:textId="77777777" w:rsidR="007C2896" w:rsidRPr="00AC00FC" w:rsidRDefault="007C2896" w:rsidP="007C2896">
            <w:pPr>
              <w:spacing w:line="240" w:lineRule="auto"/>
              <w:jc w:val="right"/>
              <w:rPr>
                <w:del w:id="1838" w:author="Matías Castillo-Aguilar" w:date="2026-08-10T02:45:00Z"/>
                <w:rFonts w:eastAsia="Times New Roman" w:cs="Times New Roman"/>
                <w:sz w:val="21"/>
                <w:szCs w:val="21"/>
                <w:lang w:eastAsia="es-ES_tradnl"/>
              </w:rPr>
            </w:pPr>
            <w:del w:id="1839" w:author="Matías Castillo-Aguilar" w:date="2026-08-10T02:45:00Z">
              <w:r w:rsidRPr="00AC00FC">
                <w:rPr>
                  <w:rFonts w:eastAsia="Times New Roman" w:cs="Times New Roman"/>
                  <w:sz w:val="21"/>
                  <w:szCs w:val="21"/>
                  <w:lang w:eastAsia="es-ES_tradnl"/>
                </w:rPr>
                <w:delText>Bulk ESS</w:delText>
              </w:r>
            </w:del>
          </w:p>
        </w:tc>
        <w:tc>
          <w:tcPr>
            <w:tcW w:w="1080" w:type="pct"/>
            <w:hideMark/>
          </w:tcPr>
          <w:p w14:paraId="240F8AC1" w14:textId="77777777" w:rsidR="007C2896" w:rsidRPr="00AC00FC" w:rsidRDefault="007C2896" w:rsidP="007C2896">
            <w:pPr>
              <w:spacing w:line="240" w:lineRule="auto"/>
              <w:jc w:val="right"/>
              <w:rPr>
                <w:del w:id="1840" w:author="Matías Castillo-Aguilar" w:date="2026-08-10T02:45:00Z"/>
                <w:rFonts w:eastAsia="Times New Roman" w:cs="Times New Roman"/>
                <w:sz w:val="21"/>
                <w:szCs w:val="21"/>
                <w:lang w:eastAsia="es-ES_tradnl"/>
              </w:rPr>
            </w:pPr>
            <w:del w:id="1841" w:author="Matías Castillo-Aguilar" w:date="2026-08-10T02:45:00Z">
              <w:r w:rsidRPr="00AC00FC">
                <w:rPr>
                  <w:rFonts w:eastAsia="Times New Roman" w:cs="Times New Roman"/>
                  <w:sz w:val="21"/>
                  <w:szCs w:val="21"/>
                  <w:lang w:eastAsia="es-ES_tradnl"/>
                </w:rPr>
                <w:delText>Tail ESS</w:delText>
              </w:r>
            </w:del>
          </w:p>
        </w:tc>
        <w:tc>
          <w:tcPr>
            <w:tcW w:w="918" w:type="pct"/>
            <w:hideMark/>
          </w:tcPr>
          <w:p w14:paraId="034AD4C6" w14:textId="77777777" w:rsidR="007C2896" w:rsidRPr="00AC00FC" w:rsidRDefault="007C2896" w:rsidP="007C2896">
            <w:pPr>
              <w:spacing w:line="240" w:lineRule="auto"/>
              <w:jc w:val="right"/>
              <w:rPr>
                <w:del w:id="1842" w:author="Matías Castillo-Aguilar" w:date="2026-08-10T02:45:00Z"/>
                <w:rFonts w:eastAsia="Times New Roman" w:cs="Times New Roman"/>
                <w:sz w:val="21"/>
                <w:szCs w:val="21"/>
                <w:lang w:eastAsia="es-ES_tradnl"/>
              </w:rPr>
            </w:pPr>
            <w:del w:id="1843" w:author="Matías Castillo-Aguilar" w:date="2026-08-10T02:45:00Z">
              <w:r w:rsidRPr="00AC00FC">
                <w:rPr>
                  <w:rFonts w:eastAsia="Times New Roman" w:cs="Times New Roman"/>
                  <w:sz w:val="21"/>
                  <w:szCs w:val="21"/>
                  <w:lang w:eastAsia="es-ES_tradnl"/>
                </w:rPr>
                <w:delText>R-hat</w:delText>
              </w:r>
            </w:del>
          </w:p>
        </w:tc>
      </w:tr>
      <w:tr w:rsidR="007C2896" w:rsidRPr="007C2896" w14:paraId="2DDEDA64" w14:textId="77777777" w:rsidTr="007C2896">
        <w:trPr>
          <w:jc w:val="center"/>
          <w:del w:id="1844" w:author="Matías Castillo-Aguilar" w:date="2026-08-10T02:45:00Z"/>
        </w:trPr>
        <w:tc>
          <w:tcPr>
            <w:tcW w:w="911" w:type="pct"/>
            <w:hideMark/>
          </w:tcPr>
          <w:p w14:paraId="4585EB72" w14:textId="77777777" w:rsidR="007C2896" w:rsidRPr="00AC00FC" w:rsidRDefault="007C2896" w:rsidP="007C2896">
            <w:pPr>
              <w:spacing w:line="240" w:lineRule="auto"/>
              <w:jc w:val="center"/>
              <w:rPr>
                <w:del w:id="1845" w:author="Matías Castillo-Aguilar" w:date="2026-08-10T02:45:00Z"/>
                <w:rFonts w:eastAsia="Times New Roman" w:cs="Times New Roman"/>
                <w:sz w:val="21"/>
                <w:szCs w:val="21"/>
                <w:lang w:eastAsia="es-ES_tradnl"/>
              </w:rPr>
            </w:pPr>
            <w:del w:id="1846" w:author="Matías Castillo-Aguilar" w:date="2026-08-10T02:45:00Z">
              <w:r w:rsidRPr="007C2896">
                <w:rPr>
                  <w:rFonts w:eastAsia="Times New Roman" w:cs="Times New Roman"/>
                  <w:sz w:val="21"/>
                  <w:szCs w:val="21"/>
                  <w:bdr w:val="none" w:sz="0" w:space="0" w:color="auto" w:frame="1"/>
                  <w:lang w:val="es-CL" w:eastAsia="es-ES_tradnl"/>
                </w:rPr>
                <w:delText>λ</w:delText>
              </w:r>
            </w:del>
          </w:p>
        </w:tc>
        <w:tc>
          <w:tcPr>
            <w:tcW w:w="1011" w:type="pct"/>
            <w:hideMark/>
          </w:tcPr>
          <w:p w14:paraId="3DA64676" w14:textId="77777777" w:rsidR="007C2896" w:rsidRPr="00AC00FC" w:rsidRDefault="007C2896" w:rsidP="007C2896">
            <w:pPr>
              <w:spacing w:line="240" w:lineRule="auto"/>
              <w:jc w:val="right"/>
              <w:rPr>
                <w:del w:id="1847" w:author="Matías Castillo-Aguilar" w:date="2026-08-10T02:45:00Z"/>
                <w:rFonts w:eastAsia="Times New Roman" w:cs="Times New Roman"/>
                <w:sz w:val="21"/>
                <w:szCs w:val="21"/>
                <w:lang w:eastAsia="es-ES_tradnl"/>
              </w:rPr>
            </w:pPr>
            <w:del w:id="1848" w:author="Matías Castillo-Aguilar" w:date="2026-08-10T02:45:00Z">
              <w:r w:rsidRPr="00AC00FC">
                <w:rPr>
                  <w:rFonts w:eastAsia="Times New Roman" w:cs="Times New Roman"/>
                  <w:sz w:val="21"/>
                  <w:szCs w:val="21"/>
                  <w:lang w:eastAsia="es-ES_tradnl"/>
                </w:rPr>
                <w:delText>0.006</w:delText>
              </w:r>
            </w:del>
          </w:p>
        </w:tc>
        <w:tc>
          <w:tcPr>
            <w:tcW w:w="1080" w:type="pct"/>
            <w:hideMark/>
          </w:tcPr>
          <w:p w14:paraId="2EE9F2BD" w14:textId="77777777" w:rsidR="007C2896" w:rsidRPr="00AC00FC" w:rsidRDefault="007C2896" w:rsidP="007C2896">
            <w:pPr>
              <w:spacing w:line="240" w:lineRule="auto"/>
              <w:jc w:val="right"/>
              <w:rPr>
                <w:del w:id="1849" w:author="Matías Castillo-Aguilar" w:date="2026-08-10T02:45:00Z"/>
                <w:rFonts w:eastAsia="Times New Roman" w:cs="Times New Roman"/>
                <w:sz w:val="21"/>
                <w:szCs w:val="21"/>
                <w:lang w:eastAsia="es-ES_tradnl"/>
              </w:rPr>
            </w:pPr>
            <w:del w:id="1850" w:author="Matías Castillo-Aguilar" w:date="2026-08-10T02:45:00Z">
              <w:r w:rsidRPr="00AC00FC">
                <w:rPr>
                  <w:rFonts w:eastAsia="Times New Roman" w:cs="Times New Roman"/>
                  <w:sz w:val="21"/>
                  <w:szCs w:val="21"/>
                  <w:lang w:eastAsia="es-ES_tradnl"/>
                </w:rPr>
                <w:delText>6277.993</w:delText>
              </w:r>
            </w:del>
          </w:p>
        </w:tc>
        <w:tc>
          <w:tcPr>
            <w:tcW w:w="1080" w:type="pct"/>
            <w:hideMark/>
          </w:tcPr>
          <w:p w14:paraId="6011F647" w14:textId="77777777" w:rsidR="007C2896" w:rsidRPr="00AC00FC" w:rsidRDefault="007C2896" w:rsidP="007C2896">
            <w:pPr>
              <w:spacing w:line="240" w:lineRule="auto"/>
              <w:jc w:val="right"/>
              <w:rPr>
                <w:del w:id="1851" w:author="Matías Castillo-Aguilar" w:date="2026-08-10T02:45:00Z"/>
                <w:rFonts w:eastAsia="Times New Roman" w:cs="Times New Roman"/>
                <w:sz w:val="21"/>
                <w:szCs w:val="21"/>
                <w:lang w:eastAsia="es-ES_tradnl"/>
              </w:rPr>
            </w:pPr>
            <w:del w:id="1852" w:author="Matías Castillo-Aguilar" w:date="2026-08-10T02:45:00Z">
              <w:r w:rsidRPr="00AC00FC">
                <w:rPr>
                  <w:rFonts w:eastAsia="Times New Roman" w:cs="Times New Roman"/>
                  <w:sz w:val="21"/>
                  <w:szCs w:val="21"/>
                  <w:lang w:eastAsia="es-ES_tradnl"/>
                </w:rPr>
                <w:delText>9199.433</w:delText>
              </w:r>
            </w:del>
          </w:p>
        </w:tc>
        <w:tc>
          <w:tcPr>
            <w:tcW w:w="918" w:type="pct"/>
            <w:hideMark/>
          </w:tcPr>
          <w:p w14:paraId="2C21F5C9" w14:textId="77777777" w:rsidR="007C2896" w:rsidRPr="00AC00FC" w:rsidRDefault="007C2896" w:rsidP="007C2896">
            <w:pPr>
              <w:spacing w:line="240" w:lineRule="auto"/>
              <w:jc w:val="right"/>
              <w:rPr>
                <w:del w:id="1853" w:author="Matías Castillo-Aguilar" w:date="2026-08-10T02:45:00Z"/>
                <w:rFonts w:eastAsia="Times New Roman" w:cs="Times New Roman"/>
                <w:sz w:val="21"/>
                <w:szCs w:val="21"/>
                <w:lang w:eastAsia="es-ES_tradnl"/>
              </w:rPr>
            </w:pPr>
            <w:del w:id="1854" w:author="Matías Castillo-Aguilar" w:date="2026-08-10T02:45:00Z">
              <w:r w:rsidRPr="00AC00FC">
                <w:rPr>
                  <w:rFonts w:eastAsia="Times New Roman" w:cs="Times New Roman"/>
                  <w:sz w:val="21"/>
                  <w:szCs w:val="21"/>
                  <w:lang w:eastAsia="es-ES_tradnl"/>
                </w:rPr>
                <w:delText>1.00002</w:delText>
              </w:r>
            </w:del>
          </w:p>
        </w:tc>
      </w:tr>
      <w:tr w:rsidR="007C2896" w:rsidRPr="007C2896" w14:paraId="02DCEDDD" w14:textId="77777777" w:rsidTr="007C2896">
        <w:trPr>
          <w:jc w:val="center"/>
          <w:del w:id="1855" w:author="Matías Castillo-Aguilar" w:date="2026-08-10T02:45:00Z"/>
        </w:trPr>
        <w:tc>
          <w:tcPr>
            <w:tcW w:w="911" w:type="pct"/>
            <w:hideMark/>
          </w:tcPr>
          <w:p w14:paraId="596CF4E9" w14:textId="77777777" w:rsidR="007C2896" w:rsidRPr="00AC00FC" w:rsidRDefault="007C2896" w:rsidP="007C2896">
            <w:pPr>
              <w:spacing w:line="240" w:lineRule="auto"/>
              <w:jc w:val="center"/>
              <w:rPr>
                <w:del w:id="1856" w:author="Matías Castillo-Aguilar" w:date="2026-08-10T02:45:00Z"/>
                <w:rFonts w:eastAsia="Times New Roman" w:cs="Times New Roman"/>
                <w:sz w:val="21"/>
                <w:szCs w:val="21"/>
                <w:lang w:eastAsia="es-ES_tradnl"/>
              </w:rPr>
            </w:pPr>
            <w:del w:id="1857" w:author="Matías Castillo-Aguilar" w:date="2026-08-10T02:45:00Z">
              <w:r w:rsidRPr="007C2896">
                <w:rPr>
                  <w:rFonts w:eastAsia="Times New Roman" w:cs="Times New Roman"/>
                  <w:sz w:val="21"/>
                  <w:szCs w:val="21"/>
                  <w:bdr w:val="none" w:sz="0" w:space="0" w:color="auto" w:frame="1"/>
                  <w:lang w:val="es-CL" w:eastAsia="es-ES_tradnl"/>
                </w:rPr>
                <w:delText>ϕ</w:delText>
              </w:r>
            </w:del>
          </w:p>
        </w:tc>
        <w:tc>
          <w:tcPr>
            <w:tcW w:w="1011" w:type="pct"/>
            <w:hideMark/>
          </w:tcPr>
          <w:p w14:paraId="43FC6C88" w14:textId="77777777" w:rsidR="007C2896" w:rsidRPr="00AC00FC" w:rsidRDefault="007C2896" w:rsidP="007C2896">
            <w:pPr>
              <w:spacing w:line="240" w:lineRule="auto"/>
              <w:jc w:val="right"/>
              <w:rPr>
                <w:del w:id="1858" w:author="Matías Castillo-Aguilar" w:date="2026-08-10T02:45:00Z"/>
                <w:rFonts w:eastAsia="Times New Roman" w:cs="Times New Roman"/>
                <w:sz w:val="21"/>
                <w:szCs w:val="21"/>
                <w:lang w:eastAsia="es-ES_tradnl"/>
              </w:rPr>
            </w:pPr>
            <w:del w:id="1859" w:author="Matías Castillo-Aguilar" w:date="2026-08-10T02:45:00Z">
              <w:r w:rsidRPr="00AC00FC">
                <w:rPr>
                  <w:rFonts w:eastAsia="Times New Roman" w:cs="Times New Roman"/>
                  <w:sz w:val="21"/>
                  <w:szCs w:val="21"/>
                  <w:lang w:eastAsia="es-ES_tradnl"/>
                </w:rPr>
                <w:delText>0.009</w:delText>
              </w:r>
            </w:del>
          </w:p>
        </w:tc>
        <w:tc>
          <w:tcPr>
            <w:tcW w:w="1080" w:type="pct"/>
            <w:hideMark/>
          </w:tcPr>
          <w:p w14:paraId="45DC67BC" w14:textId="77777777" w:rsidR="007C2896" w:rsidRPr="00AC00FC" w:rsidRDefault="007C2896" w:rsidP="007C2896">
            <w:pPr>
              <w:spacing w:line="240" w:lineRule="auto"/>
              <w:jc w:val="right"/>
              <w:rPr>
                <w:del w:id="1860" w:author="Matías Castillo-Aguilar" w:date="2026-08-10T02:45:00Z"/>
                <w:rFonts w:eastAsia="Times New Roman" w:cs="Times New Roman"/>
                <w:sz w:val="21"/>
                <w:szCs w:val="21"/>
                <w:lang w:eastAsia="es-ES_tradnl"/>
              </w:rPr>
            </w:pPr>
            <w:del w:id="1861" w:author="Matías Castillo-Aguilar" w:date="2026-08-10T02:45:00Z">
              <w:r w:rsidRPr="00AC00FC">
                <w:rPr>
                  <w:rFonts w:eastAsia="Times New Roman" w:cs="Times New Roman"/>
                  <w:sz w:val="21"/>
                  <w:szCs w:val="21"/>
                  <w:lang w:eastAsia="es-ES_tradnl"/>
                </w:rPr>
                <w:delText>13569.597</w:delText>
              </w:r>
            </w:del>
          </w:p>
        </w:tc>
        <w:tc>
          <w:tcPr>
            <w:tcW w:w="1080" w:type="pct"/>
            <w:hideMark/>
          </w:tcPr>
          <w:p w14:paraId="33847855" w14:textId="77777777" w:rsidR="007C2896" w:rsidRPr="00AC00FC" w:rsidRDefault="007C2896" w:rsidP="007C2896">
            <w:pPr>
              <w:spacing w:line="240" w:lineRule="auto"/>
              <w:jc w:val="right"/>
              <w:rPr>
                <w:del w:id="1862" w:author="Matías Castillo-Aguilar" w:date="2026-08-10T02:45:00Z"/>
                <w:rFonts w:eastAsia="Times New Roman" w:cs="Times New Roman"/>
                <w:sz w:val="21"/>
                <w:szCs w:val="21"/>
                <w:lang w:eastAsia="es-ES_tradnl"/>
              </w:rPr>
            </w:pPr>
            <w:del w:id="1863" w:author="Matías Castillo-Aguilar" w:date="2026-08-10T02:45:00Z">
              <w:r w:rsidRPr="00AC00FC">
                <w:rPr>
                  <w:rFonts w:eastAsia="Times New Roman" w:cs="Times New Roman"/>
                  <w:sz w:val="21"/>
                  <w:szCs w:val="21"/>
                  <w:lang w:eastAsia="es-ES_tradnl"/>
                </w:rPr>
                <w:delText>13949.118</w:delText>
              </w:r>
            </w:del>
          </w:p>
        </w:tc>
        <w:tc>
          <w:tcPr>
            <w:tcW w:w="918" w:type="pct"/>
            <w:hideMark/>
          </w:tcPr>
          <w:p w14:paraId="7C0910F8" w14:textId="77777777" w:rsidR="007C2896" w:rsidRPr="00AC00FC" w:rsidRDefault="007C2896" w:rsidP="007C2896">
            <w:pPr>
              <w:spacing w:line="240" w:lineRule="auto"/>
              <w:jc w:val="right"/>
              <w:rPr>
                <w:del w:id="1864" w:author="Matías Castillo-Aguilar" w:date="2026-08-10T02:45:00Z"/>
                <w:rFonts w:eastAsia="Times New Roman" w:cs="Times New Roman"/>
                <w:sz w:val="21"/>
                <w:szCs w:val="21"/>
                <w:lang w:eastAsia="es-ES_tradnl"/>
              </w:rPr>
            </w:pPr>
            <w:del w:id="1865" w:author="Matías Castillo-Aguilar" w:date="2026-08-10T02:45:00Z">
              <w:r w:rsidRPr="00AC00FC">
                <w:rPr>
                  <w:rFonts w:eastAsia="Times New Roman" w:cs="Times New Roman"/>
                  <w:sz w:val="21"/>
                  <w:szCs w:val="21"/>
                  <w:lang w:eastAsia="es-ES_tradnl"/>
                </w:rPr>
                <w:delText>1.00003</w:delText>
              </w:r>
            </w:del>
          </w:p>
        </w:tc>
      </w:tr>
      <w:tr w:rsidR="007C2896" w:rsidRPr="007C2896" w14:paraId="7749CB46" w14:textId="77777777" w:rsidTr="007C2896">
        <w:trPr>
          <w:jc w:val="center"/>
          <w:del w:id="1866" w:author="Matías Castillo-Aguilar" w:date="2026-08-10T02:45:00Z"/>
        </w:trPr>
        <w:tc>
          <w:tcPr>
            <w:tcW w:w="911" w:type="pct"/>
            <w:hideMark/>
          </w:tcPr>
          <w:p w14:paraId="709DDCD2" w14:textId="77777777" w:rsidR="007C2896" w:rsidRPr="00AC00FC" w:rsidRDefault="007C2896" w:rsidP="007C2896">
            <w:pPr>
              <w:spacing w:line="240" w:lineRule="auto"/>
              <w:jc w:val="center"/>
              <w:rPr>
                <w:del w:id="1867" w:author="Matías Castillo-Aguilar" w:date="2026-08-10T02:45:00Z"/>
                <w:rFonts w:eastAsia="Times New Roman" w:cs="Times New Roman"/>
                <w:sz w:val="21"/>
                <w:szCs w:val="21"/>
                <w:lang w:eastAsia="es-ES_tradnl"/>
              </w:rPr>
            </w:pPr>
            <w:del w:id="1868" w:author="Matías Castillo-Aguilar" w:date="2026-08-10T02:45:00Z">
              <w:r w:rsidRPr="007C2896">
                <w:rPr>
                  <w:rFonts w:eastAsia="Times New Roman" w:cs="Times New Roman"/>
                  <w:sz w:val="21"/>
                  <w:szCs w:val="21"/>
                  <w:bdr w:val="none" w:sz="0" w:space="0" w:color="auto" w:frame="1"/>
                  <w:lang w:val="es-CL" w:eastAsia="es-ES_tradnl"/>
                </w:rPr>
                <w:delText>τ</w:delText>
              </w:r>
            </w:del>
          </w:p>
        </w:tc>
        <w:tc>
          <w:tcPr>
            <w:tcW w:w="1011" w:type="pct"/>
            <w:hideMark/>
          </w:tcPr>
          <w:p w14:paraId="732D6491" w14:textId="77777777" w:rsidR="007C2896" w:rsidRPr="00AC00FC" w:rsidRDefault="007C2896" w:rsidP="007C2896">
            <w:pPr>
              <w:spacing w:line="240" w:lineRule="auto"/>
              <w:jc w:val="right"/>
              <w:rPr>
                <w:del w:id="1869" w:author="Matías Castillo-Aguilar" w:date="2026-08-10T02:45:00Z"/>
                <w:rFonts w:eastAsia="Times New Roman" w:cs="Times New Roman"/>
                <w:sz w:val="21"/>
                <w:szCs w:val="21"/>
                <w:lang w:eastAsia="es-ES_tradnl"/>
              </w:rPr>
            </w:pPr>
            <w:del w:id="1870"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2F77FE65" w14:textId="77777777" w:rsidR="007C2896" w:rsidRPr="00AC00FC" w:rsidRDefault="007C2896" w:rsidP="007C2896">
            <w:pPr>
              <w:spacing w:line="240" w:lineRule="auto"/>
              <w:jc w:val="right"/>
              <w:rPr>
                <w:del w:id="1871" w:author="Matías Castillo-Aguilar" w:date="2026-08-10T02:45:00Z"/>
                <w:rFonts w:eastAsia="Times New Roman" w:cs="Times New Roman"/>
                <w:sz w:val="21"/>
                <w:szCs w:val="21"/>
                <w:lang w:eastAsia="es-ES_tradnl"/>
              </w:rPr>
            </w:pPr>
            <w:del w:id="1872" w:author="Matías Castillo-Aguilar" w:date="2026-08-10T02:45:00Z">
              <w:r w:rsidRPr="00AC00FC">
                <w:rPr>
                  <w:rFonts w:eastAsia="Times New Roman" w:cs="Times New Roman"/>
                  <w:sz w:val="21"/>
                  <w:szCs w:val="21"/>
                  <w:lang w:eastAsia="es-ES_tradnl"/>
                </w:rPr>
                <w:delText>8034.809</w:delText>
              </w:r>
            </w:del>
          </w:p>
        </w:tc>
        <w:tc>
          <w:tcPr>
            <w:tcW w:w="1080" w:type="pct"/>
            <w:hideMark/>
          </w:tcPr>
          <w:p w14:paraId="29673BF0" w14:textId="77777777" w:rsidR="007C2896" w:rsidRPr="00AC00FC" w:rsidRDefault="007C2896" w:rsidP="007C2896">
            <w:pPr>
              <w:spacing w:line="240" w:lineRule="auto"/>
              <w:jc w:val="right"/>
              <w:rPr>
                <w:del w:id="1873" w:author="Matías Castillo-Aguilar" w:date="2026-08-10T02:45:00Z"/>
                <w:rFonts w:eastAsia="Times New Roman" w:cs="Times New Roman"/>
                <w:sz w:val="21"/>
                <w:szCs w:val="21"/>
                <w:lang w:eastAsia="es-ES_tradnl"/>
              </w:rPr>
            </w:pPr>
            <w:del w:id="1874" w:author="Matías Castillo-Aguilar" w:date="2026-08-10T02:45:00Z">
              <w:r w:rsidRPr="00AC00FC">
                <w:rPr>
                  <w:rFonts w:eastAsia="Times New Roman" w:cs="Times New Roman"/>
                  <w:sz w:val="21"/>
                  <w:szCs w:val="21"/>
                  <w:lang w:eastAsia="es-ES_tradnl"/>
                </w:rPr>
                <w:delText>11487.239</w:delText>
              </w:r>
            </w:del>
          </w:p>
        </w:tc>
        <w:tc>
          <w:tcPr>
            <w:tcW w:w="918" w:type="pct"/>
            <w:hideMark/>
          </w:tcPr>
          <w:p w14:paraId="78733875" w14:textId="77777777" w:rsidR="007C2896" w:rsidRPr="00AC00FC" w:rsidRDefault="007C2896" w:rsidP="007C2896">
            <w:pPr>
              <w:spacing w:line="240" w:lineRule="auto"/>
              <w:jc w:val="right"/>
              <w:rPr>
                <w:del w:id="1875" w:author="Matías Castillo-Aguilar" w:date="2026-08-10T02:45:00Z"/>
                <w:rFonts w:eastAsia="Times New Roman" w:cs="Times New Roman"/>
                <w:sz w:val="21"/>
                <w:szCs w:val="21"/>
                <w:lang w:eastAsia="es-ES_tradnl"/>
              </w:rPr>
            </w:pPr>
            <w:del w:id="1876" w:author="Matías Castillo-Aguilar" w:date="2026-08-10T02:45:00Z">
              <w:r w:rsidRPr="00AC00FC">
                <w:rPr>
                  <w:rFonts w:eastAsia="Times New Roman" w:cs="Times New Roman"/>
                  <w:sz w:val="21"/>
                  <w:szCs w:val="21"/>
                  <w:lang w:eastAsia="es-ES_tradnl"/>
                </w:rPr>
                <w:delText>1.00001</w:delText>
              </w:r>
            </w:del>
          </w:p>
        </w:tc>
      </w:tr>
      <w:tr w:rsidR="007C2896" w:rsidRPr="007C2896" w14:paraId="207E7806" w14:textId="77777777" w:rsidTr="007C2896">
        <w:trPr>
          <w:jc w:val="center"/>
          <w:del w:id="1877" w:author="Matías Castillo-Aguilar" w:date="2026-08-10T02:45:00Z"/>
        </w:trPr>
        <w:tc>
          <w:tcPr>
            <w:tcW w:w="911" w:type="pct"/>
            <w:hideMark/>
          </w:tcPr>
          <w:p w14:paraId="6508367C" w14:textId="77777777" w:rsidR="007C2896" w:rsidRPr="00AC00FC" w:rsidRDefault="007C2896" w:rsidP="007C2896">
            <w:pPr>
              <w:spacing w:line="240" w:lineRule="auto"/>
              <w:jc w:val="center"/>
              <w:rPr>
                <w:del w:id="1878" w:author="Matías Castillo-Aguilar" w:date="2026-08-10T02:45:00Z"/>
                <w:rFonts w:eastAsia="Times New Roman" w:cs="Times New Roman"/>
                <w:sz w:val="21"/>
                <w:szCs w:val="21"/>
                <w:lang w:eastAsia="es-ES_tradnl"/>
              </w:rPr>
            </w:pPr>
            <w:del w:id="1879" w:author="Matías Castillo-Aguilar" w:date="2026-08-10T02:45:00Z">
              <w:r w:rsidRPr="007C2896">
                <w:rPr>
                  <w:rFonts w:eastAsia="Times New Roman" w:cs="Times New Roman"/>
                  <w:sz w:val="21"/>
                  <w:szCs w:val="21"/>
                  <w:bdr w:val="none" w:sz="0" w:space="0" w:color="auto" w:frame="1"/>
                  <w:lang w:val="es-CL" w:eastAsia="es-ES_tradnl"/>
                </w:rPr>
                <w:delText>δ</w:delText>
              </w:r>
            </w:del>
          </w:p>
        </w:tc>
        <w:tc>
          <w:tcPr>
            <w:tcW w:w="1011" w:type="pct"/>
            <w:hideMark/>
          </w:tcPr>
          <w:p w14:paraId="071F2F35" w14:textId="77777777" w:rsidR="007C2896" w:rsidRPr="00AC00FC" w:rsidRDefault="007C2896" w:rsidP="007C2896">
            <w:pPr>
              <w:spacing w:line="240" w:lineRule="auto"/>
              <w:jc w:val="right"/>
              <w:rPr>
                <w:del w:id="1880" w:author="Matías Castillo-Aguilar" w:date="2026-08-10T02:45:00Z"/>
                <w:rFonts w:eastAsia="Times New Roman" w:cs="Times New Roman"/>
                <w:sz w:val="21"/>
                <w:szCs w:val="21"/>
                <w:lang w:eastAsia="es-ES_tradnl"/>
              </w:rPr>
            </w:pPr>
            <w:del w:id="1881" w:author="Matías Castillo-Aguilar" w:date="2026-08-10T02:45:00Z">
              <w:r w:rsidRPr="00AC00FC">
                <w:rPr>
                  <w:rFonts w:eastAsia="Times New Roman" w:cs="Times New Roman"/>
                  <w:sz w:val="21"/>
                  <w:szCs w:val="21"/>
                  <w:lang w:eastAsia="es-ES_tradnl"/>
                </w:rPr>
                <w:delText>0.001</w:delText>
              </w:r>
            </w:del>
          </w:p>
        </w:tc>
        <w:tc>
          <w:tcPr>
            <w:tcW w:w="1080" w:type="pct"/>
            <w:hideMark/>
          </w:tcPr>
          <w:p w14:paraId="5262B6E8" w14:textId="77777777" w:rsidR="007C2896" w:rsidRPr="00AC00FC" w:rsidRDefault="007C2896" w:rsidP="007C2896">
            <w:pPr>
              <w:spacing w:line="240" w:lineRule="auto"/>
              <w:jc w:val="right"/>
              <w:rPr>
                <w:del w:id="1882" w:author="Matías Castillo-Aguilar" w:date="2026-08-10T02:45:00Z"/>
                <w:rFonts w:eastAsia="Times New Roman" w:cs="Times New Roman"/>
                <w:sz w:val="21"/>
                <w:szCs w:val="21"/>
                <w:lang w:eastAsia="es-ES_tradnl"/>
              </w:rPr>
            </w:pPr>
            <w:del w:id="1883" w:author="Matías Castillo-Aguilar" w:date="2026-08-10T02:45:00Z">
              <w:r w:rsidRPr="00AC00FC">
                <w:rPr>
                  <w:rFonts w:eastAsia="Times New Roman" w:cs="Times New Roman"/>
                  <w:sz w:val="21"/>
                  <w:szCs w:val="21"/>
                  <w:lang w:eastAsia="es-ES_tradnl"/>
                </w:rPr>
                <w:delText>7807.871</w:delText>
              </w:r>
            </w:del>
          </w:p>
        </w:tc>
        <w:tc>
          <w:tcPr>
            <w:tcW w:w="1080" w:type="pct"/>
            <w:hideMark/>
          </w:tcPr>
          <w:p w14:paraId="300FB408" w14:textId="77777777" w:rsidR="007C2896" w:rsidRPr="00AC00FC" w:rsidRDefault="007C2896" w:rsidP="007C2896">
            <w:pPr>
              <w:spacing w:line="240" w:lineRule="auto"/>
              <w:jc w:val="right"/>
              <w:rPr>
                <w:del w:id="1884" w:author="Matías Castillo-Aguilar" w:date="2026-08-10T02:45:00Z"/>
                <w:rFonts w:eastAsia="Times New Roman" w:cs="Times New Roman"/>
                <w:sz w:val="21"/>
                <w:szCs w:val="21"/>
                <w:lang w:eastAsia="es-ES_tradnl"/>
              </w:rPr>
            </w:pPr>
            <w:del w:id="1885" w:author="Matías Castillo-Aguilar" w:date="2026-08-10T02:45:00Z">
              <w:r w:rsidRPr="00AC00FC">
                <w:rPr>
                  <w:rFonts w:eastAsia="Times New Roman" w:cs="Times New Roman"/>
                  <w:sz w:val="21"/>
                  <w:szCs w:val="21"/>
                  <w:lang w:eastAsia="es-ES_tradnl"/>
                </w:rPr>
                <w:delText>11547.202</w:delText>
              </w:r>
            </w:del>
          </w:p>
        </w:tc>
        <w:tc>
          <w:tcPr>
            <w:tcW w:w="918" w:type="pct"/>
            <w:hideMark/>
          </w:tcPr>
          <w:p w14:paraId="657A50E6" w14:textId="77777777" w:rsidR="007C2896" w:rsidRPr="00AC00FC" w:rsidRDefault="007C2896" w:rsidP="007C2896">
            <w:pPr>
              <w:spacing w:line="240" w:lineRule="auto"/>
              <w:jc w:val="right"/>
              <w:rPr>
                <w:del w:id="1886" w:author="Matías Castillo-Aguilar" w:date="2026-08-10T02:45:00Z"/>
                <w:rFonts w:eastAsia="Times New Roman" w:cs="Times New Roman"/>
                <w:sz w:val="21"/>
                <w:szCs w:val="21"/>
                <w:lang w:eastAsia="es-ES_tradnl"/>
              </w:rPr>
            </w:pPr>
            <w:del w:id="1887" w:author="Matías Castillo-Aguilar" w:date="2026-08-10T02:45:00Z">
              <w:r w:rsidRPr="00AC00FC">
                <w:rPr>
                  <w:rFonts w:eastAsia="Times New Roman" w:cs="Times New Roman"/>
                  <w:sz w:val="21"/>
                  <w:szCs w:val="21"/>
                  <w:lang w:eastAsia="es-ES_tradnl"/>
                </w:rPr>
                <w:delText>0.99999</w:delText>
              </w:r>
            </w:del>
          </w:p>
        </w:tc>
      </w:tr>
      <w:tr w:rsidR="007C2896" w:rsidRPr="007C2896" w14:paraId="4F4049C1" w14:textId="77777777" w:rsidTr="007C2896">
        <w:trPr>
          <w:jc w:val="center"/>
          <w:del w:id="1888" w:author="Matías Castillo-Aguilar" w:date="2026-08-10T02:45:00Z"/>
        </w:trPr>
        <w:tc>
          <w:tcPr>
            <w:tcW w:w="911" w:type="pct"/>
            <w:hideMark/>
          </w:tcPr>
          <w:p w14:paraId="2ECF4A4F" w14:textId="77777777" w:rsidR="007C2896" w:rsidRPr="00AC00FC" w:rsidRDefault="007C2896" w:rsidP="007C2896">
            <w:pPr>
              <w:spacing w:line="240" w:lineRule="auto"/>
              <w:jc w:val="center"/>
              <w:rPr>
                <w:del w:id="1889" w:author="Matías Castillo-Aguilar" w:date="2026-08-10T02:45:00Z"/>
                <w:rFonts w:eastAsia="Times New Roman" w:cs="Times New Roman"/>
                <w:sz w:val="21"/>
                <w:szCs w:val="21"/>
                <w:lang w:eastAsia="es-ES_tradnl"/>
              </w:rPr>
            </w:pPr>
            <w:del w:id="1890" w:author="Matías Castillo-Aguilar" w:date="2026-08-10T02:45:00Z">
              <w:r w:rsidRPr="007C2896">
                <w:rPr>
                  <w:rFonts w:eastAsia="Times New Roman" w:cs="Times New Roman"/>
                  <w:sz w:val="21"/>
                  <w:szCs w:val="21"/>
                  <w:bdr w:val="none" w:sz="0" w:space="0" w:color="auto" w:frame="1"/>
                  <w:lang w:val="es-CL" w:eastAsia="es-ES_tradnl"/>
                </w:rPr>
                <w:delText>α</w:delText>
              </w:r>
              <w:r w:rsidRPr="00AC00FC">
                <w:rPr>
                  <w:rFonts w:eastAsia="Times New Roman" w:cs="Times New Roman"/>
                  <w:sz w:val="21"/>
                  <w:szCs w:val="21"/>
                  <w:bdr w:val="none" w:sz="0" w:space="0" w:color="auto" w:frame="1"/>
                  <w:vertAlign w:val="subscript"/>
                  <w:lang w:eastAsia="es-ES_tradnl"/>
                </w:rPr>
                <w:delText>r</w:delText>
              </w:r>
              <w:r w:rsidRPr="00AC00FC">
                <w:rPr>
                  <w:rFonts w:eastAsia="Times New Roman" w:cs="Times New Roman"/>
                  <w:sz w:val="21"/>
                  <w:szCs w:val="21"/>
                  <w:lang w:eastAsia="es-ES_tradnl"/>
                </w:rPr>
                <w:delText>​</w:delText>
              </w:r>
            </w:del>
          </w:p>
        </w:tc>
        <w:tc>
          <w:tcPr>
            <w:tcW w:w="1011" w:type="pct"/>
            <w:hideMark/>
          </w:tcPr>
          <w:p w14:paraId="61628127" w14:textId="77777777" w:rsidR="007C2896" w:rsidRPr="00AC00FC" w:rsidRDefault="007C2896" w:rsidP="007C2896">
            <w:pPr>
              <w:spacing w:line="240" w:lineRule="auto"/>
              <w:jc w:val="right"/>
              <w:rPr>
                <w:del w:id="1891" w:author="Matías Castillo-Aguilar" w:date="2026-08-10T02:45:00Z"/>
                <w:rFonts w:eastAsia="Times New Roman" w:cs="Times New Roman"/>
                <w:sz w:val="21"/>
                <w:szCs w:val="21"/>
                <w:lang w:eastAsia="es-ES_tradnl"/>
              </w:rPr>
            </w:pPr>
            <w:del w:id="1892" w:author="Matías Castillo-Aguilar" w:date="2026-08-10T02:45:00Z">
              <w:r w:rsidRPr="00AC00FC">
                <w:rPr>
                  <w:rFonts w:eastAsia="Times New Roman" w:cs="Times New Roman"/>
                  <w:sz w:val="21"/>
                  <w:szCs w:val="21"/>
                  <w:lang w:eastAsia="es-ES_tradnl"/>
                </w:rPr>
                <w:delText>0.044</w:delText>
              </w:r>
            </w:del>
          </w:p>
        </w:tc>
        <w:tc>
          <w:tcPr>
            <w:tcW w:w="1080" w:type="pct"/>
            <w:hideMark/>
          </w:tcPr>
          <w:p w14:paraId="1B01A7D0" w14:textId="77777777" w:rsidR="007C2896" w:rsidRPr="00AC00FC" w:rsidRDefault="007C2896" w:rsidP="007C2896">
            <w:pPr>
              <w:spacing w:line="240" w:lineRule="auto"/>
              <w:jc w:val="right"/>
              <w:rPr>
                <w:del w:id="1893" w:author="Matías Castillo-Aguilar" w:date="2026-08-10T02:45:00Z"/>
                <w:rFonts w:eastAsia="Times New Roman" w:cs="Times New Roman"/>
                <w:sz w:val="21"/>
                <w:szCs w:val="21"/>
                <w:lang w:eastAsia="es-ES_tradnl"/>
              </w:rPr>
            </w:pPr>
            <w:del w:id="1894" w:author="Matías Castillo-Aguilar" w:date="2026-08-10T02:45:00Z">
              <w:r w:rsidRPr="00AC00FC">
                <w:rPr>
                  <w:rFonts w:eastAsia="Times New Roman" w:cs="Times New Roman"/>
                  <w:sz w:val="21"/>
                  <w:szCs w:val="21"/>
                  <w:lang w:eastAsia="es-ES_tradnl"/>
                </w:rPr>
                <w:delText>8082.948</w:delText>
              </w:r>
            </w:del>
          </w:p>
        </w:tc>
        <w:tc>
          <w:tcPr>
            <w:tcW w:w="1080" w:type="pct"/>
            <w:hideMark/>
          </w:tcPr>
          <w:p w14:paraId="298F8698" w14:textId="77777777" w:rsidR="007C2896" w:rsidRPr="00AC00FC" w:rsidRDefault="007C2896" w:rsidP="007C2896">
            <w:pPr>
              <w:spacing w:line="240" w:lineRule="auto"/>
              <w:jc w:val="right"/>
              <w:rPr>
                <w:del w:id="1895" w:author="Matías Castillo-Aguilar" w:date="2026-08-10T02:45:00Z"/>
                <w:rFonts w:eastAsia="Times New Roman" w:cs="Times New Roman"/>
                <w:sz w:val="21"/>
                <w:szCs w:val="21"/>
                <w:lang w:eastAsia="es-ES_tradnl"/>
              </w:rPr>
            </w:pPr>
            <w:del w:id="1896" w:author="Matías Castillo-Aguilar" w:date="2026-08-10T02:45:00Z">
              <w:r w:rsidRPr="00AC00FC">
                <w:rPr>
                  <w:rFonts w:eastAsia="Times New Roman" w:cs="Times New Roman"/>
                  <w:sz w:val="21"/>
                  <w:szCs w:val="21"/>
                  <w:lang w:eastAsia="es-ES_tradnl"/>
                </w:rPr>
                <w:delText>10245.126</w:delText>
              </w:r>
            </w:del>
          </w:p>
        </w:tc>
        <w:tc>
          <w:tcPr>
            <w:tcW w:w="918" w:type="pct"/>
            <w:hideMark/>
          </w:tcPr>
          <w:p w14:paraId="022B3942" w14:textId="77777777" w:rsidR="007C2896" w:rsidRPr="00AC00FC" w:rsidRDefault="007C2896" w:rsidP="007C2896">
            <w:pPr>
              <w:spacing w:line="240" w:lineRule="auto"/>
              <w:jc w:val="right"/>
              <w:rPr>
                <w:del w:id="1897" w:author="Matías Castillo-Aguilar" w:date="2026-08-10T02:45:00Z"/>
                <w:rFonts w:eastAsia="Times New Roman" w:cs="Times New Roman"/>
                <w:sz w:val="21"/>
                <w:szCs w:val="21"/>
                <w:lang w:eastAsia="es-ES_tradnl"/>
              </w:rPr>
            </w:pPr>
            <w:del w:id="1898" w:author="Matías Castillo-Aguilar" w:date="2026-08-10T02:45:00Z">
              <w:r w:rsidRPr="00AC00FC">
                <w:rPr>
                  <w:rFonts w:eastAsia="Times New Roman" w:cs="Times New Roman"/>
                  <w:sz w:val="21"/>
                  <w:szCs w:val="21"/>
                  <w:lang w:eastAsia="es-ES_tradnl"/>
                </w:rPr>
                <w:delText>0.99998</w:delText>
              </w:r>
            </w:del>
          </w:p>
        </w:tc>
      </w:tr>
      <w:tr w:rsidR="007C2896" w:rsidRPr="007C2896" w14:paraId="7374004B" w14:textId="77777777" w:rsidTr="007C2896">
        <w:trPr>
          <w:jc w:val="center"/>
          <w:del w:id="1899" w:author="Matías Castillo-Aguilar" w:date="2026-08-10T02:45:00Z"/>
        </w:trPr>
        <w:tc>
          <w:tcPr>
            <w:tcW w:w="911" w:type="pct"/>
            <w:hideMark/>
          </w:tcPr>
          <w:p w14:paraId="705A5478" w14:textId="77777777" w:rsidR="007C2896" w:rsidRPr="00AC00FC" w:rsidRDefault="007C2896" w:rsidP="007C2896">
            <w:pPr>
              <w:spacing w:line="240" w:lineRule="auto"/>
              <w:jc w:val="center"/>
              <w:rPr>
                <w:del w:id="1900" w:author="Matías Castillo-Aguilar" w:date="2026-08-10T02:45:00Z"/>
                <w:rFonts w:eastAsia="Times New Roman" w:cs="Times New Roman"/>
                <w:sz w:val="21"/>
                <w:szCs w:val="21"/>
                <w:lang w:eastAsia="es-ES_tradnl"/>
              </w:rPr>
            </w:pPr>
            <w:del w:id="1901" w:author="Matías Castillo-Aguilar" w:date="2026-08-10T02:45:00Z">
              <w:r w:rsidRPr="007C2896">
                <w:rPr>
                  <w:rFonts w:eastAsia="Times New Roman" w:cs="Times New Roman"/>
                  <w:sz w:val="21"/>
                  <w:szCs w:val="21"/>
                  <w:bdr w:val="none" w:sz="0" w:space="0" w:color="auto" w:frame="1"/>
                  <w:lang w:val="es-CL" w:eastAsia="es-ES_tradnl"/>
                </w:rPr>
                <w:delText>β</w:delText>
              </w:r>
              <w:r w:rsidRPr="00AC00FC">
                <w:rPr>
                  <w:rFonts w:eastAsia="Times New Roman" w:cs="Times New Roman"/>
                  <w:sz w:val="21"/>
                  <w:szCs w:val="21"/>
                  <w:bdr w:val="none" w:sz="0" w:space="0" w:color="auto" w:frame="1"/>
                  <w:vertAlign w:val="subscript"/>
                  <w:lang w:eastAsia="es-ES_tradnl"/>
                </w:rPr>
                <w:delText>r</w:delText>
              </w:r>
              <w:r w:rsidRPr="00AC00FC">
                <w:rPr>
                  <w:rFonts w:eastAsia="Times New Roman" w:cs="Times New Roman"/>
                  <w:sz w:val="21"/>
                  <w:szCs w:val="21"/>
                  <w:lang w:eastAsia="es-ES_tradnl"/>
                </w:rPr>
                <w:delText>​</w:delText>
              </w:r>
            </w:del>
          </w:p>
        </w:tc>
        <w:tc>
          <w:tcPr>
            <w:tcW w:w="1011" w:type="pct"/>
            <w:hideMark/>
          </w:tcPr>
          <w:p w14:paraId="54676AE4" w14:textId="77777777" w:rsidR="007C2896" w:rsidRPr="00AC00FC" w:rsidRDefault="007C2896" w:rsidP="007C2896">
            <w:pPr>
              <w:spacing w:line="240" w:lineRule="auto"/>
              <w:jc w:val="right"/>
              <w:rPr>
                <w:del w:id="1902" w:author="Matías Castillo-Aguilar" w:date="2026-08-10T02:45:00Z"/>
                <w:rFonts w:eastAsia="Times New Roman" w:cs="Times New Roman"/>
                <w:sz w:val="21"/>
                <w:szCs w:val="21"/>
                <w:lang w:eastAsia="es-ES_tradnl"/>
              </w:rPr>
            </w:pPr>
            <w:del w:id="1903" w:author="Matías Castillo-Aguilar" w:date="2026-08-10T02:45:00Z">
              <w:r w:rsidRPr="00AC00FC">
                <w:rPr>
                  <w:rFonts w:eastAsia="Times New Roman" w:cs="Times New Roman"/>
                  <w:sz w:val="21"/>
                  <w:szCs w:val="21"/>
                  <w:lang w:eastAsia="es-ES_tradnl"/>
                </w:rPr>
                <w:delText>0.068</w:delText>
              </w:r>
            </w:del>
          </w:p>
        </w:tc>
        <w:tc>
          <w:tcPr>
            <w:tcW w:w="1080" w:type="pct"/>
            <w:hideMark/>
          </w:tcPr>
          <w:p w14:paraId="1E7C8ADE" w14:textId="77777777" w:rsidR="007C2896" w:rsidRPr="00AC00FC" w:rsidRDefault="007C2896" w:rsidP="007C2896">
            <w:pPr>
              <w:spacing w:line="240" w:lineRule="auto"/>
              <w:jc w:val="right"/>
              <w:rPr>
                <w:del w:id="1904" w:author="Matías Castillo-Aguilar" w:date="2026-08-10T02:45:00Z"/>
                <w:rFonts w:eastAsia="Times New Roman" w:cs="Times New Roman"/>
                <w:sz w:val="21"/>
                <w:szCs w:val="21"/>
                <w:lang w:eastAsia="es-ES_tradnl"/>
              </w:rPr>
            </w:pPr>
            <w:del w:id="1905" w:author="Matías Castillo-Aguilar" w:date="2026-08-10T02:45:00Z">
              <w:r w:rsidRPr="00AC00FC">
                <w:rPr>
                  <w:rFonts w:eastAsia="Times New Roman" w:cs="Times New Roman"/>
                  <w:sz w:val="21"/>
                  <w:szCs w:val="21"/>
                  <w:lang w:eastAsia="es-ES_tradnl"/>
                </w:rPr>
                <w:delText>6382.188</w:delText>
              </w:r>
            </w:del>
          </w:p>
        </w:tc>
        <w:tc>
          <w:tcPr>
            <w:tcW w:w="1080" w:type="pct"/>
            <w:hideMark/>
          </w:tcPr>
          <w:p w14:paraId="2AE8188D" w14:textId="77777777" w:rsidR="007C2896" w:rsidRPr="00AC00FC" w:rsidRDefault="007C2896" w:rsidP="007C2896">
            <w:pPr>
              <w:spacing w:line="240" w:lineRule="auto"/>
              <w:jc w:val="right"/>
              <w:rPr>
                <w:del w:id="1906" w:author="Matías Castillo-Aguilar" w:date="2026-08-10T02:45:00Z"/>
                <w:rFonts w:eastAsia="Times New Roman" w:cs="Times New Roman"/>
                <w:sz w:val="21"/>
                <w:szCs w:val="21"/>
                <w:lang w:eastAsia="es-ES_tradnl"/>
              </w:rPr>
            </w:pPr>
            <w:del w:id="1907" w:author="Matías Castillo-Aguilar" w:date="2026-08-10T02:45:00Z">
              <w:r w:rsidRPr="00AC00FC">
                <w:rPr>
                  <w:rFonts w:eastAsia="Times New Roman" w:cs="Times New Roman"/>
                  <w:sz w:val="21"/>
                  <w:szCs w:val="21"/>
                  <w:lang w:eastAsia="es-ES_tradnl"/>
                </w:rPr>
                <w:delText>8738.194</w:delText>
              </w:r>
            </w:del>
          </w:p>
        </w:tc>
        <w:tc>
          <w:tcPr>
            <w:tcW w:w="918" w:type="pct"/>
            <w:hideMark/>
          </w:tcPr>
          <w:p w14:paraId="2502B204" w14:textId="77777777" w:rsidR="007C2896" w:rsidRPr="00AC00FC" w:rsidRDefault="007C2896" w:rsidP="007C2896">
            <w:pPr>
              <w:spacing w:line="240" w:lineRule="auto"/>
              <w:jc w:val="right"/>
              <w:rPr>
                <w:del w:id="1908" w:author="Matías Castillo-Aguilar" w:date="2026-08-10T02:45:00Z"/>
                <w:rFonts w:eastAsia="Times New Roman" w:cs="Times New Roman"/>
                <w:sz w:val="21"/>
                <w:szCs w:val="21"/>
                <w:lang w:eastAsia="es-ES_tradnl"/>
              </w:rPr>
            </w:pPr>
            <w:del w:id="1909" w:author="Matías Castillo-Aguilar" w:date="2026-08-10T02:45:00Z">
              <w:r w:rsidRPr="00AC00FC">
                <w:rPr>
                  <w:rFonts w:eastAsia="Times New Roman" w:cs="Times New Roman"/>
                  <w:sz w:val="21"/>
                  <w:szCs w:val="21"/>
                  <w:lang w:eastAsia="es-ES_tradnl"/>
                </w:rPr>
                <w:delText>0.99998</w:delText>
              </w:r>
            </w:del>
          </w:p>
        </w:tc>
      </w:tr>
      <w:tr w:rsidR="007C2896" w:rsidRPr="007C2896" w14:paraId="3C331009" w14:textId="77777777" w:rsidTr="007C2896">
        <w:trPr>
          <w:jc w:val="center"/>
          <w:del w:id="1910" w:author="Matías Castillo-Aguilar" w:date="2026-08-10T02:45:00Z"/>
        </w:trPr>
        <w:tc>
          <w:tcPr>
            <w:tcW w:w="911" w:type="pct"/>
            <w:hideMark/>
          </w:tcPr>
          <w:p w14:paraId="443C29F8" w14:textId="77777777" w:rsidR="007C2896" w:rsidRPr="00AC00FC" w:rsidRDefault="007C2896" w:rsidP="007C2896">
            <w:pPr>
              <w:spacing w:line="240" w:lineRule="auto"/>
              <w:jc w:val="center"/>
              <w:rPr>
                <w:del w:id="1911" w:author="Matías Castillo-Aguilar" w:date="2026-08-10T02:45:00Z"/>
                <w:rFonts w:eastAsia="Times New Roman" w:cs="Times New Roman"/>
                <w:sz w:val="21"/>
                <w:szCs w:val="21"/>
                <w:lang w:eastAsia="es-ES_tradnl"/>
              </w:rPr>
            </w:pPr>
            <w:del w:id="1912" w:author="Matías Castillo-Aguilar" w:date="2026-08-10T02:45:00Z">
              <w:r w:rsidRPr="00AC00FC">
                <w:rPr>
                  <w:rFonts w:eastAsia="Times New Roman" w:cs="Times New Roman"/>
                  <w:sz w:val="21"/>
                  <w:szCs w:val="21"/>
                  <w:bdr w:val="none" w:sz="0" w:space="0" w:color="auto" w:frame="1"/>
                  <w:lang w:eastAsia="es-ES_tradnl"/>
                </w:rPr>
                <w:delText>c</w:delText>
              </w:r>
              <w:r w:rsidRPr="00AC00FC">
                <w:rPr>
                  <w:rFonts w:eastAsia="Times New Roman" w:cs="Times New Roman"/>
                  <w:sz w:val="21"/>
                  <w:szCs w:val="21"/>
                  <w:bdr w:val="none" w:sz="0" w:space="0" w:color="auto" w:frame="1"/>
                  <w:vertAlign w:val="subscript"/>
                  <w:lang w:eastAsia="es-ES_tradnl"/>
                </w:rPr>
                <w:delText>r</w:delText>
              </w:r>
              <w:r w:rsidRPr="00AC00FC">
                <w:rPr>
                  <w:rFonts w:eastAsia="Times New Roman" w:cs="Times New Roman"/>
                  <w:sz w:val="21"/>
                  <w:szCs w:val="21"/>
                  <w:lang w:eastAsia="es-ES_tradnl"/>
                </w:rPr>
                <w:delText>​</w:delText>
              </w:r>
            </w:del>
          </w:p>
        </w:tc>
        <w:tc>
          <w:tcPr>
            <w:tcW w:w="1011" w:type="pct"/>
            <w:hideMark/>
          </w:tcPr>
          <w:p w14:paraId="5322D826" w14:textId="77777777" w:rsidR="007C2896" w:rsidRPr="00AC00FC" w:rsidRDefault="007C2896" w:rsidP="007C2896">
            <w:pPr>
              <w:spacing w:line="240" w:lineRule="auto"/>
              <w:jc w:val="right"/>
              <w:rPr>
                <w:del w:id="1913" w:author="Matías Castillo-Aguilar" w:date="2026-08-10T02:45:00Z"/>
                <w:rFonts w:eastAsia="Times New Roman" w:cs="Times New Roman"/>
                <w:sz w:val="21"/>
                <w:szCs w:val="21"/>
                <w:lang w:eastAsia="es-ES_tradnl"/>
              </w:rPr>
            </w:pPr>
            <w:del w:id="1914"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7ACB0776" w14:textId="77777777" w:rsidR="007C2896" w:rsidRPr="00AC00FC" w:rsidRDefault="007C2896" w:rsidP="007C2896">
            <w:pPr>
              <w:spacing w:line="240" w:lineRule="auto"/>
              <w:jc w:val="right"/>
              <w:rPr>
                <w:del w:id="1915" w:author="Matías Castillo-Aguilar" w:date="2026-08-10T02:45:00Z"/>
                <w:rFonts w:eastAsia="Times New Roman" w:cs="Times New Roman"/>
                <w:sz w:val="21"/>
                <w:szCs w:val="21"/>
                <w:lang w:eastAsia="es-ES_tradnl"/>
              </w:rPr>
            </w:pPr>
            <w:del w:id="1916" w:author="Matías Castillo-Aguilar" w:date="2026-08-10T02:45:00Z">
              <w:r w:rsidRPr="00AC00FC">
                <w:rPr>
                  <w:rFonts w:eastAsia="Times New Roman" w:cs="Times New Roman"/>
                  <w:sz w:val="21"/>
                  <w:szCs w:val="21"/>
                  <w:lang w:eastAsia="es-ES_tradnl"/>
                </w:rPr>
                <w:delText>7165.520</w:delText>
              </w:r>
            </w:del>
          </w:p>
        </w:tc>
        <w:tc>
          <w:tcPr>
            <w:tcW w:w="1080" w:type="pct"/>
            <w:hideMark/>
          </w:tcPr>
          <w:p w14:paraId="59EA3C04" w14:textId="77777777" w:rsidR="007C2896" w:rsidRPr="00AC00FC" w:rsidRDefault="007C2896" w:rsidP="007C2896">
            <w:pPr>
              <w:spacing w:line="240" w:lineRule="auto"/>
              <w:jc w:val="right"/>
              <w:rPr>
                <w:del w:id="1917" w:author="Matías Castillo-Aguilar" w:date="2026-08-10T02:45:00Z"/>
                <w:rFonts w:eastAsia="Times New Roman" w:cs="Times New Roman"/>
                <w:sz w:val="21"/>
                <w:szCs w:val="21"/>
                <w:lang w:eastAsia="es-ES_tradnl"/>
              </w:rPr>
            </w:pPr>
            <w:del w:id="1918" w:author="Matías Castillo-Aguilar" w:date="2026-08-10T02:45:00Z">
              <w:r w:rsidRPr="00AC00FC">
                <w:rPr>
                  <w:rFonts w:eastAsia="Times New Roman" w:cs="Times New Roman"/>
                  <w:sz w:val="21"/>
                  <w:szCs w:val="21"/>
                  <w:lang w:eastAsia="es-ES_tradnl"/>
                </w:rPr>
                <w:delText>11546.600</w:delText>
              </w:r>
            </w:del>
          </w:p>
        </w:tc>
        <w:tc>
          <w:tcPr>
            <w:tcW w:w="918" w:type="pct"/>
            <w:hideMark/>
          </w:tcPr>
          <w:p w14:paraId="0A0D52ED" w14:textId="77777777" w:rsidR="007C2896" w:rsidRPr="00AC00FC" w:rsidRDefault="007C2896" w:rsidP="007C2896">
            <w:pPr>
              <w:spacing w:line="240" w:lineRule="auto"/>
              <w:jc w:val="right"/>
              <w:rPr>
                <w:del w:id="1919" w:author="Matías Castillo-Aguilar" w:date="2026-08-10T02:45:00Z"/>
                <w:rFonts w:eastAsia="Times New Roman" w:cs="Times New Roman"/>
                <w:sz w:val="21"/>
                <w:szCs w:val="21"/>
                <w:lang w:eastAsia="es-ES_tradnl"/>
              </w:rPr>
            </w:pPr>
            <w:del w:id="1920" w:author="Matías Castillo-Aguilar" w:date="2026-08-10T02:45:00Z">
              <w:r w:rsidRPr="00AC00FC">
                <w:rPr>
                  <w:rFonts w:eastAsia="Times New Roman" w:cs="Times New Roman"/>
                  <w:sz w:val="21"/>
                  <w:szCs w:val="21"/>
                  <w:lang w:eastAsia="es-ES_tradnl"/>
                </w:rPr>
                <w:delText>0.99997</w:delText>
              </w:r>
            </w:del>
          </w:p>
        </w:tc>
      </w:tr>
      <w:tr w:rsidR="007C2896" w:rsidRPr="007C2896" w14:paraId="2C5FE74E" w14:textId="77777777" w:rsidTr="007C2896">
        <w:trPr>
          <w:jc w:val="center"/>
          <w:del w:id="1921" w:author="Matías Castillo-Aguilar" w:date="2026-08-10T02:45:00Z"/>
        </w:trPr>
        <w:tc>
          <w:tcPr>
            <w:tcW w:w="911" w:type="pct"/>
            <w:hideMark/>
          </w:tcPr>
          <w:p w14:paraId="0DFAFD1E" w14:textId="77777777" w:rsidR="007C2896" w:rsidRPr="00AC00FC" w:rsidRDefault="007C2896" w:rsidP="007C2896">
            <w:pPr>
              <w:spacing w:line="240" w:lineRule="auto"/>
              <w:jc w:val="center"/>
              <w:rPr>
                <w:del w:id="1922" w:author="Matías Castillo-Aguilar" w:date="2026-08-10T02:45:00Z"/>
                <w:rFonts w:eastAsia="Times New Roman" w:cs="Times New Roman"/>
                <w:sz w:val="21"/>
                <w:szCs w:val="21"/>
                <w:lang w:eastAsia="es-ES_tradnl"/>
              </w:rPr>
            </w:pPr>
            <w:del w:id="1923" w:author="Matías Castillo-Aguilar" w:date="2026-08-10T02:45:00Z">
              <w:r w:rsidRPr="007C2896">
                <w:rPr>
                  <w:rFonts w:eastAsia="Times New Roman" w:cs="Times New Roman"/>
                  <w:sz w:val="21"/>
                  <w:szCs w:val="21"/>
                  <w:bdr w:val="none" w:sz="0" w:space="0" w:color="auto" w:frame="1"/>
                  <w:lang w:val="es-CL" w:eastAsia="es-ES_tradnl"/>
                </w:rPr>
                <w:delText>α</w:delText>
              </w:r>
              <w:r w:rsidRPr="00AC00FC">
                <w:rPr>
                  <w:rFonts w:eastAsia="Times New Roman" w:cs="Times New Roman"/>
                  <w:sz w:val="21"/>
                  <w:szCs w:val="21"/>
                  <w:bdr w:val="none" w:sz="0" w:space="0" w:color="auto" w:frame="1"/>
                  <w:vertAlign w:val="subscript"/>
                  <w:lang w:eastAsia="es-ES_tradnl"/>
                </w:rPr>
                <w:delText>s</w:delText>
              </w:r>
              <w:r w:rsidRPr="00AC00FC">
                <w:rPr>
                  <w:rFonts w:eastAsia="Times New Roman" w:cs="Times New Roman"/>
                  <w:sz w:val="21"/>
                  <w:szCs w:val="21"/>
                  <w:lang w:eastAsia="es-ES_tradnl"/>
                </w:rPr>
                <w:delText>​</w:delText>
              </w:r>
            </w:del>
          </w:p>
        </w:tc>
        <w:tc>
          <w:tcPr>
            <w:tcW w:w="1011" w:type="pct"/>
            <w:hideMark/>
          </w:tcPr>
          <w:p w14:paraId="70CD2530" w14:textId="77777777" w:rsidR="007C2896" w:rsidRPr="00AC00FC" w:rsidRDefault="007C2896" w:rsidP="007C2896">
            <w:pPr>
              <w:spacing w:line="240" w:lineRule="auto"/>
              <w:jc w:val="right"/>
              <w:rPr>
                <w:del w:id="1924" w:author="Matías Castillo-Aguilar" w:date="2026-08-10T02:45:00Z"/>
                <w:rFonts w:eastAsia="Times New Roman" w:cs="Times New Roman"/>
                <w:sz w:val="21"/>
                <w:szCs w:val="21"/>
                <w:lang w:eastAsia="es-ES_tradnl"/>
              </w:rPr>
            </w:pPr>
            <w:del w:id="1925" w:author="Matías Castillo-Aguilar" w:date="2026-08-10T02:45:00Z">
              <w:r w:rsidRPr="00AC00FC">
                <w:rPr>
                  <w:rFonts w:eastAsia="Times New Roman" w:cs="Times New Roman"/>
                  <w:sz w:val="21"/>
                  <w:szCs w:val="21"/>
                  <w:lang w:eastAsia="es-ES_tradnl"/>
                </w:rPr>
                <w:delText>0.127</w:delText>
              </w:r>
            </w:del>
          </w:p>
        </w:tc>
        <w:tc>
          <w:tcPr>
            <w:tcW w:w="1080" w:type="pct"/>
            <w:hideMark/>
          </w:tcPr>
          <w:p w14:paraId="0918929C" w14:textId="77777777" w:rsidR="007C2896" w:rsidRPr="00AC00FC" w:rsidRDefault="007C2896" w:rsidP="007C2896">
            <w:pPr>
              <w:spacing w:line="240" w:lineRule="auto"/>
              <w:jc w:val="right"/>
              <w:rPr>
                <w:del w:id="1926" w:author="Matías Castillo-Aguilar" w:date="2026-08-10T02:45:00Z"/>
                <w:rFonts w:eastAsia="Times New Roman" w:cs="Times New Roman"/>
                <w:sz w:val="21"/>
                <w:szCs w:val="21"/>
                <w:lang w:eastAsia="es-ES_tradnl"/>
              </w:rPr>
            </w:pPr>
            <w:del w:id="1927" w:author="Matías Castillo-Aguilar" w:date="2026-08-10T02:45:00Z">
              <w:r w:rsidRPr="00AC00FC">
                <w:rPr>
                  <w:rFonts w:eastAsia="Times New Roman" w:cs="Times New Roman"/>
                  <w:sz w:val="21"/>
                  <w:szCs w:val="21"/>
                  <w:lang w:eastAsia="es-ES_tradnl"/>
                </w:rPr>
                <w:delText>5757.476</w:delText>
              </w:r>
            </w:del>
          </w:p>
        </w:tc>
        <w:tc>
          <w:tcPr>
            <w:tcW w:w="1080" w:type="pct"/>
            <w:hideMark/>
          </w:tcPr>
          <w:p w14:paraId="0EBD1B01" w14:textId="77777777" w:rsidR="007C2896" w:rsidRPr="00AC00FC" w:rsidRDefault="007C2896" w:rsidP="007C2896">
            <w:pPr>
              <w:spacing w:line="240" w:lineRule="auto"/>
              <w:jc w:val="right"/>
              <w:rPr>
                <w:del w:id="1928" w:author="Matías Castillo-Aguilar" w:date="2026-08-10T02:45:00Z"/>
                <w:rFonts w:eastAsia="Times New Roman" w:cs="Times New Roman"/>
                <w:sz w:val="21"/>
                <w:szCs w:val="21"/>
                <w:lang w:eastAsia="es-ES_tradnl"/>
              </w:rPr>
            </w:pPr>
            <w:del w:id="1929" w:author="Matías Castillo-Aguilar" w:date="2026-08-10T02:45:00Z">
              <w:r w:rsidRPr="00AC00FC">
                <w:rPr>
                  <w:rFonts w:eastAsia="Times New Roman" w:cs="Times New Roman"/>
                  <w:sz w:val="21"/>
                  <w:szCs w:val="21"/>
                  <w:lang w:eastAsia="es-ES_tradnl"/>
                </w:rPr>
                <w:delText>7760.024</w:delText>
              </w:r>
            </w:del>
          </w:p>
        </w:tc>
        <w:tc>
          <w:tcPr>
            <w:tcW w:w="918" w:type="pct"/>
            <w:hideMark/>
          </w:tcPr>
          <w:p w14:paraId="07C1AEE9" w14:textId="77777777" w:rsidR="007C2896" w:rsidRPr="00AC00FC" w:rsidRDefault="007C2896" w:rsidP="007C2896">
            <w:pPr>
              <w:spacing w:line="240" w:lineRule="auto"/>
              <w:jc w:val="right"/>
              <w:rPr>
                <w:del w:id="1930" w:author="Matías Castillo-Aguilar" w:date="2026-08-10T02:45:00Z"/>
                <w:rFonts w:eastAsia="Times New Roman" w:cs="Times New Roman"/>
                <w:sz w:val="21"/>
                <w:szCs w:val="21"/>
                <w:lang w:eastAsia="es-ES_tradnl"/>
              </w:rPr>
            </w:pPr>
            <w:del w:id="1931" w:author="Matías Castillo-Aguilar" w:date="2026-08-10T02:45:00Z">
              <w:r w:rsidRPr="00AC00FC">
                <w:rPr>
                  <w:rFonts w:eastAsia="Times New Roman" w:cs="Times New Roman"/>
                  <w:sz w:val="21"/>
                  <w:szCs w:val="21"/>
                  <w:lang w:eastAsia="es-ES_tradnl"/>
                </w:rPr>
                <w:delText>0.99999</w:delText>
              </w:r>
            </w:del>
          </w:p>
        </w:tc>
      </w:tr>
      <w:tr w:rsidR="007C2896" w:rsidRPr="007C2896" w14:paraId="5DAF6704" w14:textId="77777777" w:rsidTr="007C2896">
        <w:trPr>
          <w:jc w:val="center"/>
          <w:del w:id="1932" w:author="Matías Castillo-Aguilar" w:date="2026-08-10T02:45:00Z"/>
        </w:trPr>
        <w:tc>
          <w:tcPr>
            <w:tcW w:w="911" w:type="pct"/>
            <w:hideMark/>
          </w:tcPr>
          <w:p w14:paraId="763959D3" w14:textId="77777777" w:rsidR="007C2896" w:rsidRPr="00AC00FC" w:rsidRDefault="007C2896" w:rsidP="007C2896">
            <w:pPr>
              <w:spacing w:line="240" w:lineRule="auto"/>
              <w:jc w:val="center"/>
              <w:rPr>
                <w:del w:id="1933" w:author="Matías Castillo-Aguilar" w:date="2026-08-10T02:45:00Z"/>
                <w:rFonts w:eastAsia="Times New Roman" w:cs="Times New Roman"/>
                <w:sz w:val="21"/>
                <w:szCs w:val="21"/>
                <w:lang w:eastAsia="es-ES_tradnl"/>
              </w:rPr>
            </w:pPr>
            <w:del w:id="1934" w:author="Matías Castillo-Aguilar" w:date="2026-08-10T02:45:00Z">
              <w:r w:rsidRPr="007C2896">
                <w:rPr>
                  <w:rFonts w:eastAsia="Times New Roman" w:cs="Times New Roman"/>
                  <w:sz w:val="21"/>
                  <w:szCs w:val="21"/>
                  <w:bdr w:val="none" w:sz="0" w:space="0" w:color="auto" w:frame="1"/>
                  <w:lang w:val="es-CL" w:eastAsia="es-ES_tradnl"/>
                </w:rPr>
                <w:delText>β</w:delText>
              </w:r>
              <w:r w:rsidRPr="00AC00FC">
                <w:rPr>
                  <w:rFonts w:eastAsia="Times New Roman" w:cs="Times New Roman"/>
                  <w:sz w:val="21"/>
                  <w:szCs w:val="21"/>
                  <w:bdr w:val="none" w:sz="0" w:space="0" w:color="auto" w:frame="1"/>
                  <w:vertAlign w:val="subscript"/>
                  <w:lang w:eastAsia="es-ES_tradnl"/>
                </w:rPr>
                <w:delText>s</w:delText>
              </w:r>
              <w:r w:rsidRPr="00AC00FC">
                <w:rPr>
                  <w:rFonts w:eastAsia="Times New Roman" w:cs="Times New Roman"/>
                  <w:sz w:val="21"/>
                  <w:szCs w:val="21"/>
                  <w:lang w:eastAsia="es-ES_tradnl"/>
                </w:rPr>
                <w:delText>​</w:delText>
              </w:r>
            </w:del>
          </w:p>
        </w:tc>
        <w:tc>
          <w:tcPr>
            <w:tcW w:w="1011" w:type="pct"/>
            <w:hideMark/>
          </w:tcPr>
          <w:p w14:paraId="1137E03A" w14:textId="77777777" w:rsidR="007C2896" w:rsidRPr="00AC00FC" w:rsidRDefault="007C2896" w:rsidP="007C2896">
            <w:pPr>
              <w:spacing w:line="240" w:lineRule="auto"/>
              <w:jc w:val="right"/>
              <w:rPr>
                <w:del w:id="1935" w:author="Matías Castillo-Aguilar" w:date="2026-08-10T02:45:00Z"/>
                <w:rFonts w:eastAsia="Times New Roman" w:cs="Times New Roman"/>
                <w:sz w:val="21"/>
                <w:szCs w:val="21"/>
                <w:lang w:eastAsia="es-ES_tradnl"/>
              </w:rPr>
            </w:pPr>
            <w:del w:id="1936" w:author="Matías Castillo-Aguilar" w:date="2026-08-10T02:45:00Z">
              <w:r w:rsidRPr="00AC00FC">
                <w:rPr>
                  <w:rFonts w:eastAsia="Times New Roman" w:cs="Times New Roman"/>
                  <w:sz w:val="21"/>
                  <w:szCs w:val="21"/>
                  <w:lang w:eastAsia="es-ES_tradnl"/>
                </w:rPr>
                <w:delText>0.116</w:delText>
              </w:r>
            </w:del>
          </w:p>
        </w:tc>
        <w:tc>
          <w:tcPr>
            <w:tcW w:w="1080" w:type="pct"/>
            <w:hideMark/>
          </w:tcPr>
          <w:p w14:paraId="27A1CC31" w14:textId="77777777" w:rsidR="007C2896" w:rsidRPr="00AC00FC" w:rsidRDefault="007C2896" w:rsidP="007C2896">
            <w:pPr>
              <w:spacing w:line="240" w:lineRule="auto"/>
              <w:jc w:val="right"/>
              <w:rPr>
                <w:del w:id="1937" w:author="Matías Castillo-Aguilar" w:date="2026-08-10T02:45:00Z"/>
                <w:rFonts w:eastAsia="Times New Roman" w:cs="Times New Roman"/>
                <w:sz w:val="21"/>
                <w:szCs w:val="21"/>
                <w:lang w:eastAsia="es-ES_tradnl"/>
              </w:rPr>
            </w:pPr>
            <w:del w:id="1938" w:author="Matías Castillo-Aguilar" w:date="2026-08-10T02:45:00Z">
              <w:r w:rsidRPr="00AC00FC">
                <w:rPr>
                  <w:rFonts w:eastAsia="Times New Roman" w:cs="Times New Roman"/>
                  <w:sz w:val="21"/>
                  <w:szCs w:val="21"/>
                  <w:lang w:eastAsia="es-ES_tradnl"/>
                </w:rPr>
                <w:delText>5979.155</w:delText>
              </w:r>
            </w:del>
          </w:p>
        </w:tc>
        <w:tc>
          <w:tcPr>
            <w:tcW w:w="1080" w:type="pct"/>
            <w:hideMark/>
          </w:tcPr>
          <w:p w14:paraId="05233358" w14:textId="77777777" w:rsidR="007C2896" w:rsidRPr="00AC00FC" w:rsidRDefault="007C2896" w:rsidP="007C2896">
            <w:pPr>
              <w:spacing w:line="240" w:lineRule="auto"/>
              <w:jc w:val="right"/>
              <w:rPr>
                <w:del w:id="1939" w:author="Matías Castillo-Aguilar" w:date="2026-08-10T02:45:00Z"/>
                <w:rFonts w:eastAsia="Times New Roman" w:cs="Times New Roman"/>
                <w:sz w:val="21"/>
                <w:szCs w:val="21"/>
                <w:lang w:eastAsia="es-ES_tradnl"/>
              </w:rPr>
            </w:pPr>
            <w:del w:id="1940" w:author="Matías Castillo-Aguilar" w:date="2026-08-10T02:45:00Z">
              <w:r w:rsidRPr="00AC00FC">
                <w:rPr>
                  <w:rFonts w:eastAsia="Times New Roman" w:cs="Times New Roman"/>
                  <w:sz w:val="21"/>
                  <w:szCs w:val="21"/>
                  <w:lang w:eastAsia="es-ES_tradnl"/>
                </w:rPr>
                <w:delText>8282.690</w:delText>
              </w:r>
            </w:del>
          </w:p>
        </w:tc>
        <w:tc>
          <w:tcPr>
            <w:tcW w:w="918" w:type="pct"/>
            <w:hideMark/>
          </w:tcPr>
          <w:p w14:paraId="32756BA5" w14:textId="77777777" w:rsidR="007C2896" w:rsidRPr="00AC00FC" w:rsidRDefault="007C2896" w:rsidP="007C2896">
            <w:pPr>
              <w:spacing w:line="240" w:lineRule="auto"/>
              <w:jc w:val="right"/>
              <w:rPr>
                <w:del w:id="1941" w:author="Matías Castillo-Aguilar" w:date="2026-08-10T02:45:00Z"/>
                <w:rFonts w:eastAsia="Times New Roman" w:cs="Times New Roman"/>
                <w:sz w:val="21"/>
                <w:szCs w:val="21"/>
                <w:lang w:eastAsia="es-ES_tradnl"/>
              </w:rPr>
            </w:pPr>
            <w:del w:id="1942" w:author="Matías Castillo-Aguilar" w:date="2026-08-10T02:45:00Z">
              <w:r w:rsidRPr="00AC00FC">
                <w:rPr>
                  <w:rFonts w:eastAsia="Times New Roman" w:cs="Times New Roman"/>
                  <w:sz w:val="21"/>
                  <w:szCs w:val="21"/>
                  <w:lang w:eastAsia="es-ES_tradnl"/>
                </w:rPr>
                <w:delText>0.99999</w:delText>
              </w:r>
            </w:del>
          </w:p>
        </w:tc>
      </w:tr>
      <w:tr w:rsidR="007C2896" w:rsidRPr="007C2896" w14:paraId="6565E586" w14:textId="77777777" w:rsidTr="007C2896">
        <w:trPr>
          <w:jc w:val="center"/>
          <w:del w:id="1943" w:author="Matías Castillo-Aguilar" w:date="2026-08-10T02:45:00Z"/>
        </w:trPr>
        <w:tc>
          <w:tcPr>
            <w:tcW w:w="911" w:type="pct"/>
            <w:hideMark/>
          </w:tcPr>
          <w:p w14:paraId="2D0FE8A2" w14:textId="77777777" w:rsidR="007C2896" w:rsidRPr="00AC00FC" w:rsidRDefault="007C2896" w:rsidP="007C2896">
            <w:pPr>
              <w:spacing w:line="240" w:lineRule="auto"/>
              <w:jc w:val="center"/>
              <w:rPr>
                <w:del w:id="1944" w:author="Matías Castillo-Aguilar" w:date="2026-08-10T02:45:00Z"/>
                <w:rFonts w:eastAsia="Times New Roman" w:cs="Times New Roman"/>
                <w:sz w:val="21"/>
                <w:szCs w:val="21"/>
                <w:lang w:eastAsia="es-ES_tradnl"/>
              </w:rPr>
            </w:pPr>
            <w:del w:id="1945" w:author="Matías Castillo-Aguilar" w:date="2026-08-10T02:45:00Z">
              <w:r w:rsidRPr="00AC00FC">
                <w:rPr>
                  <w:rFonts w:eastAsia="Times New Roman" w:cs="Times New Roman"/>
                  <w:sz w:val="21"/>
                  <w:szCs w:val="21"/>
                  <w:bdr w:val="none" w:sz="0" w:space="0" w:color="auto" w:frame="1"/>
                  <w:lang w:eastAsia="es-ES_tradnl"/>
                </w:rPr>
                <w:delText>c</w:delText>
              </w:r>
              <w:r w:rsidRPr="00AC00FC">
                <w:rPr>
                  <w:rFonts w:eastAsia="Times New Roman" w:cs="Times New Roman"/>
                  <w:sz w:val="21"/>
                  <w:szCs w:val="21"/>
                  <w:bdr w:val="none" w:sz="0" w:space="0" w:color="auto" w:frame="1"/>
                  <w:vertAlign w:val="subscript"/>
                  <w:lang w:eastAsia="es-ES_tradnl"/>
                </w:rPr>
                <w:delText>s</w:delText>
              </w:r>
              <w:r w:rsidRPr="00AC00FC">
                <w:rPr>
                  <w:rFonts w:eastAsia="Times New Roman" w:cs="Times New Roman"/>
                  <w:sz w:val="21"/>
                  <w:szCs w:val="21"/>
                  <w:lang w:eastAsia="es-ES_tradnl"/>
                </w:rPr>
                <w:delText>​</w:delText>
              </w:r>
            </w:del>
          </w:p>
        </w:tc>
        <w:tc>
          <w:tcPr>
            <w:tcW w:w="1011" w:type="pct"/>
            <w:hideMark/>
          </w:tcPr>
          <w:p w14:paraId="565C6312" w14:textId="77777777" w:rsidR="007C2896" w:rsidRPr="00AC00FC" w:rsidRDefault="007C2896" w:rsidP="007C2896">
            <w:pPr>
              <w:spacing w:line="240" w:lineRule="auto"/>
              <w:jc w:val="right"/>
              <w:rPr>
                <w:del w:id="1946" w:author="Matías Castillo-Aguilar" w:date="2026-08-10T02:45:00Z"/>
                <w:rFonts w:eastAsia="Times New Roman" w:cs="Times New Roman"/>
                <w:sz w:val="21"/>
                <w:szCs w:val="21"/>
                <w:lang w:eastAsia="es-ES_tradnl"/>
              </w:rPr>
            </w:pPr>
            <w:del w:id="1947"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315189AC" w14:textId="77777777" w:rsidR="007C2896" w:rsidRPr="00AC00FC" w:rsidRDefault="007C2896" w:rsidP="007C2896">
            <w:pPr>
              <w:spacing w:line="240" w:lineRule="auto"/>
              <w:jc w:val="right"/>
              <w:rPr>
                <w:del w:id="1948" w:author="Matías Castillo-Aguilar" w:date="2026-08-10T02:45:00Z"/>
                <w:rFonts w:eastAsia="Times New Roman" w:cs="Times New Roman"/>
                <w:sz w:val="21"/>
                <w:szCs w:val="21"/>
                <w:lang w:eastAsia="es-ES_tradnl"/>
              </w:rPr>
            </w:pPr>
            <w:del w:id="1949" w:author="Matías Castillo-Aguilar" w:date="2026-08-10T02:45:00Z">
              <w:r w:rsidRPr="00AC00FC">
                <w:rPr>
                  <w:rFonts w:eastAsia="Times New Roman" w:cs="Times New Roman"/>
                  <w:sz w:val="21"/>
                  <w:szCs w:val="21"/>
                  <w:lang w:eastAsia="es-ES_tradnl"/>
                </w:rPr>
                <w:delText>17549.233</w:delText>
              </w:r>
            </w:del>
          </w:p>
        </w:tc>
        <w:tc>
          <w:tcPr>
            <w:tcW w:w="1080" w:type="pct"/>
            <w:hideMark/>
          </w:tcPr>
          <w:p w14:paraId="201B670D" w14:textId="77777777" w:rsidR="007C2896" w:rsidRPr="00AC00FC" w:rsidRDefault="007C2896" w:rsidP="007C2896">
            <w:pPr>
              <w:spacing w:line="240" w:lineRule="auto"/>
              <w:jc w:val="right"/>
              <w:rPr>
                <w:del w:id="1950" w:author="Matías Castillo-Aguilar" w:date="2026-08-10T02:45:00Z"/>
                <w:rFonts w:eastAsia="Times New Roman" w:cs="Times New Roman"/>
                <w:sz w:val="21"/>
                <w:szCs w:val="21"/>
                <w:lang w:eastAsia="es-ES_tradnl"/>
              </w:rPr>
            </w:pPr>
            <w:del w:id="1951" w:author="Matías Castillo-Aguilar" w:date="2026-08-10T02:45:00Z">
              <w:r w:rsidRPr="00AC00FC">
                <w:rPr>
                  <w:rFonts w:eastAsia="Times New Roman" w:cs="Times New Roman"/>
                  <w:sz w:val="21"/>
                  <w:szCs w:val="21"/>
                  <w:lang w:eastAsia="es-ES_tradnl"/>
                </w:rPr>
                <w:delText>14994.629</w:delText>
              </w:r>
            </w:del>
          </w:p>
        </w:tc>
        <w:tc>
          <w:tcPr>
            <w:tcW w:w="918" w:type="pct"/>
            <w:hideMark/>
          </w:tcPr>
          <w:p w14:paraId="564D0FD9" w14:textId="77777777" w:rsidR="007C2896" w:rsidRPr="00AC00FC" w:rsidRDefault="007C2896" w:rsidP="007C2896">
            <w:pPr>
              <w:spacing w:line="240" w:lineRule="auto"/>
              <w:jc w:val="right"/>
              <w:rPr>
                <w:del w:id="1952" w:author="Matías Castillo-Aguilar" w:date="2026-08-10T02:45:00Z"/>
                <w:rFonts w:eastAsia="Times New Roman" w:cs="Times New Roman"/>
                <w:sz w:val="21"/>
                <w:szCs w:val="21"/>
                <w:lang w:eastAsia="es-ES_tradnl"/>
              </w:rPr>
            </w:pPr>
            <w:del w:id="1953" w:author="Matías Castillo-Aguilar" w:date="2026-08-10T02:45:00Z">
              <w:r w:rsidRPr="00AC00FC">
                <w:rPr>
                  <w:rFonts w:eastAsia="Times New Roman" w:cs="Times New Roman"/>
                  <w:sz w:val="21"/>
                  <w:szCs w:val="21"/>
                  <w:lang w:eastAsia="es-ES_tradnl"/>
                </w:rPr>
                <w:delText>0.99996</w:delText>
              </w:r>
            </w:del>
          </w:p>
        </w:tc>
      </w:tr>
      <w:tr w:rsidR="007C2896" w:rsidRPr="007C2896" w14:paraId="33F72AFA" w14:textId="77777777" w:rsidTr="007C2896">
        <w:trPr>
          <w:jc w:val="center"/>
          <w:del w:id="1954" w:author="Matías Castillo-Aguilar" w:date="2026-08-10T02:45:00Z"/>
        </w:trPr>
        <w:tc>
          <w:tcPr>
            <w:tcW w:w="911" w:type="pct"/>
            <w:hideMark/>
          </w:tcPr>
          <w:p w14:paraId="112342E3" w14:textId="77777777" w:rsidR="007C2896" w:rsidRPr="00AC00FC" w:rsidRDefault="007C2896" w:rsidP="007C2896">
            <w:pPr>
              <w:spacing w:line="240" w:lineRule="auto"/>
              <w:jc w:val="center"/>
              <w:rPr>
                <w:del w:id="1955" w:author="Matías Castillo-Aguilar" w:date="2026-08-10T02:45:00Z"/>
                <w:rFonts w:eastAsia="Times New Roman" w:cs="Times New Roman"/>
                <w:sz w:val="21"/>
                <w:szCs w:val="21"/>
                <w:lang w:eastAsia="es-ES_tradnl"/>
              </w:rPr>
            </w:pPr>
            <w:del w:id="1956" w:author="Matías Castillo-Aguilar" w:date="2026-08-10T02:45:00Z">
              <w:r w:rsidRPr="00AC00FC">
                <w:rPr>
                  <w:rFonts w:eastAsia="Times New Roman" w:cs="Times New Roman"/>
                  <w:sz w:val="21"/>
                  <w:szCs w:val="21"/>
                  <w:bdr w:val="none" w:sz="0" w:space="0" w:color="auto" w:frame="1"/>
                  <w:lang w:eastAsia="es-ES_tradnl"/>
                </w:rPr>
                <w:delText>c</w:delText>
              </w:r>
              <w:r w:rsidRPr="00AC00FC">
                <w:rPr>
                  <w:rFonts w:eastAsia="Times New Roman" w:cs="Times New Roman"/>
                  <w:sz w:val="21"/>
                  <w:szCs w:val="21"/>
                  <w:bdr w:val="none" w:sz="0" w:space="0" w:color="auto" w:frame="1"/>
                  <w:vertAlign w:val="subscript"/>
                  <w:lang w:eastAsia="es-ES_tradnl"/>
                </w:rPr>
                <w:delText>c</w:delText>
              </w:r>
              <w:r w:rsidRPr="00AC00FC">
                <w:rPr>
                  <w:rFonts w:eastAsia="Times New Roman" w:cs="Times New Roman"/>
                  <w:sz w:val="21"/>
                  <w:szCs w:val="21"/>
                  <w:lang w:eastAsia="es-ES_tradnl"/>
                </w:rPr>
                <w:delText>​</w:delText>
              </w:r>
            </w:del>
          </w:p>
        </w:tc>
        <w:tc>
          <w:tcPr>
            <w:tcW w:w="1011" w:type="pct"/>
            <w:hideMark/>
          </w:tcPr>
          <w:p w14:paraId="10C9C5F3" w14:textId="77777777" w:rsidR="007C2896" w:rsidRPr="00AC00FC" w:rsidRDefault="007C2896" w:rsidP="007C2896">
            <w:pPr>
              <w:spacing w:line="240" w:lineRule="auto"/>
              <w:jc w:val="right"/>
              <w:rPr>
                <w:del w:id="1957" w:author="Matías Castillo-Aguilar" w:date="2026-08-10T02:45:00Z"/>
                <w:rFonts w:eastAsia="Times New Roman" w:cs="Times New Roman"/>
                <w:sz w:val="21"/>
                <w:szCs w:val="21"/>
                <w:lang w:eastAsia="es-ES_tradnl"/>
              </w:rPr>
            </w:pPr>
            <w:del w:id="1958"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27BBB9B2" w14:textId="77777777" w:rsidR="007C2896" w:rsidRPr="00AC00FC" w:rsidRDefault="007C2896" w:rsidP="007C2896">
            <w:pPr>
              <w:spacing w:line="240" w:lineRule="auto"/>
              <w:jc w:val="right"/>
              <w:rPr>
                <w:del w:id="1959" w:author="Matías Castillo-Aguilar" w:date="2026-08-10T02:45:00Z"/>
                <w:rFonts w:eastAsia="Times New Roman" w:cs="Times New Roman"/>
                <w:sz w:val="21"/>
                <w:szCs w:val="21"/>
                <w:lang w:eastAsia="es-ES_tradnl"/>
              </w:rPr>
            </w:pPr>
            <w:del w:id="1960" w:author="Matías Castillo-Aguilar" w:date="2026-08-10T02:45:00Z">
              <w:r w:rsidRPr="00AC00FC">
                <w:rPr>
                  <w:rFonts w:eastAsia="Times New Roman" w:cs="Times New Roman"/>
                  <w:sz w:val="21"/>
                  <w:szCs w:val="21"/>
                  <w:lang w:eastAsia="es-ES_tradnl"/>
                </w:rPr>
                <w:delText>19145.961</w:delText>
              </w:r>
            </w:del>
          </w:p>
        </w:tc>
        <w:tc>
          <w:tcPr>
            <w:tcW w:w="1080" w:type="pct"/>
            <w:hideMark/>
          </w:tcPr>
          <w:p w14:paraId="67CFA0E7" w14:textId="77777777" w:rsidR="007C2896" w:rsidRPr="00AC00FC" w:rsidRDefault="007C2896" w:rsidP="007C2896">
            <w:pPr>
              <w:spacing w:line="240" w:lineRule="auto"/>
              <w:jc w:val="right"/>
              <w:rPr>
                <w:del w:id="1961" w:author="Matías Castillo-Aguilar" w:date="2026-08-10T02:45:00Z"/>
                <w:rFonts w:eastAsia="Times New Roman" w:cs="Times New Roman"/>
                <w:sz w:val="21"/>
                <w:szCs w:val="21"/>
                <w:lang w:eastAsia="es-ES_tradnl"/>
              </w:rPr>
            </w:pPr>
            <w:del w:id="1962" w:author="Matías Castillo-Aguilar" w:date="2026-08-10T02:45:00Z">
              <w:r w:rsidRPr="00AC00FC">
                <w:rPr>
                  <w:rFonts w:eastAsia="Times New Roman" w:cs="Times New Roman"/>
                  <w:sz w:val="21"/>
                  <w:szCs w:val="21"/>
                  <w:lang w:eastAsia="es-ES_tradnl"/>
                </w:rPr>
                <w:delText>13606.549</w:delText>
              </w:r>
            </w:del>
          </w:p>
        </w:tc>
        <w:tc>
          <w:tcPr>
            <w:tcW w:w="918" w:type="pct"/>
            <w:hideMark/>
          </w:tcPr>
          <w:p w14:paraId="235CA373" w14:textId="77777777" w:rsidR="007C2896" w:rsidRPr="00AC00FC" w:rsidRDefault="007C2896" w:rsidP="007C2896">
            <w:pPr>
              <w:spacing w:line="240" w:lineRule="auto"/>
              <w:jc w:val="right"/>
              <w:rPr>
                <w:del w:id="1963" w:author="Matías Castillo-Aguilar" w:date="2026-08-10T02:45:00Z"/>
                <w:rFonts w:eastAsia="Times New Roman" w:cs="Times New Roman"/>
                <w:sz w:val="21"/>
                <w:szCs w:val="21"/>
                <w:lang w:eastAsia="es-ES_tradnl"/>
              </w:rPr>
            </w:pPr>
            <w:del w:id="1964" w:author="Matías Castillo-Aguilar" w:date="2026-08-10T02:45:00Z">
              <w:r w:rsidRPr="00AC00FC">
                <w:rPr>
                  <w:rFonts w:eastAsia="Times New Roman" w:cs="Times New Roman"/>
                  <w:sz w:val="21"/>
                  <w:szCs w:val="21"/>
                  <w:lang w:eastAsia="es-ES_tradnl"/>
                </w:rPr>
                <w:delText>1.00003</w:delText>
              </w:r>
            </w:del>
          </w:p>
        </w:tc>
      </w:tr>
      <w:tr w:rsidR="007C2896" w:rsidRPr="007C2896" w14:paraId="03EADE54" w14:textId="77777777" w:rsidTr="007C2896">
        <w:trPr>
          <w:jc w:val="center"/>
          <w:del w:id="1965" w:author="Matías Castillo-Aguilar" w:date="2026-08-10T02:45:00Z"/>
        </w:trPr>
        <w:tc>
          <w:tcPr>
            <w:tcW w:w="911" w:type="pct"/>
            <w:hideMark/>
          </w:tcPr>
          <w:p w14:paraId="2C387524" w14:textId="77777777" w:rsidR="007C2896" w:rsidRPr="00AC00FC" w:rsidRDefault="007C2896" w:rsidP="007C2896">
            <w:pPr>
              <w:spacing w:line="240" w:lineRule="auto"/>
              <w:jc w:val="center"/>
              <w:rPr>
                <w:del w:id="1966" w:author="Matías Castillo-Aguilar" w:date="2026-08-10T02:45:00Z"/>
                <w:rFonts w:eastAsia="Times New Roman" w:cs="Times New Roman"/>
                <w:i/>
                <w:iCs/>
                <w:sz w:val="21"/>
                <w:szCs w:val="21"/>
                <w:lang w:eastAsia="es-ES_tradnl"/>
              </w:rPr>
            </w:pPr>
            <w:del w:id="1967" w:author="Matías Castillo-Aguilar" w:date="2026-08-10T02:45:00Z">
              <w:r w:rsidRPr="00AC00FC">
                <w:rPr>
                  <w:rFonts w:eastAsia="Times New Roman" w:cs="Times New Roman"/>
                  <w:i/>
                  <w:iCs/>
                  <w:sz w:val="21"/>
                  <w:szCs w:val="21"/>
                  <w:bdr w:val="none" w:sz="0" w:space="0" w:color="auto" w:frame="1"/>
                  <w:lang w:eastAsia="es-ES_tradnl"/>
                </w:rPr>
                <w:delText>w</w:delText>
              </w:r>
            </w:del>
          </w:p>
        </w:tc>
        <w:tc>
          <w:tcPr>
            <w:tcW w:w="1011" w:type="pct"/>
            <w:hideMark/>
          </w:tcPr>
          <w:p w14:paraId="0CF2A206" w14:textId="77777777" w:rsidR="007C2896" w:rsidRPr="00AC00FC" w:rsidRDefault="007C2896" w:rsidP="007C2896">
            <w:pPr>
              <w:spacing w:line="240" w:lineRule="auto"/>
              <w:jc w:val="right"/>
              <w:rPr>
                <w:del w:id="1968" w:author="Matías Castillo-Aguilar" w:date="2026-08-10T02:45:00Z"/>
                <w:rFonts w:eastAsia="Times New Roman" w:cs="Times New Roman"/>
                <w:sz w:val="21"/>
                <w:szCs w:val="21"/>
                <w:lang w:eastAsia="es-ES_tradnl"/>
              </w:rPr>
            </w:pPr>
            <w:del w:id="1969"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533E7FA5" w14:textId="77777777" w:rsidR="007C2896" w:rsidRPr="00AC00FC" w:rsidRDefault="007C2896" w:rsidP="007C2896">
            <w:pPr>
              <w:spacing w:line="240" w:lineRule="auto"/>
              <w:jc w:val="right"/>
              <w:rPr>
                <w:del w:id="1970" w:author="Matías Castillo-Aguilar" w:date="2026-08-10T02:45:00Z"/>
                <w:rFonts w:eastAsia="Times New Roman" w:cs="Times New Roman"/>
                <w:sz w:val="21"/>
                <w:szCs w:val="21"/>
                <w:lang w:eastAsia="es-ES_tradnl"/>
              </w:rPr>
            </w:pPr>
            <w:del w:id="1971" w:author="Matías Castillo-Aguilar" w:date="2026-08-10T02:45:00Z">
              <w:r w:rsidRPr="00AC00FC">
                <w:rPr>
                  <w:rFonts w:eastAsia="Times New Roman" w:cs="Times New Roman"/>
                  <w:sz w:val="21"/>
                  <w:szCs w:val="21"/>
                  <w:lang w:eastAsia="es-ES_tradnl"/>
                </w:rPr>
                <w:delText>5549.107</w:delText>
              </w:r>
            </w:del>
          </w:p>
        </w:tc>
        <w:tc>
          <w:tcPr>
            <w:tcW w:w="1080" w:type="pct"/>
            <w:hideMark/>
          </w:tcPr>
          <w:p w14:paraId="1FB3B103" w14:textId="77777777" w:rsidR="007C2896" w:rsidRPr="00AC00FC" w:rsidRDefault="007C2896" w:rsidP="007C2896">
            <w:pPr>
              <w:spacing w:line="240" w:lineRule="auto"/>
              <w:jc w:val="right"/>
              <w:rPr>
                <w:del w:id="1972" w:author="Matías Castillo-Aguilar" w:date="2026-08-10T02:45:00Z"/>
                <w:rFonts w:eastAsia="Times New Roman" w:cs="Times New Roman"/>
                <w:sz w:val="21"/>
                <w:szCs w:val="21"/>
                <w:lang w:eastAsia="es-ES_tradnl"/>
              </w:rPr>
            </w:pPr>
            <w:del w:id="1973" w:author="Matías Castillo-Aguilar" w:date="2026-08-10T02:45:00Z">
              <w:r w:rsidRPr="00AC00FC">
                <w:rPr>
                  <w:rFonts w:eastAsia="Times New Roman" w:cs="Times New Roman"/>
                  <w:sz w:val="21"/>
                  <w:szCs w:val="21"/>
                  <w:lang w:eastAsia="es-ES_tradnl"/>
                </w:rPr>
                <w:delText>8941.204</w:delText>
              </w:r>
            </w:del>
          </w:p>
        </w:tc>
        <w:tc>
          <w:tcPr>
            <w:tcW w:w="918" w:type="pct"/>
            <w:hideMark/>
          </w:tcPr>
          <w:p w14:paraId="4B9A9249" w14:textId="77777777" w:rsidR="007C2896" w:rsidRPr="00AC00FC" w:rsidRDefault="007C2896" w:rsidP="007C2896">
            <w:pPr>
              <w:spacing w:line="240" w:lineRule="auto"/>
              <w:jc w:val="right"/>
              <w:rPr>
                <w:del w:id="1974" w:author="Matías Castillo-Aguilar" w:date="2026-08-10T02:45:00Z"/>
                <w:rFonts w:eastAsia="Times New Roman" w:cs="Times New Roman"/>
                <w:sz w:val="21"/>
                <w:szCs w:val="21"/>
                <w:lang w:eastAsia="es-ES_tradnl"/>
              </w:rPr>
            </w:pPr>
            <w:del w:id="1975" w:author="Matías Castillo-Aguilar" w:date="2026-08-10T02:45:00Z">
              <w:r w:rsidRPr="00AC00FC">
                <w:rPr>
                  <w:rFonts w:eastAsia="Times New Roman" w:cs="Times New Roman"/>
                  <w:sz w:val="21"/>
                  <w:szCs w:val="21"/>
                  <w:lang w:eastAsia="es-ES_tradnl"/>
                </w:rPr>
                <w:delText>1.00001</w:delText>
              </w:r>
            </w:del>
          </w:p>
        </w:tc>
      </w:tr>
      <w:tr w:rsidR="007C2896" w:rsidRPr="007C2896" w14:paraId="6FE059C5" w14:textId="77777777" w:rsidTr="007C2896">
        <w:trPr>
          <w:jc w:val="center"/>
          <w:del w:id="1976" w:author="Matías Castillo-Aguilar" w:date="2026-08-10T02:45:00Z"/>
        </w:trPr>
        <w:tc>
          <w:tcPr>
            <w:tcW w:w="911" w:type="pct"/>
            <w:hideMark/>
          </w:tcPr>
          <w:p w14:paraId="645FEDE4" w14:textId="77777777" w:rsidR="007C2896" w:rsidRPr="00AC00FC" w:rsidRDefault="007C2896" w:rsidP="007C2896">
            <w:pPr>
              <w:spacing w:line="240" w:lineRule="auto"/>
              <w:jc w:val="center"/>
              <w:rPr>
                <w:del w:id="1977" w:author="Matías Castillo-Aguilar" w:date="2026-08-10T02:45:00Z"/>
                <w:rFonts w:eastAsia="Times New Roman" w:cs="Times New Roman"/>
                <w:sz w:val="21"/>
                <w:szCs w:val="21"/>
                <w:lang w:eastAsia="es-ES_tradnl"/>
              </w:rPr>
            </w:pPr>
            <w:del w:id="1978" w:author="Matías Castillo-Aguilar" w:date="2026-08-10T02:45:00Z">
              <w:r w:rsidRPr="007C2896">
                <w:rPr>
                  <w:rFonts w:eastAsia="Times New Roman" w:cs="Times New Roman"/>
                  <w:i/>
                  <w:iCs/>
                  <w:sz w:val="21"/>
                  <w:szCs w:val="21"/>
                  <w:lang w:val="es-CL" w:eastAsia="es-ES_tradnl"/>
                </w:rPr>
                <w:delText>π</w:delText>
              </w:r>
              <w:r w:rsidRPr="00AC00FC">
                <w:rPr>
                  <w:rFonts w:eastAsia="Times New Roman" w:cs="Times New Roman"/>
                  <w:i/>
                  <w:iCs/>
                  <w:sz w:val="21"/>
                  <w:szCs w:val="21"/>
                  <w:vertAlign w:val="subscript"/>
                  <w:lang w:eastAsia="es-ES_tradnl"/>
                </w:rPr>
                <w:delText>base</w:delText>
              </w:r>
              <w:r w:rsidRPr="00AC00FC">
                <w:rPr>
                  <w:rFonts w:eastAsia="Times New Roman" w:cs="Times New Roman"/>
                  <w:sz w:val="21"/>
                  <w:szCs w:val="21"/>
                  <w:lang w:eastAsia="es-ES_tradnl"/>
                </w:rPr>
                <w:delText>​ [VLF]</w:delText>
              </w:r>
            </w:del>
          </w:p>
        </w:tc>
        <w:tc>
          <w:tcPr>
            <w:tcW w:w="1011" w:type="pct"/>
            <w:hideMark/>
          </w:tcPr>
          <w:p w14:paraId="4F363891" w14:textId="77777777" w:rsidR="007C2896" w:rsidRPr="00AC00FC" w:rsidRDefault="007C2896" w:rsidP="007C2896">
            <w:pPr>
              <w:spacing w:line="240" w:lineRule="auto"/>
              <w:jc w:val="right"/>
              <w:rPr>
                <w:del w:id="1979" w:author="Matías Castillo-Aguilar" w:date="2026-08-10T02:45:00Z"/>
                <w:rFonts w:eastAsia="Times New Roman" w:cs="Times New Roman"/>
                <w:sz w:val="21"/>
                <w:szCs w:val="21"/>
                <w:lang w:eastAsia="es-ES_tradnl"/>
              </w:rPr>
            </w:pPr>
            <w:del w:id="1980"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6E24EC5D" w14:textId="77777777" w:rsidR="007C2896" w:rsidRPr="00AC00FC" w:rsidRDefault="007C2896" w:rsidP="007C2896">
            <w:pPr>
              <w:spacing w:line="240" w:lineRule="auto"/>
              <w:jc w:val="right"/>
              <w:rPr>
                <w:del w:id="1981" w:author="Matías Castillo-Aguilar" w:date="2026-08-10T02:45:00Z"/>
                <w:rFonts w:eastAsia="Times New Roman" w:cs="Times New Roman"/>
                <w:sz w:val="21"/>
                <w:szCs w:val="21"/>
                <w:lang w:eastAsia="es-ES_tradnl"/>
              </w:rPr>
            </w:pPr>
            <w:del w:id="1982" w:author="Matías Castillo-Aguilar" w:date="2026-08-10T02:45:00Z">
              <w:r w:rsidRPr="00AC00FC">
                <w:rPr>
                  <w:rFonts w:eastAsia="Times New Roman" w:cs="Times New Roman"/>
                  <w:sz w:val="21"/>
                  <w:szCs w:val="21"/>
                  <w:lang w:eastAsia="es-ES_tradnl"/>
                </w:rPr>
                <w:delText>5444.612</w:delText>
              </w:r>
            </w:del>
          </w:p>
        </w:tc>
        <w:tc>
          <w:tcPr>
            <w:tcW w:w="1080" w:type="pct"/>
            <w:hideMark/>
          </w:tcPr>
          <w:p w14:paraId="198C95E3" w14:textId="77777777" w:rsidR="007C2896" w:rsidRPr="00AC00FC" w:rsidRDefault="007C2896" w:rsidP="007C2896">
            <w:pPr>
              <w:spacing w:line="240" w:lineRule="auto"/>
              <w:jc w:val="right"/>
              <w:rPr>
                <w:del w:id="1983" w:author="Matías Castillo-Aguilar" w:date="2026-08-10T02:45:00Z"/>
                <w:rFonts w:eastAsia="Times New Roman" w:cs="Times New Roman"/>
                <w:sz w:val="21"/>
                <w:szCs w:val="21"/>
                <w:lang w:eastAsia="es-ES_tradnl"/>
              </w:rPr>
            </w:pPr>
            <w:del w:id="1984" w:author="Matías Castillo-Aguilar" w:date="2026-08-10T02:45:00Z">
              <w:r w:rsidRPr="00AC00FC">
                <w:rPr>
                  <w:rFonts w:eastAsia="Times New Roman" w:cs="Times New Roman"/>
                  <w:sz w:val="21"/>
                  <w:szCs w:val="21"/>
                  <w:lang w:eastAsia="es-ES_tradnl"/>
                </w:rPr>
                <w:delText>9356.525</w:delText>
              </w:r>
            </w:del>
          </w:p>
        </w:tc>
        <w:tc>
          <w:tcPr>
            <w:tcW w:w="918" w:type="pct"/>
            <w:hideMark/>
          </w:tcPr>
          <w:p w14:paraId="415EE0BC" w14:textId="77777777" w:rsidR="007C2896" w:rsidRPr="00AC00FC" w:rsidRDefault="007C2896" w:rsidP="007C2896">
            <w:pPr>
              <w:spacing w:line="240" w:lineRule="auto"/>
              <w:jc w:val="right"/>
              <w:rPr>
                <w:del w:id="1985" w:author="Matías Castillo-Aguilar" w:date="2026-08-10T02:45:00Z"/>
                <w:rFonts w:eastAsia="Times New Roman" w:cs="Times New Roman"/>
                <w:sz w:val="21"/>
                <w:szCs w:val="21"/>
                <w:lang w:eastAsia="es-ES_tradnl"/>
              </w:rPr>
            </w:pPr>
            <w:del w:id="1986" w:author="Matías Castillo-Aguilar" w:date="2026-08-10T02:45:00Z">
              <w:r w:rsidRPr="00AC00FC">
                <w:rPr>
                  <w:rFonts w:eastAsia="Times New Roman" w:cs="Times New Roman"/>
                  <w:sz w:val="21"/>
                  <w:szCs w:val="21"/>
                  <w:lang w:eastAsia="es-ES_tradnl"/>
                </w:rPr>
                <w:delText>1.00049</w:delText>
              </w:r>
            </w:del>
          </w:p>
        </w:tc>
      </w:tr>
      <w:tr w:rsidR="007C2896" w:rsidRPr="007C2896" w14:paraId="12296F8D" w14:textId="77777777" w:rsidTr="007C2896">
        <w:trPr>
          <w:jc w:val="center"/>
          <w:del w:id="1987" w:author="Matías Castillo-Aguilar" w:date="2026-08-10T02:45:00Z"/>
        </w:trPr>
        <w:tc>
          <w:tcPr>
            <w:tcW w:w="911" w:type="pct"/>
            <w:hideMark/>
          </w:tcPr>
          <w:p w14:paraId="0CE0D3BB" w14:textId="77777777" w:rsidR="007C2896" w:rsidRPr="00AC00FC" w:rsidRDefault="007C2896" w:rsidP="007C2896">
            <w:pPr>
              <w:spacing w:line="240" w:lineRule="auto"/>
              <w:jc w:val="center"/>
              <w:rPr>
                <w:del w:id="1988" w:author="Matías Castillo-Aguilar" w:date="2026-08-10T02:45:00Z"/>
                <w:rFonts w:eastAsia="Times New Roman" w:cs="Times New Roman"/>
                <w:sz w:val="21"/>
                <w:szCs w:val="21"/>
                <w:lang w:eastAsia="es-ES_tradnl"/>
              </w:rPr>
            </w:pPr>
            <w:del w:id="1989" w:author="Matías Castillo-Aguilar" w:date="2026-08-10T02:45:00Z">
              <w:r w:rsidRPr="007C2896">
                <w:rPr>
                  <w:rFonts w:eastAsia="Times New Roman" w:cs="Times New Roman"/>
                  <w:i/>
                  <w:iCs/>
                  <w:sz w:val="21"/>
                  <w:szCs w:val="21"/>
                  <w:lang w:val="es-CL" w:eastAsia="es-ES_tradnl"/>
                </w:rPr>
                <w:delText>π</w:delText>
              </w:r>
              <w:r w:rsidRPr="00AC00FC">
                <w:rPr>
                  <w:rFonts w:eastAsia="Times New Roman" w:cs="Times New Roman"/>
                  <w:i/>
                  <w:iCs/>
                  <w:sz w:val="21"/>
                  <w:szCs w:val="21"/>
                  <w:vertAlign w:val="subscript"/>
                  <w:lang w:eastAsia="es-ES_tradnl"/>
                </w:rPr>
                <w:delText>base</w:delText>
              </w:r>
              <w:r w:rsidRPr="00AC00FC">
                <w:rPr>
                  <w:rFonts w:eastAsia="Times New Roman" w:cs="Times New Roman"/>
                  <w:sz w:val="21"/>
                  <w:szCs w:val="21"/>
                  <w:lang w:eastAsia="es-ES_tradnl"/>
                </w:rPr>
                <w:delText>​ [LF]</w:delText>
              </w:r>
            </w:del>
          </w:p>
        </w:tc>
        <w:tc>
          <w:tcPr>
            <w:tcW w:w="1011" w:type="pct"/>
            <w:hideMark/>
          </w:tcPr>
          <w:p w14:paraId="28275579" w14:textId="77777777" w:rsidR="007C2896" w:rsidRPr="00AC00FC" w:rsidRDefault="007C2896" w:rsidP="007C2896">
            <w:pPr>
              <w:spacing w:line="240" w:lineRule="auto"/>
              <w:jc w:val="right"/>
              <w:rPr>
                <w:del w:id="1990" w:author="Matías Castillo-Aguilar" w:date="2026-08-10T02:45:00Z"/>
                <w:rFonts w:eastAsia="Times New Roman" w:cs="Times New Roman"/>
                <w:sz w:val="21"/>
                <w:szCs w:val="21"/>
                <w:lang w:eastAsia="es-ES_tradnl"/>
              </w:rPr>
            </w:pPr>
            <w:del w:id="1991"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0806C0B4" w14:textId="77777777" w:rsidR="007C2896" w:rsidRPr="00AC00FC" w:rsidRDefault="007C2896" w:rsidP="007C2896">
            <w:pPr>
              <w:spacing w:line="240" w:lineRule="auto"/>
              <w:jc w:val="right"/>
              <w:rPr>
                <w:del w:id="1992" w:author="Matías Castillo-Aguilar" w:date="2026-08-10T02:45:00Z"/>
                <w:rFonts w:eastAsia="Times New Roman" w:cs="Times New Roman"/>
                <w:sz w:val="21"/>
                <w:szCs w:val="21"/>
                <w:lang w:eastAsia="es-ES_tradnl"/>
              </w:rPr>
            </w:pPr>
            <w:del w:id="1993" w:author="Matías Castillo-Aguilar" w:date="2026-08-10T02:45:00Z">
              <w:r w:rsidRPr="00AC00FC">
                <w:rPr>
                  <w:rFonts w:eastAsia="Times New Roman" w:cs="Times New Roman"/>
                  <w:sz w:val="21"/>
                  <w:szCs w:val="21"/>
                  <w:lang w:eastAsia="es-ES_tradnl"/>
                </w:rPr>
                <w:delText>5760.058</w:delText>
              </w:r>
            </w:del>
          </w:p>
        </w:tc>
        <w:tc>
          <w:tcPr>
            <w:tcW w:w="1080" w:type="pct"/>
            <w:hideMark/>
          </w:tcPr>
          <w:p w14:paraId="061B6048" w14:textId="77777777" w:rsidR="007C2896" w:rsidRPr="00AC00FC" w:rsidRDefault="007C2896" w:rsidP="007C2896">
            <w:pPr>
              <w:spacing w:line="240" w:lineRule="auto"/>
              <w:jc w:val="right"/>
              <w:rPr>
                <w:del w:id="1994" w:author="Matías Castillo-Aguilar" w:date="2026-08-10T02:45:00Z"/>
                <w:rFonts w:eastAsia="Times New Roman" w:cs="Times New Roman"/>
                <w:sz w:val="21"/>
                <w:szCs w:val="21"/>
                <w:lang w:eastAsia="es-ES_tradnl"/>
              </w:rPr>
            </w:pPr>
            <w:del w:id="1995" w:author="Matías Castillo-Aguilar" w:date="2026-08-10T02:45:00Z">
              <w:r w:rsidRPr="00AC00FC">
                <w:rPr>
                  <w:rFonts w:eastAsia="Times New Roman" w:cs="Times New Roman"/>
                  <w:sz w:val="21"/>
                  <w:szCs w:val="21"/>
                  <w:lang w:eastAsia="es-ES_tradnl"/>
                </w:rPr>
                <w:delText>5925.796</w:delText>
              </w:r>
            </w:del>
          </w:p>
        </w:tc>
        <w:tc>
          <w:tcPr>
            <w:tcW w:w="918" w:type="pct"/>
            <w:hideMark/>
          </w:tcPr>
          <w:p w14:paraId="6349680C" w14:textId="77777777" w:rsidR="007C2896" w:rsidRPr="00AC00FC" w:rsidRDefault="007C2896" w:rsidP="007C2896">
            <w:pPr>
              <w:spacing w:line="240" w:lineRule="auto"/>
              <w:jc w:val="right"/>
              <w:rPr>
                <w:del w:id="1996" w:author="Matías Castillo-Aguilar" w:date="2026-08-10T02:45:00Z"/>
                <w:rFonts w:eastAsia="Times New Roman" w:cs="Times New Roman"/>
                <w:sz w:val="21"/>
                <w:szCs w:val="21"/>
                <w:lang w:eastAsia="es-ES_tradnl"/>
              </w:rPr>
            </w:pPr>
            <w:del w:id="1997" w:author="Matías Castillo-Aguilar" w:date="2026-08-10T02:45:00Z">
              <w:r w:rsidRPr="00AC00FC">
                <w:rPr>
                  <w:rFonts w:eastAsia="Times New Roman" w:cs="Times New Roman"/>
                  <w:sz w:val="21"/>
                  <w:szCs w:val="21"/>
                  <w:lang w:eastAsia="es-ES_tradnl"/>
                </w:rPr>
                <w:delText>1.00021</w:delText>
              </w:r>
            </w:del>
          </w:p>
        </w:tc>
      </w:tr>
      <w:tr w:rsidR="007C2896" w:rsidRPr="007C2896" w14:paraId="275CD503" w14:textId="77777777" w:rsidTr="007C2896">
        <w:trPr>
          <w:jc w:val="center"/>
          <w:del w:id="1998" w:author="Matías Castillo-Aguilar" w:date="2026-08-10T02:45:00Z"/>
        </w:trPr>
        <w:tc>
          <w:tcPr>
            <w:tcW w:w="911" w:type="pct"/>
            <w:hideMark/>
          </w:tcPr>
          <w:p w14:paraId="5AA929DF" w14:textId="77777777" w:rsidR="007C2896" w:rsidRPr="00AC00FC" w:rsidRDefault="007C2896" w:rsidP="007C2896">
            <w:pPr>
              <w:spacing w:line="240" w:lineRule="auto"/>
              <w:jc w:val="center"/>
              <w:rPr>
                <w:del w:id="1999" w:author="Matías Castillo-Aguilar" w:date="2026-08-10T02:45:00Z"/>
                <w:rFonts w:eastAsia="Times New Roman" w:cs="Times New Roman"/>
                <w:sz w:val="21"/>
                <w:szCs w:val="21"/>
                <w:lang w:eastAsia="es-ES_tradnl"/>
              </w:rPr>
            </w:pPr>
            <w:del w:id="2000" w:author="Matías Castillo-Aguilar" w:date="2026-08-10T02:45:00Z">
              <w:r w:rsidRPr="007C2896">
                <w:rPr>
                  <w:rFonts w:eastAsia="Times New Roman" w:cs="Times New Roman"/>
                  <w:i/>
                  <w:iCs/>
                  <w:sz w:val="21"/>
                  <w:szCs w:val="21"/>
                  <w:lang w:val="es-CL" w:eastAsia="es-ES_tradnl"/>
                </w:rPr>
                <w:delText>π</w:delText>
              </w:r>
              <w:r w:rsidRPr="00AC00FC">
                <w:rPr>
                  <w:rFonts w:eastAsia="Times New Roman" w:cs="Times New Roman"/>
                  <w:i/>
                  <w:iCs/>
                  <w:sz w:val="21"/>
                  <w:szCs w:val="21"/>
                  <w:vertAlign w:val="subscript"/>
                  <w:lang w:eastAsia="es-ES_tradnl"/>
                </w:rPr>
                <w:delText>base</w:delText>
              </w:r>
              <w:r w:rsidRPr="00AC00FC">
                <w:rPr>
                  <w:rFonts w:eastAsia="Times New Roman" w:cs="Times New Roman"/>
                  <w:sz w:val="21"/>
                  <w:szCs w:val="21"/>
                  <w:lang w:eastAsia="es-ES_tradnl"/>
                </w:rPr>
                <w:delText>​ [HF]</w:delText>
              </w:r>
            </w:del>
          </w:p>
        </w:tc>
        <w:tc>
          <w:tcPr>
            <w:tcW w:w="1011" w:type="pct"/>
            <w:hideMark/>
          </w:tcPr>
          <w:p w14:paraId="26B82BF3" w14:textId="77777777" w:rsidR="007C2896" w:rsidRPr="00AC00FC" w:rsidRDefault="007C2896" w:rsidP="007C2896">
            <w:pPr>
              <w:spacing w:line="240" w:lineRule="auto"/>
              <w:jc w:val="right"/>
              <w:rPr>
                <w:del w:id="2001" w:author="Matías Castillo-Aguilar" w:date="2026-08-10T02:45:00Z"/>
                <w:rFonts w:eastAsia="Times New Roman" w:cs="Times New Roman"/>
                <w:sz w:val="21"/>
                <w:szCs w:val="21"/>
                <w:lang w:eastAsia="es-ES_tradnl"/>
              </w:rPr>
            </w:pPr>
            <w:del w:id="2002"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027ADE40" w14:textId="77777777" w:rsidR="007C2896" w:rsidRPr="00AC00FC" w:rsidRDefault="007C2896" w:rsidP="007C2896">
            <w:pPr>
              <w:spacing w:line="240" w:lineRule="auto"/>
              <w:jc w:val="right"/>
              <w:rPr>
                <w:del w:id="2003" w:author="Matías Castillo-Aguilar" w:date="2026-08-10T02:45:00Z"/>
                <w:rFonts w:eastAsia="Times New Roman" w:cs="Times New Roman"/>
                <w:sz w:val="21"/>
                <w:szCs w:val="21"/>
                <w:lang w:eastAsia="es-ES_tradnl"/>
              </w:rPr>
            </w:pPr>
            <w:del w:id="2004" w:author="Matías Castillo-Aguilar" w:date="2026-08-10T02:45:00Z">
              <w:r w:rsidRPr="00AC00FC">
                <w:rPr>
                  <w:rFonts w:eastAsia="Times New Roman" w:cs="Times New Roman"/>
                  <w:sz w:val="21"/>
                  <w:szCs w:val="21"/>
                  <w:lang w:eastAsia="es-ES_tradnl"/>
                </w:rPr>
                <w:delText>5753.331</w:delText>
              </w:r>
            </w:del>
          </w:p>
        </w:tc>
        <w:tc>
          <w:tcPr>
            <w:tcW w:w="1080" w:type="pct"/>
            <w:hideMark/>
          </w:tcPr>
          <w:p w14:paraId="3EACEFFA" w14:textId="77777777" w:rsidR="007C2896" w:rsidRPr="00AC00FC" w:rsidRDefault="007C2896" w:rsidP="007C2896">
            <w:pPr>
              <w:spacing w:line="240" w:lineRule="auto"/>
              <w:jc w:val="right"/>
              <w:rPr>
                <w:del w:id="2005" w:author="Matías Castillo-Aguilar" w:date="2026-08-10T02:45:00Z"/>
                <w:rFonts w:eastAsia="Times New Roman" w:cs="Times New Roman"/>
                <w:sz w:val="21"/>
                <w:szCs w:val="21"/>
                <w:lang w:eastAsia="es-ES_tradnl"/>
              </w:rPr>
            </w:pPr>
            <w:del w:id="2006" w:author="Matías Castillo-Aguilar" w:date="2026-08-10T02:45:00Z">
              <w:r w:rsidRPr="00AC00FC">
                <w:rPr>
                  <w:rFonts w:eastAsia="Times New Roman" w:cs="Times New Roman"/>
                  <w:sz w:val="21"/>
                  <w:szCs w:val="21"/>
                  <w:lang w:eastAsia="es-ES_tradnl"/>
                </w:rPr>
                <w:delText>10482.410</w:delText>
              </w:r>
            </w:del>
          </w:p>
        </w:tc>
        <w:tc>
          <w:tcPr>
            <w:tcW w:w="918" w:type="pct"/>
            <w:hideMark/>
          </w:tcPr>
          <w:p w14:paraId="0B7F228B" w14:textId="77777777" w:rsidR="007C2896" w:rsidRPr="00AC00FC" w:rsidRDefault="007C2896" w:rsidP="007C2896">
            <w:pPr>
              <w:spacing w:line="240" w:lineRule="auto"/>
              <w:jc w:val="right"/>
              <w:rPr>
                <w:del w:id="2007" w:author="Matías Castillo-Aguilar" w:date="2026-08-10T02:45:00Z"/>
                <w:rFonts w:eastAsia="Times New Roman" w:cs="Times New Roman"/>
                <w:sz w:val="21"/>
                <w:szCs w:val="21"/>
                <w:lang w:eastAsia="es-ES_tradnl"/>
              </w:rPr>
            </w:pPr>
            <w:del w:id="2008" w:author="Matías Castillo-Aguilar" w:date="2026-08-10T02:45:00Z">
              <w:r w:rsidRPr="00AC00FC">
                <w:rPr>
                  <w:rFonts w:eastAsia="Times New Roman" w:cs="Times New Roman"/>
                  <w:sz w:val="21"/>
                  <w:szCs w:val="21"/>
                  <w:lang w:eastAsia="es-ES_tradnl"/>
                </w:rPr>
                <w:delText>1.00021</w:delText>
              </w:r>
            </w:del>
          </w:p>
        </w:tc>
      </w:tr>
      <w:tr w:rsidR="007C2896" w:rsidRPr="007C2896" w14:paraId="20D68ED8" w14:textId="77777777" w:rsidTr="007C2896">
        <w:trPr>
          <w:jc w:val="center"/>
          <w:del w:id="2009" w:author="Matías Castillo-Aguilar" w:date="2026-08-10T02:45:00Z"/>
        </w:trPr>
        <w:tc>
          <w:tcPr>
            <w:tcW w:w="911" w:type="pct"/>
            <w:hideMark/>
          </w:tcPr>
          <w:p w14:paraId="2F649581" w14:textId="77777777" w:rsidR="007C2896" w:rsidRPr="00AC00FC" w:rsidRDefault="007C2896" w:rsidP="007C2896">
            <w:pPr>
              <w:spacing w:line="240" w:lineRule="auto"/>
              <w:jc w:val="center"/>
              <w:rPr>
                <w:del w:id="2010" w:author="Matías Castillo-Aguilar" w:date="2026-08-10T02:45:00Z"/>
                <w:rFonts w:eastAsia="Times New Roman" w:cs="Times New Roman"/>
                <w:sz w:val="21"/>
                <w:szCs w:val="21"/>
                <w:lang w:eastAsia="es-ES_tradnl"/>
              </w:rPr>
            </w:pPr>
            <w:del w:id="2011" w:author="Matías Castillo-Aguilar" w:date="2026-08-10T02:45:00Z">
              <w:r w:rsidRPr="007C2896">
                <w:rPr>
                  <w:rFonts w:eastAsia="Times New Roman" w:cs="Times New Roman"/>
                  <w:i/>
                  <w:iCs/>
                  <w:sz w:val="21"/>
                  <w:szCs w:val="21"/>
                  <w:lang w:val="es-CL" w:eastAsia="es-ES_tradnl"/>
                </w:rPr>
                <w:delText>π</w:delText>
              </w:r>
              <w:r w:rsidRPr="00AC00FC">
                <w:rPr>
                  <w:rFonts w:eastAsia="Times New Roman" w:cs="Times New Roman"/>
                  <w:i/>
                  <w:iCs/>
                  <w:sz w:val="21"/>
                  <w:szCs w:val="21"/>
                  <w:vertAlign w:val="subscript"/>
                  <w:lang w:eastAsia="es-ES_tradnl"/>
                </w:rPr>
                <w:delText>pert</w:delText>
              </w:r>
              <w:r w:rsidRPr="00AC00FC">
                <w:rPr>
                  <w:rFonts w:eastAsia="Times New Roman" w:cs="Times New Roman"/>
                  <w:sz w:val="21"/>
                  <w:szCs w:val="21"/>
                  <w:lang w:eastAsia="es-ES_tradnl"/>
                </w:rPr>
                <w:delText>​ [VLF]</w:delText>
              </w:r>
            </w:del>
          </w:p>
        </w:tc>
        <w:tc>
          <w:tcPr>
            <w:tcW w:w="1011" w:type="pct"/>
            <w:hideMark/>
          </w:tcPr>
          <w:p w14:paraId="40C83F4B" w14:textId="77777777" w:rsidR="007C2896" w:rsidRPr="00AC00FC" w:rsidRDefault="007C2896" w:rsidP="007C2896">
            <w:pPr>
              <w:spacing w:line="240" w:lineRule="auto"/>
              <w:jc w:val="right"/>
              <w:rPr>
                <w:del w:id="2012" w:author="Matías Castillo-Aguilar" w:date="2026-08-10T02:45:00Z"/>
                <w:rFonts w:eastAsia="Times New Roman" w:cs="Times New Roman"/>
                <w:sz w:val="21"/>
                <w:szCs w:val="21"/>
                <w:lang w:eastAsia="es-ES_tradnl"/>
              </w:rPr>
            </w:pPr>
            <w:del w:id="2013" w:author="Matías Castillo-Aguilar" w:date="2026-08-10T02:45:00Z">
              <w:r w:rsidRPr="00AC00FC">
                <w:rPr>
                  <w:rFonts w:eastAsia="Times New Roman" w:cs="Times New Roman"/>
                  <w:sz w:val="21"/>
                  <w:szCs w:val="21"/>
                  <w:lang w:eastAsia="es-ES_tradnl"/>
                </w:rPr>
                <w:delText>0.001</w:delText>
              </w:r>
            </w:del>
          </w:p>
        </w:tc>
        <w:tc>
          <w:tcPr>
            <w:tcW w:w="1080" w:type="pct"/>
            <w:hideMark/>
          </w:tcPr>
          <w:p w14:paraId="5D30FA62" w14:textId="77777777" w:rsidR="007C2896" w:rsidRPr="00AC00FC" w:rsidRDefault="007C2896" w:rsidP="007C2896">
            <w:pPr>
              <w:spacing w:line="240" w:lineRule="auto"/>
              <w:jc w:val="right"/>
              <w:rPr>
                <w:del w:id="2014" w:author="Matías Castillo-Aguilar" w:date="2026-08-10T02:45:00Z"/>
                <w:rFonts w:eastAsia="Times New Roman" w:cs="Times New Roman"/>
                <w:sz w:val="21"/>
                <w:szCs w:val="21"/>
                <w:lang w:eastAsia="es-ES_tradnl"/>
              </w:rPr>
            </w:pPr>
            <w:del w:id="2015" w:author="Matías Castillo-Aguilar" w:date="2026-08-10T02:45:00Z">
              <w:r w:rsidRPr="00AC00FC">
                <w:rPr>
                  <w:rFonts w:eastAsia="Times New Roman" w:cs="Times New Roman"/>
                  <w:sz w:val="21"/>
                  <w:szCs w:val="21"/>
                  <w:lang w:eastAsia="es-ES_tradnl"/>
                </w:rPr>
                <w:delText>8706.796</w:delText>
              </w:r>
            </w:del>
          </w:p>
        </w:tc>
        <w:tc>
          <w:tcPr>
            <w:tcW w:w="1080" w:type="pct"/>
            <w:hideMark/>
          </w:tcPr>
          <w:p w14:paraId="3B026F26" w14:textId="77777777" w:rsidR="007C2896" w:rsidRPr="00AC00FC" w:rsidRDefault="007C2896" w:rsidP="007C2896">
            <w:pPr>
              <w:spacing w:line="240" w:lineRule="auto"/>
              <w:jc w:val="right"/>
              <w:rPr>
                <w:del w:id="2016" w:author="Matías Castillo-Aguilar" w:date="2026-08-10T02:45:00Z"/>
                <w:rFonts w:eastAsia="Times New Roman" w:cs="Times New Roman"/>
                <w:sz w:val="21"/>
                <w:szCs w:val="21"/>
                <w:lang w:eastAsia="es-ES_tradnl"/>
              </w:rPr>
            </w:pPr>
            <w:del w:id="2017" w:author="Matías Castillo-Aguilar" w:date="2026-08-10T02:45:00Z">
              <w:r w:rsidRPr="00AC00FC">
                <w:rPr>
                  <w:rFonts w:eastAsia="Times New Roman" w:cs="Times New Roman"/>
                  <w:sz w:val="21"/>
                  <w:szCs w:val="21"/>
                  <w:lang w:eastAsia="es-ES_tradnl"/>
                </w:rPr>
                <w:delText>13895.761</w:delText>
              </w:r>
            </w:del>
          </w:p>
        </w:tc>
        <w:tc>
          <w:tcPr>
            <w:tcW w:w="918" w:type="pct"/>
            <w:hideMark/>
          </w:tcPr>
          <w:p w14:paraId="676ECDB5" w14:textId="77777777" w:rsidR="007C2896" w:rsidRPr="00AC00FC" w:rsidRDefault="007C2896" w:rsidP="007C2896">
            <w:pPr>
              <w:spacing w:line="240" w:lineRule="auto"/>
              <w:jc w:val="right"/>
              <w:rPr>
                <w:del w:id="2018" w:author="Matías Castillo-Aguilar" w:date="2026-08-10T02:45:00Z"/>
                <w:rFonts w:eastAsia="Times New Roman" w:cs="Times New Roman"/>
                <w:sz w:val="21"/>
                <w:szCs w:val="21"/>
                <w:lang w:eastAsia="es-ES_tradnl"/>
              </w:rPr>
            </w:pPr>
            <w:del w:id="2019" w:author="Matías Castillo-Aguilar" w:date="2026-08-10T02:45:00Z">
              <w:r w:rsidRPr="00AC00FC">
                <w:rPr>
                  <w:rFonts w:eastAsia="Times New Roman" w:cs="Times New Roman"/>
                  <w:sz w:val="21"/>
                  <w:szCs w:val="21"/>
                  <w:lang w:eastAsia="es-ES_tradnl"/>
                </w:rPr>
                <w:delText>1.00008</w:delText>
              </w:r>
            </w:del>
          </w:p>
        </w:tc>
      </w:tr>
      <w:tr w:rsidR="007C2896" w:rsidRPr="007C2896" w14:paraId="0866B353" w14:textId="77777777" w:rsidTr="007C2896">
        <w:trPr>
          <w:jc w:val="center"/>
          <w:del w:id="2020" w:author="Matías Castillo-Aguilar" w:date="2026-08-10T02:45:00Z"/>
        </w:trPr>
        <w:tc>
          <w:tcPr>
            <w:tcW w:w="911" w:type="pct"/>
            <w:hideMark/>
          </w:tcPr>
          <w:p w14:paraId="6232B222" w14:textId="77777777" w:rsidR="007C2896" w:rsidRPr="00AC00FC" w:rsidRDefault="007C2896" w:rsidP="007C2896">
            <w:pPr>
              <w:spacing w:line="240" w:lineRule="auto"/>
              <w:jc w:val="center"/>
              <w:rPr>
                <w:del w:id="2021" w:author="Matías Castillo-Aguilar" w:date="2026-08-10T02:45:00Z"/>
                <w:rFonts w:eastAsia="Times New Roman" w:cs="Times New Roman"/>
                <w:sz w:val="21"/>
                <w:szCs w:val="21"/>
                <w:lang w:eastAsia="es-ES_tradnl"/>
              </w:rPr>
            </w:pPr>
            <w:del w:id="2022" w:author="Matías Castillo-Aguilar" w:date="2026-08-10T02:45:00Z">
              <w:r w:rsidRPr="007C2896">
                <w:rPr>
                  <w:rFonts w:eastAsia="Times New Roman" w:cs="Times New Roman"/>
                  <w:i/>
                  <w:iCs/>
                  <w:sz w:val="21"/>
                  <w:szCs w:val="21"/>
                  <w:lang w:val="es-CL" w:eastAsia="es-ES_tradnl"/>
                </w:rPr>
                <w:delText>π</w:delText>
              </w:r>
              <w:r w:rsidRPr="00AC00FC">
                <w:rPr>
                  <w:rFonts w:eastAsia="Times New Roman" w:cs="Times New Roman"/>
                  <w:i/>
                  <w:iCs/>
                  <w:sz w:val="21"/>
                  <w:szCs w:val="21"/>
                  <w:vertAlign w:val="subscript"/>
                  <w:lang w:eastAsia="es-ES_tradnl"/>
                </w:rPr>
                <w:delText>pert</w:delText>
              </w:r>
              <w:r w:rsidRPr="00AC00FC">
                <w:rPr>
                  <w:rFonts w:eastAsia="Times New Roman" w:cs="Times New Roman"/>
                  <w:sz w:val="21"/>
                  <w:szCs w:val="21"/>
                  <w:lang w:eastAsia="es-ES_tradnl"/>
                </w:rPr>
                <w:delText>​ [LF]</w:delText>
              </w:r>
            </w:del>
          </w:p>
        </w:tc>
        <w:tc>
          <w:tcPr>
            <w:tcW w:w="1011" w:type="pct"/>
            <w:hideMark/>
          </w:tcPr>
          <w:p w14:paraId="4DE8AEFF" w14:textId="77777777" w:rsidR="007C2896" w:rsidRPr="00AC00FC" w:rsidRDefault="007C2896" w:rsidP="007C2896">
            <w:pPr>
              <w:spacing w:line="240" w:lineRule="auto"/>
              <w:jc w:val="right"/>
              <w:rPr>
                <w:del w:id="2023" w:author="Matías Castillo-Aguilar" w:date="2026-08-10T02:45:00Z"/>
                <w:rFonts w:eastAsia="Times New Roman" w:cs="Times New Roman"/>
                <w:sz w:val="21"/>
                <w:szCs w:val="21"/>
                <w:lang w:eastAsia="es-ES_tradnl"/>
              </w:rPr>
            </w:pPr>
            <w:del w:id="2024" w:author="Matías Castillo-Aguilar" w:date="2026-08-10T02:45:00Z">
              <w:r w:rsidRPr="00AC00FC">
                <w:rPr>
                  <w:rFonts w:eastAsia="Times New Roman" w:cs="Times New Roman"/>
                  <w:sz w:val="21"/>
                  <w:szCs w:val="21"/>
                  <w:lang w:eastAsia="es-ES_tradnl"/>
                </w:rPr>
                <w:delText>0.001</w:delText>
              </w:r>
            </w:del>
          </w:p>
        </w:tc>
        <w:tc>
          <w:tcPr>
            <w:tcW w:w="1080" w:type="pct"/>
            <w:hideMark/>
          </w:tcPr>
          <w:p w14:paraId="728E5502" w14:textId="77777777" w:rsidR="007C2896" w:rsidRPr="00AC00FC" w:rsidRDefault="007C2896" w:rsidP="007C2896">
            <w:pPr>
              <w:spacing w:line="240" w:lineRule="auto"/>
              <w:jc w:val="right"/>
              <w:rPr>
                <w:del w:id="2025" w:author="Matías Castillo-Aguilar" w:date="2026-08-10T02:45:00Z"/>
                <w:rFonts w:eastAsia="Times New Roman" w:cs="Times New Roman"/>
                <w:sz w:val="21"/>
                <w:szCs w:val="21"/>
                <w:lang w:eastAsia="es-ES_tradnl"/>
              </w:rPr>
            </w:pPr>
            <w:del w:id="2026" w:author="Matías Castillo-Aguilar" w:date="2026-08-10T02:45:00Z">
              <w:r w:rsidRPr="00AC00FC">
                <w:rPr>
                  <w:rFonts w:eastAsia="Times New Roman" w:cs="Times New Roman"/>
                  <w:sz w:val="21"/>
                  <w:szCs w:val="21"/>
                  <w:lang w:eastAsia="es-ES_tradnl"/>
                </w:rPr>
                <w:delText>8898.267</w:delText>
              </w:r>
            </w:del>
          </w:p>
        </w:tc>
        <w:tc>
          <w:tcPr>
            <w:tcW w:w="1080" w:type="pct"/>
            <w:hideMark/>
          </w:tcPr>
          <w:p w14:paraId="59602EE7" w14:textId="77777777" w:rsidR="007C2896" w:rsidRPr="00AC00FC" w:rsidRDefault="007C2896" w:rsidP="007C2896">
            <w:pPr>
              <w:spacing w:line="240" w:lineRule="auto"/>
              <w:jc w:val="right"/>
              <w:rPr>
                <w:del w:id="2027" w:author="Matías Castillo-Aguilar" w:date="2026-08-10T02:45:00Z"/>
                <w:rFonts w:eastAsia="Times New Roman" w:cs="Times New Roman"/>
                <w:sz w:val="21"/>
                <w:szCs w:val="21"/>
                <w:lang w:eastAsia="es-ES_tradnl"/>
              </w:rPr>
            </w:pPr>
            <w:del w:id="2028" w:author="Matías Castillo-Aguilar" w:date="2026-08-10T02:45:00Z">
              <w:r w:rsidRPr="00AC00FC">
                <w:rPr>
                  <w:rFonts w:eastAsia="Times New Roman" w:cs="Times New Roman"/>
                  <w:sz w:val="21"/>
                  <w:szCs w:val="21"/>
                  <w:lang w:eastAsia="es-ES_tradnl"/>
                </w:rPr>
                <w:delText>14267.258</w:delText>
              </w:r>
            </w:del>
          </w:p>
        </w:tc>
        <w:tc>
          <w:tcPr>
            <w:tcW w:w="918" w:type="pct"/>
            <w:hideMark/>
          </w:tcPr>
          <w:p w14:paraId="59F43373" w14:textId="77777777" w:rsidR="007C2896" w:rsidRPr="00AC00FC" w:rsidRDefault="007C2896" w:rsidP="007C2896">
            <w:pPr>
              <w:spacing w:line="240" w:lineRule="auto"/>
              <w:jc w:val="right"/>
              <w:rPr>
                <w:del w:id="2029" w:author="Matías Castillo-Aguilar" w:date="2026-08-10T02:45:00Z"/>
                <w:rFonts w:eastAsia="Times New Roman" w:cs="Times New Roman"/>
                <w:sz w:val="21"/>
                <w:szCs w:val="21"/>
                <w:lang w:eastAsia="es-ES_tradnl"/>
              </w:rPr>
            </w:pPr>
            <w:del w:id="2030" w:author="Matías Castillo-Aguilar" w:date="2026-08-10T02:45:00Z">
              <w:r w:rsidRPr="00AC00FC">
                <w:rPr>
                  <w:rFonts w:eastAsia="Times New Roman" w:cs="Times New Roman"/>
                  <w:sz w:val="21"/>
                  <w:szCs w:val="21"/>
                  <w:lang w:eastAsia="es-ES_tradnl"/>
                </w:rPr>
                <w:delText>1.00003</w:delText>
              </w:r>
            </w:del>
          </w:p>
        </w:tc>
      </w:tr>
      <w:tr w:rsidR="007C2896" w:rsidRPr="007C2896" w14:paraId="50BE227A" w14:textId="77777777" w:rsidTr="007C2896">
        <w:trPr>
          <w:jc w:val="center"/>
          <w:del w:id="2031" w:author="Matías Castillo-Aguilar" w:date="2026-08-10T02:45:00Z"/>
        </w:trPr>
        <w:tc>
          <w:tcPr>
            <w:tcW w:w="911" w:type="pct"/>
            <w:hideMark/>
          </w:tcPr>
          <w:p w14:paraId="66FA23E2" w14:textId="77777777" w:rsidR="007C2896" w:rsidRPr="00AC00FC" w:rsidRDefault="007C2896" w:rsidP="007C2896">
            <w:pPr>
              <w:spacing w:line="240" w:lineRule="auto"/>
              <w:jc w:val="center"/>
              <w:rPr>
                <w:del w:id="2032" w:author="Matías Castillo-Aguilar" w:date="2026-08-10T02:45:00Z"/>
                <w:rFonts w:eastAsia="Times New Roman" w:cs="Times New Roman"/>
                <w:sz w:val="21"/>
                <w:szCs w:val="21"/>
                <w:lang w:eastAsia="es-ES_tradnl"/>
              </w:rPr>
            </w:pPr>
            <w:del w:id="2033" w:author="Matías Castillo-Aguilar" w:date="2026-08-10T02:45:00Z">
              <w:r w:rsidRPr="007C2896">
                <w:rPr>
                  <w:rFonts w:eastAsia="Times New Roman" w:cs="Times New Roman"/>
                  <w:i/>
                  <w:iCs/>
                  <w:sz w:val="21"/>
                  <w:szCs w:val="21"/>
                  <w:lang w:val="es-CL" w:eastAsia="es-ES_tradnl"/>
                </w:rPr>
                <w:delText>π</w:delText>
              </w:r>
              <w:r w:rsidRPr="00AC00FC">
                <w:rPr>
                  <w:rFonts w:eastAsia="Times New Roman" w:cs="Times New Roman"/>
                  <w:i/>
                  <w:iCs/>
                  <w:sz w:val="21"/>
                  <w:szCs w:val="21"/>
                  <w:vertAlign w:val="subscript"/>
                  <w:lang w:eastAsia="es-ES_tradnl"/>
                </w:rPr>
                <w:delText>pert</w:delText>
              </w:r>
              <w:r w:rsidRPr="00AC00FC">
                <w:rPr>
                  <w:rFonts w:eastAsia="Times New Roman" w:cs="Times New Roman"/>
                  <w:sz w:val="21"/>
                  <w:szCs w:val="21"/>
                  <w:lang w:eastAsia="es-ES_tradnl"/>
                </w:rPr>
                <w:delText>​ [HF]</w:delText>
              </w:r>
            </w:del>
          </w:p>
        </w:tc>
        <w:tc>
          <w:tcPr>
            <w:tcW w:w="1011" w:type="pct"/>
            <w:hideMark/>
          </w:tcPr>
          <w:p w14:paraId="253F7FCD" w14:textId="77777777" w:rsidR="007C2896" w:rsidRPr="00AC00FC" w:rsidRDefault="007C2896" w:rsidP="007C2896">
            <w:pPr>
              <w:spacing w:line="240" w:lineRule="auto"/>
              <w:jc w:val="right"/>
              <w:rPr>
                <w:del w:id="2034" w:author="Matías Castillo-Aguilar" w:date="2026-08-10T02:45:00Z"/>
                <w:rFonts w:eastAsia="Times New Roman" w:cs="Times New Roman"/>
                <w:sz w:val="21"/>
                <w:szCs w:val="21"/>
                <w:lang w:eastAsia="es-ES_tradnl"/>
              </w:rPr>
            </w:pPr>
            <w:del w:id="2035" w:author="Matías Castillo-Aguilar" w:date="2026-08-10T02:45:00Z">
              <w:r w:rsidRPr="00AC00FC">
                <w:rPr>
                  <w:rFonts w:eastAsia="Times New Roman" w:cs="Times New Roman"/>
                  <w:sz w:val="21"/>
                  <w:szCs w:val="21"/>
                  <w:lang w:eastAsia="es-ES_tradnl"/>
                </w:rPr>
                <w:delText>0.000</w:delText>
              </w:r>
            </w:del>
          </w:p>
        </w:tc>
        <w:tc>
          <w:tcPr>
            <w:tcW w:w="1080" w:type="pct"/>
            <w:hideMark/>
          </w:tcPr>
          <w:p w14:paraId="1016A821" w14:textId="77777777" w:rsidR="007C2896" w:rsidRPr="00AC00FC" w:rsidRDefault="007C2896" w:rsidP="007C2896">
            <w:pPr>
              <w:spacing w:line="240" w:lineRule="auto"/>
              <w:jc w:val="right"/>
              <w:rPr>
                <w:del w:id="2036" w:author="Matías Castillo-Aguilar" w:date="2026-08-10T02:45:00Z"/>
                <w:rFonts w:eastAsia="Times New Roman" w:cs="Times New Roman"/>
                <w:sz w:val="21"/>
                <w:szCs w:val="21"/>
                <w:lang w:eastAsia="es-ES_tradnl"/>
              </w:rPr>
            </w:pPr>
            <w:del w:id="2037" w:author="Matías Castillo-Aguilar" w:date="2026-08-10T02:45:00Z">
              <w:r w:rsidRPr="00AC00FC">
                <w:rPr>
                  <w:rFonts w:eastAsia="Times New Roman" w:cs="Times New Roman"/>
                  <w:sz w:val="21"/>
                  <w:szCs w:val="21"/>
                  <w:lang w:eastAsia="es-ES_tradnl"/>
                </w:rPr>
                <w:delText>10990.040</w:delText>
              </w:r>
            </w:del>
          </w:p>
        </w:tc>
        <w:tc>
          <w:tcPr>
            <w:tcW w:w="1080" w:type="pct"/>
            <w:hideMark/>
          </w:tcPr>
          <w:p w14:paraId="503CA67F" w14:textId="77777777" w:rsidR="007C2896" w:rsidRPr="00AC00FC" w:rsidRDefault="007C2896" w:rsidP="007C2896">
            <w:pPr>
              <w:spacing w:line="240" w:lineRule="auto"/>
              <w:jc w:val="right"/>
              <w:rPr>
                <w:del w:id="2038" w:author="Matías Castillo-Aguilar" w:date="2026-08-10T02:45:00Z"/>
                <w:rFonts w:eastAsia="Times New Roman" w:cs="Times New Roman"/>
                <w:sz w:val="21"/>
                <w:szCs w:val="21"/>
                <w:lang w:eastAsia="es-ES_tradnl"/>
              </w:rPr>
            </w:pPr>
            <w:del w:id="2039" w:author="Matías Castillo-Aguilar" w:date="2026-08-10T02:45:00Z">
              <w:r w:rsidRPr="00AC00FC">
                <w:rPr>
                  <w:rFonts w:eastAsia="Times New Roman" w:cs="Times New Roman"/>
                  <w:sz w:val="21"/>
                  <w:szCs w:val="21"/>
                  <w:lang w:eastAsia="es-ES_tradnl"/>
                </w:rPr>
                <w:delText>10555.344</w:delText>
              </w:r>
            </w:del>
          </w:p>
        </w:tc>
        <w:tc>
          <w:tcPr>
            <w:tcW w:w="918" w:type="pct"/>
            <w:hideMark/>
          </w:tcPr>
          <w:p w14:paraId="41CC2BEE" w14:textId="77777777" w:rsidR="007C2896" w:rsidRPr="00AC00FC" w:rsidRDefault="007C2896" w:rsidP="007C2896">
            <w:pPr>
              <w:spacing w:line="240" w:lineRule="auto"/>
              <w:jc w:val="right"/>
              <w:rPr>
                <w:del w:id="2040" w:author="Matías Castillo-Aguilar" w:date="2026-08-10T02:45:00Z"/>
                <w:rFonts w:eastAsia="Times New Roman" w:cs="Times New Roman"/>
                <w:sz w:val="21"/>
                <w:szCs w:val="21"/>
                <w:lang w:eastAsia="es-ES_tradnl"/>
              </w:rPr>
            </w:pPr>
            <w:del w:id="2041" w:author="Matías Castillo-Aguilar" w:date="2026-08-10T02:45:00Z">
              <w:r w:rsidRPr="00AC00FC">
                <w:rPr>
                  <w:rFonts w:eastAsia="Times New Roman" w:cs="Times New Roman"/>
                  <w:sz w:val="21"/>
                  <w:szCs w:val="21"/>
                  <w:lang w:eastAsia="es-ES_tradnl"/>
                </w:rPr>
                <w:delText>1.00004</w:delText>
              </w:r>
            </w:del>
          </w:p>
        </w:tc>
      </w:tr>
    </w:tbl>
    <w:p w14:paraId="4AB6472C" w14:textId="293D7412" w:rsidR="009022C7" w:rsidRDefault="00000000">
      <w:pPr>
        <w:pStyle w:val="Textoindependiente"/>
      </w:pPr>
      <w:r>
        <w:rPr>
          <w:b/>
          <w:bCs/>
        </w:rPr>
        <w:t xml:space="preserve">Supplementary Table </w:t>
      </w:r>
      <w:del w:id="2042" w:author="Matías Castillo-Aguilar" w:date="2026-08-10T02:45:00Z">
        <w:r>
          <w:rPr>
            <w:b/>
            <w:bCs/>
          </w:rPr>
          <w:delText>S1</w:delText>
        </w:r>
      </w:del>
      <w:ins w:id="2043" w:author="Matías Castillo-Aguilar" w:date="2026-08-10T02:45:00Z">
        <w:r>
          <w:rPr>
            <w:b/>
            <w:bCs/>
          </w:rPr>
          <w:t>S3</w:t>
        </w:r>
      </w:ins>
      <w:r>
        <w:rPr>
          <w:b/>
          <w:bCs/>
        </w:rPr>
        <w:t>: MCMC Diagnostic Statistics.</w:t>
      </w:r>
      <w:r>
        <w:t xml:space="preserve"> All R-hat values are near 1.00 up to three digits, both tail and bulk ESS are greater than 5,000, confirming the reliability of the posterior estimates.</w:t>
      </w:r>
      <w:ins w:id="2044" w:author="Matías Castillo-Aguilar" w:date="2026-08-10T02:45:00Z">
        <w:r>
          <w:t xml:space="preserve"> This table now additionally reports </w:t>
        </w:r>
      </w:ins>
      <m:oMath>
        <m:sSub>
          <m:sSubPr>
            <m:ctrlPr>
              <w:ins w:id="2045" w:author="Matías Castillo-Aguilar" w:date="2026-08-10T02:45:00Z">
                <w:rPr>
                  <w:rFonts w:ascii="Cambria Math" w:hAnsi="Cambria Math"/>
                </w:rPr>
              </w:ins>
            </m:ctrlPr>
          </m:sSubPr>
          <m:e>
            <m:r>
              <w:ins w:id="2046" w:author="Matías Castillo-Aguilar" w:date="2026-08-10T02:45:00Z">
                <w:rPr>
                  <w:rFonts w:ascii="Cambria Math" w:hAnsi="Cambria Math"/>
                </w:rPr>
                <m:t>ρ</m:t>
              </w:ins>
            </m:r>
          </m:e>
          <m:sub>
            <m:r>
              <w:ins w:id="2047" w:author="Matías Castillo-Aguilar" w:date="2026-08-10T02:45:00Z">
                <w:rPr>
                  <w:rFonts w:ascii="Cambria Math" w:hAnsi="Cambria Math"/>
                </w:rPr>
                <m:t>gp</m:t>
              </w:ins>
            </m:r>
            <m:r>
              <w:ins w:id="2048" w:author="Matías Castillo-Aguilar" w:date="2026-08-10T02:45:00Z">
                <m:rPr>
                  <m:sty m:val="p"/>
                </m:rPr>
                <w:rPr>
                  <w:rFonts w:ascii="Cambria Math" w:hAnsi="Cambria Math"/>
                </w:rPr>
                <m:t>,</m:t>
              </w:ins>
            </m:r>
            <m:r>
              <w:ins w:id="2049" w:author="Matías Castillo-Aguilar" w:date="2026-08-10T02:45:00Z">
                <w:rPr>
                  <w:rFonts w:ascii="Cambria Math" w:hAnsi="Cambria Math"/>
                </w:rPr>
                <m:t>1</m:t>
              </w:ins>
            </m:r>
            <m:r>
              <w:ins w:id="2050" w:author="Matías Castillo-Aguilar" w:date="2026-08-10T02:45:00Z">
                <m:rPr>
                  <m:sty m:val="p"/>
                </m:rPr>
                <w:rPr>
                  <w:rFonts w:ascii="Cambria Math" w:hAnsi="Cambria Math"/>
                </w:rPr>
                <m:t>-</m:t>
              </w:ins>
            </m:r>
            <m:r>
              <w:ins w:id="2051" w:author="Matías Castillo-Aguilar" w:date="2026-08-10T02:45:00Z">
                <w:rPr>
                  <w:rFonts w:ascii="Cambria Math" w:hAnsi="Cambria Math"/>
                </w:rPr>
                <m:t>3</m:t>
              </w:ins>
            </m:r>
          </m:sub>
        </m:sSub>
      </m:oMath>
      <w:ins w:id="2052" w:author="Matías Castillo-Aguilar" w:date="2026-08-10T02:45:00Z">
        <w:r>
          <w:t xml:space="preserve"> and a min/median/max summary across the individual </w:t>
        </w:r>
      </w:ins>
      <m:oMath>
        <m:sSub>
          <m:sSubPr>
            <m:ctrlPr>
              <w:ins w:id="2053" w:author="Matías Castillo-Aguilar" w:date="2026-08-10T02:45:00Z">
                <w:rPr>
                  <w:rFonts w:ascii="Cambria Math" w:hAnsi="Cambria Math"/>
                </w:rPr>
              </w:ins>
            </m:ctrlPr>
          </m:sSubPr>
          <m:e>
            <m:r>
              <w:ins w:id="2054" w:author="Matías Castillo-Aguilar" w:date="2026-08-10T02:45:00Z">
                <w:rPr>
                  <w:rFonts w:ascii="Cambria Math" w:hAnsi="Cambria Math"/>
                </w:rPr>
                <m:t>z</m:t>
              </w:ins>
            </m:r>
          </m:e>
          <m:sub>
            <m:r>
              <w:ins w:id="2055" w:author="Matías Castillo-Aguilar" w:date="2026-08-10T02:45:00Z">
                <w:rPr>
                  <w:rFonts w:ascii="Cambria Math" w:hAnsi="Cambria Math"/>
                </w:rPr>
                <m:t>gp</m:t>
              </w:ins>
            </m:r>
          </m:sub>
        </m:sSub>
      </m:oMath>
      <w:ins w:id="2056" w:author="Matías Castillo-Aguilar" w:date="2026-08-10T02:45:00Z">
        <w:r>
          <w:t xml:space="preserve">, </w:t>
        </w:r>
      </w:ins>
      <m:oMath>
        <m:sSub>
          <m:sSubPr>
            <m:ctrlPr>
              <w:ins w:id="2057" w:author="Matías Castillo-Aguilar" w:date="2026-08-10T02:45:00Z">
                <w:rPr>
                  <w:rFonts w:ascii="Cambria Math" w:hAnsi="Cambria Math"/>
                </w:rPr>
              </w:ins>
            </m:ctrlPr>
          </m:sSubPr>
          <m:e>
            <m:r>
              <w:ins w:id="2058" w:author="Matías Castillo-Aguilar" w:date="2026-08-10T02:45:00Z">
                <w:rPr>
                  <w:rFonts w:ascii="Cambria Math" w:hAnsi="Cambria Math"/>
                </w:rPr>
                <m:t>z</m:t>
              </w:ins>
            </m:r>
          </m:e>
          <m:sub>
            <m:r>
              <w:ins w:id="2059" w:author="Matías Castillo-Aguilar" w:date="2026-08-10T02:45:00Z">
                <m:rPr>
                  <m:sty m:val="p"/>
                </m:rPr>
                <w:rPr>
                  <w:rFonts w:ascii="Cambria Math" w:hAnsi="Cambria Math"/>
                </w:rPr>
                <m:t>sin</m:t>
              </w:ins>
            </m:r>
          </m:sub>
        </m:sSub>
      </m:oMath>
      <w:ins w:id="2060" w:author="Matías Castillo-Aguilar" w:date="2026-08-10T02:45:00Z">
        <w:r>
          <w:t xml:space="preserve">, and </w:t>
        </w:r>
      </w:ins>
      <m:oMath>
        <m:sSub>
          <m:sSubPr>
            <m:ctrlPr>
              <w:ins w:id="2061" w:author="Matías Castillo-Aguilar" w:date="2026-08-10T02:45:00Z">
                <w:rPr>
                  <w:rFonts w:ascii="Cambria Math" w:hAnsi="Cambria Math"/>
                </w:rPr>
              </w:ins>
            </m:ctrlPr>
          </m:sSubPr>
          <m:e>
            <m:r>
              <w:ins w:id="2062" w:author="Matías Castillo-Aguilar" w:date="2026-08-10T02:45:00Z">
                <w:rPr>
                  <w:rFonts w:ascii="Cambria Math" w:hAnsi="Cambria Math"/>
                </w:rPr>
                <m:t>z</m:t>
              </w:ins>
            </m:r>
          </m:e>
          <m:sub>
            <m:r>
              <w:ins w:id="2063" w:author="Matías Castillo-Aguilar" w:date="2026-08-10T02:45:00Z">
                <m:rPr>
                  <m:sty m:val="p"/>
                </m:rPr>
                <w:rPr>
                  <w:rFonts w:ascii="Cambria Math" w:hAnsi="Cambria Math"/>
                </w:rPr>
                <m:t>cos</m:t>
              </w:ins>
            </m:r>
          </m:sub>
        </m:sSub>
      </m:oMath>
      <w:ins w:id="2064" w:author="Matías Castillo-Aguilar" w:date="2026-08-10T02:45:00Z">
        <w:r>
          <w:t xml:space="preserve"> deviates, per Section S1.3.</w:t>
        </w:r>
      </w:ins>
    </w:p>
    <w:tbl>
      <w:tblPr>
        <w:tblStyle w:val="Table"/>
        <w:tblW w:w="0" w:type="auto"/>
        <w:tblLook w:val="0020" w:firstRow="1" w:lastRow="0" w:firstColumn="0" w:lastColumn="0" w:noHBand="0" w:noVBand="0"/>
      </w:tblPr>
      <w:tblGrid>
        <w:gridCol w:w="1108"/>
        <w:gridCol w:w="1056"/>
        <w:gridCol w:w="896"/>
        <w:gridCol w:w="896"/>
        <w:gridCol w:w="736"/>
      </w:tblGrid>
      <w:tr w:rsidR="009022C7" w14:paraId="15A76FA1" w14:textId="77777777" w:rsidTr="009022C7">
        <w:trPr>
          <w:cnfStyle w:val="100000000000" w:firstRow="1" w:lastRow="0" w:firstColumn="0" w:lastColumn="0" w:oddVBand="0" w:evenVBand="0" w:oddHBand="0" w:evenHBand="0" w:firstRowFirstColumn="0" w:firstRowLastColumn="0" w:lastRowFirstColumn="0" w:lastRowLastColumn="0"/>
          <w:tblHeader/>
          <w:ins w:id="2065" w:author="Matías Castillo-Aguilar" w:date="2026-08-10T02:45:00Z"/>
        </w:trPr>
        <w:tc>
          <w:tcPr>
            <w:tcW w:w="0" w:type="auto"/>
          </w:tcPr>
          <w:p w14:paraId="4DD53C99" w14:textId="77777777" w:rsidR="009022C7" w:rsidRDefault="00000000">
            <w:pPr>
              <w:pStyle w:val="Compact"/>
              <w:rPr>
                <w:ins w:id="2066" w:author="Matías Castillo-Aguilar" w:date="2026-08-10T02:45:00Z"/>
              </w:rPr>
            </w:pPr>
            <w:ins w:id="2067" w:author="Matías Castillo-Aguilar" w:date="2026-08-10T02:45:00Z">
              <w:r>
                <w:t>Parameter</w:t>
              </w:r>
            </w:ins>
          </w:p>
        </w:tc>
        <w:tc>
          <w:tcPr>
            <w:tcW w:w="0" w:type="auto"/>
          </w:tcPr>
          <w:p w14:paraId="08829CB7" w14:textId="77777777" w:rsidR="009022C7" w:rsidRDefault="00000000">
            <w:pPr>
              <w:pStyle w:val="Compact"/>
              <w:rPr>
                <w:ins w:id="2068" w:author="Matías Castillo-Aguilar" w:date="2026-08-10T02:45:00Z"/>
              </w:rPr>
            </w:pPr>
            <w:ins w:id="2069" w:author="Matías Castillo-Aguilar" w:date="2026-08-10T02:45:00Z">
              <w:r>
                <w:t>MCSE Mean</w:t>
              </w:r>
            </w:ins>
          </w:p>
        </w:tc>
        <w:tc>
          <w:tcPr>
            <w:tcW w:w="0" w:type="auto"/>
          </w:tcPr>
          <w:p w14:paraId="15C2D7DF" w14:textId="77777777" w:rsidR="009022C7" w:rsidRDefault="00000000">
            <w:pPr>
              <w:pStyle w:val="Compact"/>
              <w:rPr>
                <w:ins w:id="2070" w:author="Matías Castillo-Aguilar" w:date="2026-08-10T02:45:00Z"/>
              </w:rPr>
            </w:pPr>
            <w:ins w:id="2071" w:author="Matías Castillo-Aguilar" w:date="2026-08-10T02:45:00Z">
              <w:r>
                <w:t>Bulk ESS</w:t>
              </w:r>
            </w:ins>
          </w:p>
        </w:tc>
        <w:tc>
          <w:tcPr>
            <w:tcW w:w="0" w:type="auto"/>
          </w:tcPr>
          <w:p w14:paraId="6EE0531C" w14:textId="77777777" w:rsidR="009022C7" w:rsidRDefault="00000000">
            <w:pPr>
              <w:pStyle w:val="Compact"/>
              <w:rPr>
                <w:ins w:id="2072" w:author="Matías Castillo-Aguilar" w:date="2026-08-10T02:45:00Z"/>
              </w:rPr>
            </w:pPr>
            <w:ins w:id="2073" w:author="Matías Castillo-Aguilar" w:date="2026-08-10T02:45:00Z">
              <w:r>
                <w:t>Tail ESS</w:t>
              </w:r>
            </w:ins>
          </w:p>
        </w:tc>
        <w:tc>
          <w:tcPr>
            <w:tcW w:w="0" w:type="auto"/>
          </w:tcPr>
          <w:p w14:paraId="2EE155DB" w14:textId="77777777" w:rsidR="009022C7" w:rsidRDefault="00000000">
            <w:pPr>
              <w:pStyle w:val="Compact"/>
              <w:rPr>
                <w:ins w:id="2074" w:author="Matías Castillo-Aguilar" w:date="2026-08-10T02:45:00Z"/>
              </w:rPr>
            </w:pPr>
            <w:ins w:id="2075" w:author="Matías Castillo-Aguilar" w:date="2026-08-10T02:45:00Z">
              <w:r>
                <w:t>R-hat</w:t>
              </w:r>
            </w:ins>
          </w:p>
        </w:tc>
      </w:tr>
      <w:tr w:rsidR="009022C7" w14:paraId="052062E6" w14:textId="77777777">
        <w:trPr>
          <w:cnfStyle w:val="000000100000" w:firstRow="0" w:lastRow="0" w:firstColumn="0" w:lastColumn="0" w:oddVBand="0" w:evenVBand="0" w:oddHBand="1" w:evenHBand="0" w:firstRowFirstColumn="0" w:firstRowLastColumn="0" w:lastRowFirstColumn="0" w:lastRowLastColumn="0"/>
          <w:ins w:id="2076" w:author="Matías Castillo-Aguilar" w:date="2026-08-10T02:45:00Z"/>
        </w:trPr>
        <w:tc>
          <w:tcPr>
            <w:tcW w:w="0" w:type="auto"/>
          </w:tcPr>
          <w:p w14:paraId="53722863" w14:textId="77777777" w:rsidR="009022C7" w:rsidRDefault="00000000">
            <w:pPr>
              <w:pStyle w:val="Compact"/>
              <w:rPr>
                <w:ins w:id="2077" w:author="Matías Castillo-Aguilar" w:date="2026-08-10T02:45:00Z"/>
              </w:rPr>
            </w:pPr>
            <m:oMathPara>
              <m:oMath>
                <m:r>
                  <w:ins w:id="2078" w:author="Matías Castillo-Aguilar" w:date="2026-08-10T02:45:00Z">
                    <w:rPr>
                      <w:rFonts w:ascii="Cambria Math" w:hAnsi="Cambria Math"/>
                    </w:rPr>
                    <m:t>λ</m:t>
                  </w:ins>
                </m:r>
              </m:oMath>
            </m:oMathPara>
          </w:p>
        </w:tc>
        <w:tc>
          <w:tcPr>
            <w:tcW w:w="0" w:type="auto"/>
          </w:tcPr>
          <w:p w14:paraId="5D8440F2" w14:textId="77777777" w:rsidR="009022C7" w:rsidRDefault="00000000">
            <w:pPr>
              <w:pStyle w:val="Compact"/>
              <w:rPr>
                <w:ins w:id="2079" w:author="Matías Castillo-Aguilar" w:date="2026-08-10T02:45:00Z"/>
              </w:rPr>
            </w:pPr>
            <w:ins w:id="2080" w:author="Matías Castillo-Aguilar" w:date="2026-08-10T02:45:00Z">
              <w:r>
                <w:t>0.004</w:t>
              </w:r>
            </w:ins>
          </w:p>
        </w:tc>
        <w:tc>
          <w:tcPr>
            <w:tcW w:w="0" w:type="auto"/>
          </w:tcPr>
          <w:p w14:paraId="35BC5BBB" w14:textId="77777777" w:rsidR="009022C7" w:rsidRDefault="00000000">
            <w:pPr>
              <w:pStyle w:val="Compact"/>
              <w:rPr>
                <w:ins w:id="2081" w:author="Matías Castillo-Aguilar" w:date="2026-08-10T02:45:00Z"/>
              </w:rPr>
            </w:pPr>
            <w:ins w:id="2082" w:author="Matías Castillo-Aguilar" w:date="2026-08-10T02:45:00Z">
              <w:r>
                <w:t>10955.150</w:t>
              </w:r>
            </w:ins>
          </w:p>
        </w:tc>
        <w:tc>
          <w:tcPr>
            <w:tcW w:w="0" w:type="auto"/>
          </w:tcPr>
          <w:p w14:paraId="1617EA48" w14:textId="77777777" w:rsidR="009022C7" w:rsidRDefault="00000000">
            <w:pPr>
              <w:pStyle w:val="Compact"/>
              <w:rPr>
                <w:ins w:id="2083" w:author="Matías Castillo-Aguilar" w:date="2026-08-10T02:45:00Z"/>
              </w:rPr>
            </w:pPr>
            <w:ins w:id="2084" w:author="Matías Castillo-Aguilar" w:date="2026-08-10T02:45:00Z">
              <w:r>
                <w:t>11681.879</w:t>
              </w:r>
            </w:ins>
          </w:p>
        </w:tc>
        <w:tc>
          <w:tcPr>
            <w:tcW w:w="0" w:type="auto"/>
          </w:tcPr>
          <w:p w14:paraId="2E837B5D" w14:textId="77777777" w:rsidR="009022C7" w:rsidRDefault="00000000">
            <w:pPr>
              <w:pStyle w:val="Compact"/>
              <w:rPr>
                <w:ins w:id="2085" w:author="Matías Castillo-Aguilar" w:date="2026-08-10T02:45:00Z"/>
              </w:rPr>
            </w:pPr>
            <w:ins w:id="2086" w:author="Matías Castillo-Aguilar" w:date="2026-08-10T02:45:00Z">
              <w:r>
                <w:t>1.00014</w:t>
              </w:r>
            </w:ins>
          </w:p>
        </w:tc>
      </w:tr>
      <w:tr w:rsidR="009022C7" w14:paraId="4BA202F3" w14:textId="77777777">
        <w:trPr>
          <w:ins w:id="2087" w:author="Matías Castillo-Aguilar" w:date="2026-08-10T02:45:00Z"/>
        </w:trPr>
        <w:tc>
          <w:tcPr>
            <w:tcW w:w="0" w:type="auto"/>
          </w:tcPr>
          <w:p w14:paraId="467EC94D" w14:textId="77777777" w:rsidR="009022C7" w:rsidRDefault="00000000">
            <w:pPr>
              <w:pStyle w:val="Compact"/>
              <w:rPr>
                <w:ins w:id="2088" w:author="Matías Castillo-Aguilar" w:date="2026-08-10T02:45:00Z"/>
              </w:rPr>
            </w:pPr>
            <m:oMathPara>
              <m:oMath>
                <m:r>
                  <w:ins w:id="2089" w:author="Matías Castillo-Aguilar" w:date="2026-08-10T02:45:00Z">
                    <w:rPr>
                      <w:rFonts w:ascii="Cambria Math" w:hAnsi="Cambria Math"/>
                    </w:rPr>
                    <m:t>ϕ</m:t>
                  </w:ins>
                </m:r>
              </m:oMath>
            </m:oMathPara>
          </w:p>
        </w:tc>
        <w:tc>
          <w:tcPr>
            <w:tcW w:w="0" w:type="auto"/>
          </w:tcPr>
          <w:p w14:paraId="08FD6E36" w14:textId="77777777" w:rsidR="009022C7" w:rsidRDefault="00000000">
            <w:pPr>
              <w:pStyle w:val="Compact"/>
              <w:rPr>
                <w:ins w:id="2090" w:author="Matías Castillo-Aguilar" w:date="2026-08-10T02:45:00Z"/>
              </w:rPr>
            </w:pPr>
            <w:ins w:id="2091" w:author="Matías Castillo-Aguilar" w:date="2026-08-10T02:45:00Z">
              <w:r>
                <w:t>0.007</w:t>
              </w:r>
            </w:ins>
          </w:p>
        </w:tc>
        <w:tc>
          <w:tcPr>
            <w:tcW w:w="0" w:type="auto"/>
          </w:tcPr>
          <w:p w14:paraId="7D79BBEB" w14:textId="77777777" w:rsidR="009022C7" w:rsidRDefault="00000000">
            <w:pPr>
              <w:pStyle w:val="Compact"/>
              <w:rPr>
                <w:ins w:id="2092" w:author="Matías Castillo-Aguilar" w:date="2026-08-10T02:45:00Z"/>
              </w:rPr>
            </w:pPr>
            <w:ins w:id="2093" w:author="Matías Castillo-Aguilar" w:date="2026-08-10T02:45:00Z">
              <w:r>
                <w:t>19902.905</w:t>
              </w:r>
            </w:ins>
          </w:p>
        </w:tc>
        <w:tc>
          <w:tcPr>
            <w:tcW w:w="0" w:type="auto"/>
          </w:tcPr>
          <w:p w14:paraId="422B3050" w14:textId="77777777" w:rsidR="009022C7" w:rsidRDefault="00000000">
            <w:pPr>
              <w:pStyle w:val="Compact"/>
              <w:rPr>
                <w:ins w:id="2094" w:author="Matías Castillo-Aguilar" w:date="2026-08-10T02:45:00Z"/>
              </w:rPr>
            </w:pPr>
            <w:ins w:id="2095" w:author="Matías Castillo-Aguilar" w:date="2026-08-10T02:45:00Z">
              <w:r>
                <w:t>14863.888</w:t>
              </w:r>
            </w:ins>
          </w:p>
        </w:tc>
        <w:tc>
          <w:tcPr>
            <w:tcW w:w="0" w:type="auto"/>
          </w:tcPr>
          <w:p w14:paraId="0DE95657" w14:textId="77777777" w:rsidR="009022C7" w:rsidRDefault="00000000">
            <w:pPr>
              <w:pStyle w:val="Compact"/>
              <w:rPr>
                <w:ins w:id="2096" w:author="Matías Castillo-Aguilar" w:date="2026-08-10T02:45:00Z"/>
              </w:rPr>
            </w:pPr>
            <w:ins w:id="2097" w:author="Matías Castillo-Aguilar" w:date="2026-08-10T02:45:00Z">
              <w:r>
                <w:t>1.00009</w:t>
              </w:r>
            </w:ins>
          </w:p>
        </w:tc>
      </w:tr>
      <w:tr w:rsidR="009022C7" w14:paraId="54116D83" w14:textId="77777777">
        <w:trPr>
          <w:cnfStyle w:val="000000100000" w:firstRow="0" w:lastRow="0" w:firstColumn="0" w:lastColumn="0" w:oddVBand="0" w:evenVBand="0" w:oddHBand="1" w:evenHBand="0" w:firstRowFirstColumn="0" w:firstRowLastColumn="0" w:lastRowFirstColumn="0" w:lastRowLastColumn="0"/>
          <w:ins w:id="2098" w:author="Matías Castillo-Aguilar" w:date="2026-08-10T02:45:00Z"/>
        </w:trPr>
        <w:tc>
          <w:tcPr>
            <w:tcW w:w="0" w:type="auto"/>
          </w:tcPr>
          <w:p w14:paraId="2157F8B9" w14:textId="77777777" w:rsidR="009022C7" w:rsidRDefault="00000000">
            <w:pPr>
              <w:pStyle w:val="Compact"/>
              <w:rPr>
                <w:ins w:id="2099" w:author="Matías Castillo-Aguilar" w:date="2026-08-10T02:45:00Z"/>
              </w:rPr>
            </w:pPr>
            <m:oMathPara>
              <m:oMath>
                <m:r>
                  <w:ins w:id="2100" w:author="Matías Castillo-Aguilar" w:date="2026-08-10T02:45:00Z">
                    <w:rPr>
                      <w:rFonts w:ascii="Cambria Math" w:hAnsi="Cambria Math"/>
                    </w:rPr>
                    <m:t>τ</m:t>
                  </w:ins>
                </m:r>
              </m:oMath>
            </m:oMathPara>
          </w:p>
        </w:tc>
        <w:tc>
          <w:tcPr>
            <w:tcW w:w="0" w:type="auto"/>
          </w:tcPr>
          <w:p w14:paraId="46ED9FE2" w14:textId="77777777" w:rsidR="009022C7" w:rsidRDefault="00000000">
            <w:pPr>
              <w:pStyle w:val="Compact"/>
              <w:rPr>
                <w:ins w:id="2101" w:author="Matías Castillo-Aguilar" w:date="2026-08-10T02:45:00Z"/>
              </w:rPr>
            </w:pPr>
            <w:ins w:id="2102" w:author="Matías Castillo-Aguilar" w:date="2026-08-10T02:45:00Z">
              <w:r>
                <w:t>0.000</w:t>
              </w:r>
            </w:ins>
          </w:p>
        </w:tc>
        <w:tc>
          <w:tcPr>
            <w:tcW w:w="0" w:type="auto"/>
          </w:tcPr>
          <w:p w14:paraId="251B704E" w14:textId="77777777" w:rsidR="009022C7" w:rsidRDefault="00000000">
            <w:pPr>
              <w:pStyle w:val="Compact"/>
              <w:rPr>
                <w:ins w:id="2103" w:author="Matías Castillo-Aguilar" w:date="2026-08-10T02:45:00Z"/>
              </w:rPr>
            </w:pPr>
            <w:ins w:id="2104" w:author="Matías Castillo-Aguilar" w:date="2026-08-10T02:45:00Z">
              <w:r>
                <w:t>11726.533</w:t>
              </w:r>
            </w:ins>
          </w:p>
        </w:tc>
        <w:tc>
          <w:tcPr>
            <w:tcW w:w="0" w:type="auto"/>
          </w:tcPr>
          <w:p w14:paraId="28B01397" w14:textId="77777777" w:rsidR="009022C7" w:rsidRDefault="00000000">
            <w:pPr>
              <w:pStyle w:val="Compact"/>
              <w:rPr>
                <w:ins w:id="2105" w:author="Matías Castillo-Aguilar" w:date="2026-08-10T02:45:00Z"/>
              </w:rPr>
            </w:pPr>
            <w:ins w:id="2106" w:author="Matías Castillo-Aguilar" w:date="2026-08-10T02:45:00Z">
              <w:r>
                <w:t>13216.010</w:t>
              </w:r>
            </w:ins>
          </w:p>
        </w:tc>
        <w:tc>
          <w:tcPr>
            <w:tcW w:w="0" w:type="auto"/>
          </w:tcPr>
          <w:p w14:paraId="05EC44A0" w14:textId="77777777" w:rsidR="009022C7" w:rsidRDefault="00000000">
            <w:pPr>
              <w:pStyle w:val="Compact"/>
              <w:rPr>
                <w:ins w:id="2107" w:author="Matías Castillo-Aguilar" w:date="2026-08-10T02:45:00Z"/>
              </w:rPr>
            </w:pPr>
            <w:ins w:id="2108" w:author="Matías Castillo-Aguilar" w:date="2026-08-10T02:45:00Z">
              <w:r>
                <w:t>1.00006</w:t>
              </w:r>
            </w:ins>
          </w:p>
        </w:tc>
      </w:tr>
      <w:tr w:rsidR="009022C7" w14:paraId="4DFE72BC" w14:textId="77777777">
        <w:trPr>
          <w:ins w:id="2109" w:author="Matías Castillo-Aguilar" w:date="2026-08-10T02:45:00Z"/>
        </w:trPr>
        <w:tc>
          <w:tcPr>
            <w:tcW w:w="0" w:type="auto"/>
          </w:tcPr>
          <w:p w14:paraId="3BA32E0E" w14:textId="77777777" w:rsidR="009022C7" w:rsidRDefault="00000000">
            <w:pPr>
              <w:pStyle w:val="Compact"/>
              <w:rPr>
                <w:ins w:id="2110" w:author="Matías Castillo-Aguilar" w:date="2026-08-10T02:45:00Z"/>
              </w:rPr>
            </w:pPr>
            <m:oMathPara>
              <m:oMath>
                <m:r>
                  <w:ins w:id="2111" w:author="Matías Castillo-Aguilar" w:date="2026-08-10T02:45:00Z">
                    <w:rPr>
                      <w:rFonts w:ascii="Cambria Math" w:hAnsi="Cambria Math"/>
                    </w:rPr>
                    <m:t>δ</m:t>
                  </w:ins>
                </m:r>
              </m:oMath>
            </m:oMathPara>
          </w:p>
        </w:tc>
        <w:tc>
          <w:tcPr>
            <w:tcW w:w="0" w:type="auto"/>
          </w:tcPr>
          <w:p w14:paraId="7E2AA566" w14:textId="77777777" w:rsidR="009022C7" w:rsidRDefault="00000000">
            <w:pPr>
              <w:pStyle w:val="Compact"/>
              <w:rPr>
                <w:ins w:id="2112" w:author="Matías Castillo-Aguilar" w:date="2026-08-10T02:45:00Z"/>
              </w:rPr>
            </w:pPr>
            <w:ins w:id="2113" w:author="Matías Castillo-Aguilar" w:date="2026-08-10T02:45:00Z">
              <w:r>
                <w:t>0.001</w:t>
              </w:r>
            </w:ins>
          </w:p>
        </w:tc>
        <w:tc>
          <w:tcPr>
            <w:tcW w:w="0" w:type="auto"/>
          </w:tcPr>
          <w:p w14:paraId="451843D9" w14:textId="77777777" w:rsidR="009022C7" w:rsidRDefault="00000000">
            <w:pPr>
              <w:pStyle w:val="Compact"/>
              <w:rPr>
                <w:ins w:id="2114" w:author="Matías Castillo-Aguilar" w:date="2026-08-10T02:45:00Z"/>
              </w:rPr>
            </w:pPr>
            <w:ins w:id="2115" w:author="Matías Castillo-Aguilar" w:date="2026-08-10T02:45:00Z">
              <w:r>
                <w:t>10968.645</w:t>
              </w:r>
            </w:ins>
          </w:p>
        </w:tc>
        <w:tc>
          <w:tcPr>
            <w:tcW w:w="0" w:type="auto"/>
          </w:tcPr>
          <w:p w14:paraId="4EEFB72B" w14:textId="77777777" w:rsidR="009022C7" w:rsidRDefault="00000000">
            <w:pPr>
              <w:pStyle w:val="Compact"/>
              <w:rPr>
                <w:ins w:id="2116" w:author="Matías Castillo-Aguilar" w:date="2026-08-10T02:45:00Z"/>
              </w:rPr>
            </w:pPr>
            <w:ins w:id="2117" w:author="Matías Castillo-Aguilar" w:date="2026-08-10T02:45:00Z">
              <w:r>
                <w:t>13003.751</w:t>
              </w:r>
            </w:ins>
          </w:p>
        </w:tc>
        <w:tc>
          <w:tcPr>
            <w:tcW w:w="0" w:type="auto"/>
          </w:tcPr>
          <w:p w14:paraId="5D52D691" w14:textId="77777777" w:rsidR="009022C7" w:rsidRDefault="00000000">
            <w:pPr>
              <w:pStyle w:val="Compact"/>
              <w:rPr>
                <w:ins w:id="2118" w:author="Matías Castillo-Aguilar" w:date="2026-08-10T02:45:00Z"/>
              </w:rPr>
            </w:pPr>
            <w:ins w:id="2119" w:author="Matías Castillo-Aguilar" w:date="2026-08-10T02:45:00Z">
              <w:r>
                <w:t>0.99996</w:t>
              </w:r>
            </w:ins>
          </w:p>
        </w:tc>
      </w:tr>
      <w:tr w:rsidR="009022C7" w14:paraId="3823198E" w14:textId="77777777">
        <w:trPr>
          <w:cnfStyle w:val="000000100000" w:firstRow="0" w:lastRow="0" w:firstColumn="0" w:lastColumn="0" w:oddVBand="0" w:evenVBand="0" w:oddHBand="1" w:evenHBand="0" w:firstRowFirstColumn="0" w:firstRowLastColumn="0" w:lastRowFirstColumn="0" w:lastRowLastColumn="0"/>
          <w:ins w:id="2120" w:author="Matías Castillo-Aguilar" w:date="2026-08-10T02:45:00Z"/>
        </w:trPr>
        <w:tc>
          <w:tcPr>
            <w:tcW w:w="0" w:type="auto"/>
          </w:tcPr>
          <w:p w14:paraId="35846C04" w14:textId="77777777" w:rsidR="009022C7" w:rsidRDefault="00000000">
            <w:pPr>
              <w:pStyle w:val="Compact"/>
              <w:rPr>
                <w:ins w:id="2121" w:author="Matías Castillo-Aguilar" w:date="2026-08-10T02:45:00Z"/>
              </w:rPr>
            </w:pPr>
            <m:oMathPara>
              <m:oMath>
                <m:sSub>
                  <m:sSubPr>
                    <m:ctrlPr>
                      <w:ins w:id="2122" w:author="Matías Castillo-Aguilar" w:date="2026-08-10T02:45:00Z">
                        <w:rPr>
                          <w:rFonts w:ascii="Cambria Math" w:hAnsi="Cambria Math"/>
                        </w:rPr>
                      </w:ins>
                    </m:ctrlPr>
                  </m:sSubPr>
                  <m:e>
                    <m:r>
                      <w:ins w:id="2123" w:author="Matías Castillo-Aguilar" w:date="2026-08-10T02:45:00Z">
                        <w:rPr>
                          <w:rFonts w:ascii="Cambria Math" w:hAnsi="Cambria Math"/>
                        </w:rPr>
                        <m:t>α</m:t>
                      </w:ins>
                    </m:r>
                  </m:e>
                  <m:sub>
                    <m:r>
                      <w:ins w:id="2124" w:author="Matías Castillo-Aguilar" w:date="2026-08-10T02:45:00Z">
                        <w:rPr>
                          <w:rFonts w:ascii="Cambria Math" w:hAnsi="Cambria Math"/>
                        </w:rPr>
                        <m:t>r</m:t>
                      </w:ins>
                    </m:r>
                  </m:sub>
                </m:sSub>
              </m:oMath>
            </m:oMathPara>
          </w:p>
        </w:tc>
        <w:tc>
          <w:tcPr>
            <w:tcW w:w="0" w:type="auto"/>
          </w:tcPr>
          <w:p w14:paraId="3430A780" w14:textId="77777777" w:rsidR="009022C7" w:rsidRDefault="00000000">
            <w:pPr>
              <w:pStyle w:val="Compact"/>
              <w:rPr>
                <w:ins w:id="2125" w:author="Matías Castillo-Aguilar" w:date="2026-08-10T02:45:00Z"/>
              </w:rPr>
            </w:pPr>
            <w:ins w:id="2126" w:author="Matías Castillo-Aguilar" w:date="2026-08-10T02:45:00Z">
              <w:r>
                <w:t>0.035</w:t>
              </w:r>
            </w:ins>
          </w:p>
        </w:tc>
        <w:tc>
          <w:tcPr>
            <w:tcW w:w="0" w:type="auto"/>
          </w:tcPr>
          <w:p w14:paraId="4996AF5E" w14:textId="77777777" w:rsidR="009022C7" w:rsidRDefault="00000000">
            <w:pPr>
              <w:pStyle w:val="Compact"/>
              <w:rPr>
                <w:ins w:id="2127" w:author="Matías Castillo-Aguilar" w:date="2026-08-10T02:45:00Z"/>
              </w:rPr>
            </w:pPr>
            <w:ins w:id="2128" w:author="Matías Castillo-Aguilar" w:date="2026-08-10T02:45:00Z">
              <w:r>
                <w:t>12242.733</w:t>
              </w:r>
            </w:ins>
          </w:p>
        </w:tc>
        <w:tc>
          <w:tcPr>
            <w:tcW w:w="0" w:type="auto"/>
          </w:tcPr>
          <w:p w14:paraId="34D28922" w14:textId="77777777" w:rsidR="009022C7" w:rsidRDefault="00000000">
            <w:pPr>
              <w:pStyle w:val="Compact"/>
              <w:rPr>
                <w:ins w:id="2129" w:author="Matías Castillo-Aguilar" w:date="2026-08-10T02:45:00Z"/>
              </w:rPr>
            </w:pPr>
            <w:ins w:id="2130" w:author="Matías Castillo-Aguilar" w:date="2026-08-10T02:45:00Z">
              <w:r>
                <w:t>13600.879</w:t>
              </w:r>
            </w:ins>
          </w:p>
        </w:tc>
        <w:tc>
          <w:tcPr>
            <w:tcW w:w="0" w:type="auto"/>
          </w:tcPr>
          <w:p w14:paraId="0BE3AAFB" w14:textId="77777777" w:rsidR="009022C7" w:rsidRDefault="00000000">
            <w:pPr>
              <w:pStyle w:val="Compact"/>
              <w:rPr>
                <w:ins w:id="2131" w:author="Matías Castillo-Aguilar" w:date="2026-08-10T02:45:00Z"/>
              </w:rPr>
            </w:pPr>
            <w:ins w:id="2132" w:author="Matías Castillo-Aguilar" w:date="2026-08-10T02:45:00Z">
              <w:r>
                <w:t>1.00015</w:t>
              </w:r>
            </w:ins>
          </w:p>
        </w:tc>
      </w:tr>
      <w:tr w:rsidR="009022C7" w14:paraId="3FAB391C" w14:textId="77777777">
        <w:trPr>
          <w:ins w:id="2133" w:author="Matías Castillo-Aguilar" w:date="2026-08-10T02:45:00Z"/>
        </w:trPr>
        <w:tc>
          <w:tcPr>
            <w:tcW w:w="0" w:type="auto"/>
          </w:tcPr>
          <w:p w14:paraId="3598232B" w14:textId="77777777" w:rsidR="009022C7" w:rsidRDefault="00000000">
            <w:pPr>
              <w:pStyle w:val="Compact"/>
              <w:rPr>
                <w:ins w:id="2134" w:author="Matías Castillo-Aguilar" w:date="2026-08-10T02:45:00Z"/>
              </w:rPr>
            </w:pPr>
            <m:oMathPara>
              <m:oMath>
                <m:sSub>
                  <m:sSubPr>
                    <m:ctrlPr>
                      <w:ins w:id="2135" w:author="Matías Castillo-Aguilar" w:date="2026-08-10T02:45:00Z">
                        <w:rPr>
                          <w:rFonts w:ascii="Cambria Math" w:hAnsi="Cambria Math"/>
                        </w:rPr>
                      </w:ins>
                    </m:ctrlPr>
                  </m:sSubPr>
                  <m:e>
                    <m:r>
                      <w:ins w:id="2136" w:author="Matías Castillo-Aguilar" w:date="2026-08-10T02:45:00Z">
                        <w:rPr>
                          <w:rFonts w:ascii="Cambria Math" w:hAnsi="Cambria Math"/>
                        </w:rPr>
                        <m:t>β</m:t>
                      </w:ins>
                    </m:r>
                  </m:e>
                  <m:sub>
                    <m:r>
                      <w:ins w:id="2137" w:author="Matías Castillo-Aguilar" w:date="2026-08-10T02:45:00Z">
                        <w:rPr>
                          <w:rFonts w:ascii="Cambria Math" w:hAnsi="Cambria Math"/>
                        </w:rPr>
                        <m:t>r</m:t>
                      </w:ins>
                    </m:r>
                  </m:sub>
                </m:sSub>
              </m:oMath>
            </m:oMathPara>
          </w:p>
        </w:tc>
        <w:tc>
          <w:tcPr>
            <w:tcW w:w="0" w:type="auto"/>
          </w:tcPr>
          <w:p w14:paraId="288A0682" w14:textId="77777777" w:rsidR="009022C7" w:rsidRDefault="00000000">
            <w:pPr>
              <w:pStyle w:val="Compact"/>
              <w:rPr>
                <w:ins w:id="2138" w:author="Matías Castillo-Aguilar" w:date="2026-08-10T02:45:00Z"/>
              </w:rPr>
            </w:pPr>
            <w:ins w:id="2139" w:author="Matías Castillo-Aguilar" w:date="2026-08-10T02:45:00Z">
              <w:r>
                <w:t>0.054</w:t>
              </w:r>
            </w:ins>
          </w:p>
        </w:tc>
        <w:tc>
          <w:tcPr>
            <w:tcW w:w="0" w:type="auto"/>
          </w:tcPr>
          <w:p w14:paraId="5228738E" w14:textId="77777777" w:rsidR="009022C7" w:rsidRDefault="00000000">
            <w:pPr>
              <w:pStyle w:val="Compact"/>
              <w:rPr>
                <w:ins w:id="2140" w:author="Matías Castillo-Aguilar" w:date="2026-08-10T02:45:00Z"/>
              </w:rPr>
            </w:pPr>
            <w:ins w:id="2141" w:author="Matías Castillo-Aguilar" w:date="2026-08-10T02:45:00Z">
              <w:r>
                <w:t>9938.473</w:t>
              </w:r>
            </w:ins>
          </w:p>
        </w:tc>
        <w:tc>
          <w:tcPr>
            <w:tcW w:w="0" w:type="auto"/>
          </w:tcPr>
          <w:p w14:paraId="74E5EF9D" w14:textId="77777777" w:rsidR="009022C7" w:rsidRDefault="00000000">
            <w:pPr>
              <w:pStyle w:val="Compact"/>
              <w:rPr>
                <w:ins w:id="2142" w:author="Matías Castillo-Aguilar" w:date="2026-08-10T02:45:00Z"/>
              </w:rPr>
            </w:pPr>
            <w:ins w:id="2143" w:author="Matías Castillo-Aguilar" w:date="2026-08-10T02:45:00Z">
              <w:r>
                <w:t>12320.797</w:t>
              </w:r>
            </w:ins>
          </w:p>
        </w:tc>
        <w:tc>
          <w:tcPr>
            <w:tcW w:w="0" w:type="auto"/>
          </w:tcPr>
          <w:p w14:paraId="342662DB" w14:textId="77777777" w:rsidR="009022C7" w:rsidRDefault="00000000">
            <w:pPr>
              <w:pStyle w:val="Compact"/>
              <w:rPr>
                <w:ins w:id="2144" w:author="Matías Castillo-Aguilar" w:date="2026-08-10T02:45:00Z"/>
              </w:rPr>
            </w:pPr>
            <w:ins w:id="2145" w:author="Matías Castillo-Aguilar" w:date="2026-08-10T02:45:00Z">
              <w:r>
                <w:t>1.00025</w:t>
              </w:r>
            </w:ins>
          </w:p>
        </w:tc>
      </w:tr>
      <w:tr w:rsidR="009022C7" w14:paraId="08A295E1" w14:textId="77777777">
        <w:trPr>
          <w:cnfStyle w:val="000000100000" w:firstRow="0" w:lastRow="0" w:firstColumn="0" w:lastColumn="0" w:oddVBand="0" w:evenVBand="0" w:oddHBand="1" w:evenHBand="0" w:firstRowFirstColumn="0" w:firstRowLastColumn="0" w:lastRowFirstColumn="0" w:lastRowLastColumn="0"/>
          <w:ins w:id="2146" w:author="Matías Castillo-Aguilar" w:date="2026-08-10T02:45:00Z"/>
        </w:trPr>
        <w:tc>
          <w:tcPr>
            <w:tcW w:w="0" w:type="auto"/>
          </w:tcPr>
          <w:p w14:paraId="26BAC0F0" w14:textId="77777777" w:rsidR="009022C7" w:rsidRDefault="00000000">
            <w:pPr>
              <w:pStyle w:val="Compact"/>
              <w:rPr>
                <w:ins w:id="2147" w:author="Matías Castillo-Aguilar" w:date="2026-08-10T02:45:00Z"/>
              </w:rPr>
            </w:pPr>
            <m:oMathPara>
              <m:oMath>
                <m:sSub>
                  <m:sSubPr>
                    <m:ctrlPr>
                      <w:ins w:id="2148" w:author="Matías Castillo-Aguilar" w:date="2026-08-10T02:45:00Z">
                        <w:rPr>
                          <w:rFonts w:ascii="Cambria Math" w:hAnsi="Cambria Math"/>
                        </w:rPr>
                      </w:ins>
                    </m:ctrlPr>
                  </m:sSubPr>
                  <m:e>
                    <m:r>
                      <w:ins w:id="2149" w:author="Matías Castillo-Aguilar" w:date="2026-08-10T02:45:00Z">
                        <w:rPr>
                          <w:rFonts w:ascii="Cambria Math" w:hAnsi="Cambria Math"/>
                        </w:rPr>
                        <m:t>c</m:t>
                      </w:ins>
                    </m:r>
                  </m:e>
                  <m:sub>
                    <m:r>
                      <w:ins w:id="2150" w:author="Matías Castillo-Aguilar" w:date="2026-08-10T02:45:00Z">
                        <w:rPr>
                          <w:rFonts w:ascii="Cambria Math" w:hAnsi="Cambria Math"/>
                        </w:rPr>
                        <m:t>r</m:t>
                      </w:ins>
                    </m:r>
                  </m:sub>
                </m:sSub>
              </m:oMath>
            </m:oMathPara>
          </w:p>
        </w:tc>
        <w:tc>
          <w:tcPr>
            <w:tcW w:w="0" w:type="auto"/>
          </w:tcPr>
          <w:p w14:paraId="658881E4" w14:textId="77777777" w:rsidR="009022C7" w:rsidRDefault="00000000">
            <w:pPr>
              <w:pStyle w:val="Compact"/>
              <w:rPr>
                <w:ins w:id="2151" w:author="Matías Castillo-Aguilar" w:date="2026-08-10T02:45:00Z"/>
              </w:rPr>
            </w:pPr>
            <w:ins w:id="2152" w:author="Matías Castillo-Aguilar" w:date="2026-08-10T02:45:00Z">
              <w:r>
                <w:t>0.000</w:t>
              </w:r>
            </w:ins>
          </w:p>
        </w:tc>
        <w:tc>
          <w:tcPr>
            <w:tcW w:w="0" w:type="auto"/>
          </w:tcPr>
          <w:p w14:paraId="40EBE557" w14:textId="77777777" w:rsidR="009022C7" w:rsidRDefault="00000000">
            <w:pPr>
              <w:pStyle w:val="Compact"/>
              <w:rPr>
                <w:ins w:id="2153" w:author="Matías Castillo-Aguilar" w:date="2026-08-10T02:45:00Z"/>
              </w:rPr>
            </w:pPr>
            <w:ins w:id="2154" w:author="Matías Castillo-Aguilar" w:date="2026-08-10T02:45:00Z">
              <w:r>
                <w:t>9911.757</w:t>
              </w:r>
            </w:ins>
          </w:p>
        </w:tc>
        <w:tc>
          <w:tcPr>
            <w:tcW w:w="0" w:type="auto"/>
          </w:tcPr>
          <w:p w14:paraId="34CA0875" w14:textId="77777777" w:rsidR="009022C7" w:rsidRDefault="00000000">
            <w:pPr>
              <w:pStyle w:val="Compact"/>
              <w:rPr>
                <w:ins w:id="2155" w:author="Matías Castillo-Aguilar" w:date="2026-08-10T02:45:00Z"/>
              </w:rPr>
            </w:pPr>
            <w:ins w:id="2156" w:author="Matías Castillo-Aguilar" w:date="2026-08-10T02:45:00Z">
              <w:r>
                <w:t>11813.816</w:t>
              </w:r>
            </w:ins>
          </w:p>
        </w:tc>
        <w:tc>
          <w:tcPr>
            <w:tcW w:w="0" w:type="auto"/>
          </w:tcPr>
          <w:p w14:paraId="45B33FC7" w14:textId="77777777" w:rsidR="009022C7" w:rsidRDefault="00000000">
            <w:pPr>
              <w:pStyle w:val="Compact"/>
              <w:rPr>
                <w:ins w:id="2157" w:author="Matías Castillo-Aguilar" w:date="2026-08-10T02:45:00Z"/>
              </w:rPr>
            </w:pPr>
            <w:ins w:id="2158" w:author="Matías Castillo-Aguilar" w:date="2026-08-10T02:45:00Z">
              <w:r>
                <w:t>1.00005</w:t>
              </w:r>
            </w:ins>
          </w:p>
        </w:tc>
      </w:tr>
      <w:tr w:rsidR="009022C7" w14:paraId="51F43077" w14:textId="77777777">
        <w:trPr>
          <w:ins w:id="2159" w:author="Matías Castillo-Aguilar" w:date="2026-08-10T02:45:00Z"/>
        </w:trPr>
        <w:tc>
          <w:tcPr>
            <w:tcW w:w="0" w:type="auto"/>
          </w:tcPr>
          <w:p w14:paraId="605C9162" w14:textId="77777777" w:rsidR="009022C7" w:rsidRDefault="00000000">
            <w:pPr>
              <w:pStyle w:val="Compact"/>
              <w:rPr>
                <w:ins w:id="2160" w:author="Matías Castillo-Aguilar" w:date="2026-08-10T02:45:00Z"/>
              </w:rPr>
            </w:pPr>
            <m:oMathPara>
              <m:oMath>
                <m:sSub>
                  <m:sSubPr>
                    <m:ctrlPr>
                      <w:ins w:id="2161" w:author="Matías Castillo-Aguilar" w:date="2026-08-10T02:45:00Z">
                        <w:rPr>
                          <w:rFonts w:ascii="Cambria Math" w:hAnsi="Cambria Math"/>
                        </w:rPr>
                      </w:ins>
                    </m:ctrlPr>
                  </m:sSubPr>
                  <m:e>
                    <m:r>
                      <w:ins w:id="2162" w:author="Matías Castillo-Aguilar" w:date="2026-08-10T02:45:00Z">
                        <w:rPr>
                          <w:rFonts w:ascii="Cambria Math" w:hAnsi="Cambria Math"/>
                        </w:rPr>
                        <m:t>α</m:t>
                      </w:ins>
                    </m:r>
                  </m:e>
                  <m:sub>
                    <m:r>
                      <w:ins w:id="2163" w:author="Matías Castillo-Aguilar" w:date="2026-08-10T02:45:00Z">
                        <w:rPr>
                          <w:rFonts w:ascii="Cambria Math" w:hAnsi="Cambria Math"/>
                        </w:rPr>
                        <m:t>s</m:t>
                      </w:ins>
                    </m:r>
                  </m:sub>
                </m:sSub>
              </m:oMath>
            </m:oMathPara>
          </w:p>
        </w:tc>
        <w:tc>
          <w:tcPr>
            <w:tcW w:w="0" w:type="auto"/>
          </w:tcPr>
          <w:p w14:paraId="5A4242BA" w14:textId="77777777" w:rsidR="009022C7" w:rsidRDefault="00000000">
            <w:pPr>
              <w:pStyle w:val="Compact"/>
              <w:rPr>
                <w:ins w:id="2164" w:author="Matías Castillo-Aguilar" w:date="2026-08-10T02:45:00Z"/>
              </w:rPr>
            </w:pPr>
            <w:ins w:id="2165" w:author="Matías Castillo-Aguilar" w:date="2026-08-10T02:45:00Z">
              <w:r>
                <w:t>0.106</w:t>
              </w:r>
            </w:ins>
          </w:p>
        </w:tc>
        <w:tc>
          <w:tcPr>
            <w:tcW w:w="0" w:type="auto"/>
          </w:tcPr>
          <w:p w14:paraId="3B06C984" w14:textId="77777777" w:rsidR="009022C7" w:rsidRDefault="00000000">
            <w:pPr>
              <w:pStyle w:val="Compact"/>
              <w:rPr>
                <w:ins w:id="2166" w:author="Matías Castillo-Aguilar" w:date="2026-08-10T02:45:00Z"/>
              </w:rPr>
            </w:pPr>
            <w:ins w:id="2167" w:author="Matías Castillo-Aguilar" w:date="2026-08-10T02:45:00Z">
              <w:r>
                <w:t>8337.728</w:t>
              </w:r>
            </w:ins>
          </w:p>
        </w:tc>
        <w:tc>
          <w:tcPr>
            <w:tcW w:w="0" w:type="auto"/>
          </w:tcPr>
          <w:p w14:paraId="0E6D8EAB" w14:textId="77777777" w:rsidR="009022C7" w:rsidRDefault="00000000">
            <w:pPr>
              <w:pStyle w:val="Compact"/>
              <w:rPr>
                <w:ins w:id="2168" w:author="Matías Castillo-Aguilar" w:date="2026-08-10T02:45:00Z"/>
              </w:rPr>
            </w:pPr>
            <w:ins w:id="2169" w:author="Matías Castillo-Aguilar" w:date="2026-08-10T02:45:00Z">
              <w:r>
                <w:t>10864.137</w:t>
              </w:r>
            </w:ins>
          </w:p>
        </w:tc>
        <w:tc>
          <w:tcPr>
            <w:tcW w:w="0" w:type="auto"/>
          </w:tcPr>
          <w:p w14:paraId="1C06F510" w14:textId="77777777" w:rsidR="009022C7" w:rsidRDefault="00000000">
            <w:pPr>
              <w:pStyle w:val="Compact"/>
              <w:rPr>
                <w:ins w:id="2170" w:author="Matías Castillo-Aguilar" w:date="2026-08-10T02:45:00Z"/>
              </w:rPr>
            </w:pPr>
            <w:ins w:id="2171" w:author="Matías Castillo-Aguilar" w:date="2026-08-10T02:45:00Z">
              <w:r>
                <w:t>0.99998</w:t>
              </w:r>
            </w:ins>
          </w:p>
        </w:tc>
      </w:tr>
      <w:tr w:rsidR="009022C7" w14:paraId="7275E730" w14:textId="77777777">
        <w:trPr>
          <w:cnfStyle w:val="000000100000" w:firstRow="0" w:lastRow="0" w:firstColumn="0" w:lastColumn="0" w:oddVBand="0" w:evenVBand="0" w:oddHBand="1" w:evenHBand="0" w:firstRowFirstColumn="0" w:firstRowLastColumn="0" w:lastRowFirstColumn="0" w:lastRowLastColumn="0"/>
          <w:ins w:id="2172" w:author="Matías Castillo-Aguilar" w:date="2026-08-10T02:45:00Z"/>
        </w:trPr>
        <w:tc>
          <w:tcPr>
            <w:tcW w:w="0" w:type="auto"/>
          </w:tcPr>
          <w:p w14:paraId="1FF43447" w14:textId="77777777" w:rsidR="009022C7" w:rsidRDefault="00000000">
            <w:pPr>
              <w:pStyle w:val="Compact"/>
              <w:rPr>
                <w:ins w:id="2173" w:author="Matías Castillo-Aguilar" w:date="2026-08-10T02:45:00Z"/>
              </w:rPr>
            </w:pPr>
            <m:oMathPara>
              <m:oMath>
                <m:sSub>
                  <m:sSubPr>
                    <m:ctrlPr>
                      <w:ins w:id="2174" w:author="Matías Castillo-Aguilar" w:date="2026-08-10T02:45:00Z">
                        <w:rPr>
                          <w:rFonts w:ascii="Cambria Math" w:hAnsi="Cambria Math"/>
                        </w:rPr>
                      </w:ins>
                    </m:ctrlPr>
                  </m:sSubPr>
                  <m:e>
                    <m:r>
                      <w:ins w:id="2175" w:author="Matías Castillo-Aguilar" w:date="2026-08-10T02:45:00Z">
                        <w:rPr>
                          <w:rFonts w:ascii="Cambria Math" w:hAnsi="Cambria Math"/>
                        </w:rPr>
                        <m:t>β</m:t>
                      </w:ins>
                    </m:r>
                  </m:e>
                  <m:sub>
                    <m:r>
                      <w:ins w:id="2176" w:author="Matías Castillo-Aguilar" w:date="2026-08-10T02:45:00Z">
                        <w:rPr>
                          <w:rFonts w:ascii="Cambria Math" w:hAnsi="Cambria Math"/>
                        </w:rPr>
                        <m:t>s</m:t>
                      </w:ins>
                    </m:r>
                  </m:sub>
                </m:sSub>
              </m:oMath>
            </m:oMathPara>
          </w:p>
        </w:tc>
        <w:tc>
          <w:tcPr>
            <w:tcW w:w="0" w:type="auto"/>
          </w:tcPr>
          <w:p w14:paraId="7686429C" w14:textId="77777777" w:rsidR="009022C7" w:rsidRDefault="00000000">
            <w:pPr>
              <w:pStyle w:val="Compact"/>
              <w:rPr>
                <w:ins w:id="2177" w:author="Matías Castillo-Aguilar" w:date="2026-08-10T02:45:00Z"/>
              </w:rPr>
            </w:pPr>
            <w:ins w:id="2178" w:author="Matías Castillo-Aguilar" w:date="2026-08-10T02:45:00Z">
              <w:r>
                <w:t>0.098</w:t>
              </w:r>
            </w:ins>
          </w:p>
        </w:tc>
        <w:tc>
          <w:tcPr>
            <w:tcW w:w="0" w:type="auto"/>
          </w:tcPr>
          <w:p w14:paraId="17B64B11" w14:textId="77777777" w:rsidR="009022C7" w:rsidRDefault="00000000">
            <w:pPr>
              <w:pStyle w:val="Compact"/>
              <w:rPr>
                <w:ins w:id="2179" w:author="Matías Castillo-Aguilar" w:date="2026-08-10T02:45:00Z"/>
              </w:rPr>
            </w:pPr>
            <w:ins w:id="2180" w:author="Matías Castillo-Aguilar" w:date="2026-08-10T02:45:00Z">
              <w:r>
                <w:t>8487.815</w:t>
              </w:r>
            </w:ins>
          </w:p>
        </w:tc>
        <w:tc>
          <w:tcPr>
            <w:tcW w:w="0" w:type="auto"/>
          </w:tcPr>
          <w:p w14:paraId="476A9056" w14:textId="77777777" w:rsidR="009022C7" w:rsidRDefault="00000000">
            <w:pPr>
              <w:pStyle w:val="Compact"/>
              <w:rPr>
                <w:ins w:id="2181" w:author="Matías Castillo-Aguilar" w:date="2026-08-10T02:45:00Z"/>
              </w:rPr>
            </w:pPr>
            <w:ins w:id="2182" w:author="Matías Castillo-Aguilar" w:date="2026-08-10T02:45:00Z">
              <w:r>
                <w:t>11043.453</w:t>
              </w:r>
            </w:ins>
          </w:p>
        </w:tc>
        <w:tc>
          <w:tcPr>
            <w:tcW w:w="0" w:type="auto"/>
          </w:tcPr>
          <w:p w14:paraId="5E2FFFD1" w14:textId="77777777" w:rsidR="009022C7" w:rsidRDefault="00000000">
            <w:pPr>
              <w:pStyle w:val="Compact"/>
              <w:rPr>
                <w:ins w:id="2183" w:author="Matías Castillo-Aguilar" w:date="2026-08-10T02:45:00Z"/>
              </w:rPr>
            </w:pPr>
            <w:ins w:id="2184" w:author="Matías Castillo-Aguilar" w:date="2026-08-10T02:45:00Z">
              <w:r>
                <w:t>0.99999</w:t>
              </w:r>
            </w:ins>
          </w:p>
        </w:tc>
      </w:tr>
      <w:tr w:rsidR="009022C7" w14:paraId="69942BBD" w14:textId="77777777">
        <w:trPr>
          <w:ins w:id="2185" w:author="Matías Castillo-Aguilar" w:date="2026-08-10T02:45:00Z"/>
        </w:trPr>
        <w:tc>
          <w:tcPr>
            <w:tcW w:w="0" w:type="auto"/>
          </w:tcPr>
          <w:p w14:paraId="30331CB7" w14:textId="77777777" w:rsidR="009022C7" w:rsidRDefault="00000000">
            <w:pPr>
              <w:pStyle w:val="Compact"/>
              <w:rPr>
                <w:ins w:id="2186" w:author="Matías Castillo-Aguilar" w:date="2026-08-10T02:45:00Z"/>
              </w:rPr>
            </w:pPr>
            <m:oMathPara>
              <m:oMath>
                <m:sSub>
                  <m:sSubPr>
                    <m:ctrlPr>
                      <w:ins w:id="2187" w:author="Matías Castillo-Aguilar" w:date="2026-08-10T02:45:00Z">
                        <w:rPr>
                          <w:rFonts w:ascii="Cambria Math" w:hAnsi="Cambria Math"/>
                        </w:rPr>
                      </w:ins>
                    </m:ctrlPr>
                  </m:sSubPr>
                  <m:e>
                    <m:r>
                      <w:ins w:id="2188" w:author="Matías Castillo-Aguilar" w:date="2026-08-10T02:45:00Z">
                        <w:rPr>
                          <w:rFonts w:ascii="Cambria Math" w:hAnsi="Cambria Math"/>
                        </w:rPr>
                        <m:t>c</m:t>
                      </w:ins>
                    </m:r>
                  </m:e>
                  <m:sub>
                    <m:r>
                      <w:ins w:id="2189" w:author="Matías Castillo-Aguilar" w:date="2026-08-10T02:45:00Z">
                        <w:rPr>
                          <w:rFonts w:ascii="Cambria Math" w:hAnsi="Cambria Math"/>
                        </w:rPr>
                        <m:t>s</m:t>
                      </w:ins>
                    </m:r>
                  </m:sub>
                </m:sSub>
              </m:oMath>
            </m:oMathPara>
          </w:p>
        </w:tc>
        <w:tc>
          <w:tcPr>
            <w:tcW w:w="0" w:type="auto"/>
          </w:tcPr>
          <w:p w14:paraId="33E1711F" w14:textId="77777777" w:rsidR="009022C7" w:rsidRDefault="00000000">
            <w:pPr>
              <w:pStyle w:val="Compact"/>
              <w:rPr>
                <w:ins w:id="2190" w:author="Matías Castillo-Aguilar" w:date="2026-08-10T02:45:00Z"/>
              </w:rPr>
            </w:pPr>
            <w:ins w:id="2191" w:author="Matías Castillo-Aguilar" w:date="2026-08-10T02:45:00Z">
              <w:r>
                <w:t>0.000</w:t>
              </w:r>
            </w:ins>
          </w:p>
        </w:tc>
        <w:tc>
          <w:tcPr>
            <w:tcW w:w="0" w:type="auto"/>
          </w:tcPr>
          <w:p w14:paraId="6ABD8787" w14:textId="77777777" w:rsidR="009022C7" w:rsidRDefault="00000000">
            <w:pPr>
              <w:pStyle w:val="Compact"/>
              <w:rPr>
                <w:ins w:id="2192" w:author="Matías Castillo-Aguilar" w:date="2026-08-10T02:45:00Z"/>
              </w:rPr>
            </w:pPr>
            <w:ins w:id="2193" w:author="Matías Castillo-Aguilar" w:date="2026-08-10T02:45:00Z">
              <w:r>
                <w:t>22380.014</w:t>
              </w:r>
            </w:ins>
          </w:p>
        </w:tc>
        <w:tc>
          <w:tcPr>
            <w:tcW w:w="0" w:type="auto"/>
          </w:tcPr>
          <w:p w14:paraId="04053B03" w14:textId="77777777" w:rsidR="009022C7" w:rsidRDefault="00000000">
            <w:pPr>
              <w:pStyle w:val="Compact"/>
              <w:rPr>
                <w:ins w:id="2194" w:author="Matías Castillo-Aguilar" w:date="2026-08-10T02:45:00Z"/>
              </w:rPr>
            </w:pPr>
            <w:ins w:id="2195" w:author="Matías Castillo-Aguilar" w:date="2026-08-10T02:45:00Z">
              <w:r>
                <w:t>15972.501</w:t>
              </w:r>
            </w:ins>
          </w:p>
        </w:tc>
        <w:tc>
          <w:tcPr>
            <w:tcW w:w="0" w:type="auto"/>
          </w:tcPr>
          <w:p w14:paraId="57B583F5" w14:textId="77777777" w:rsidR="009022C7" w:rsidRDefault="00000000">
            <w:pPr>
              <w:pStyle w:val="Compact"/>
              <w:rPr>
                <w:ins w:id="2196" w:author="Matías Castillo-Aguilar" w:date="2026-08-10T02:45:00Z"/>
              </w:rPr>
            </w:pPr>
            <w:ins w:id="2197" w:author="Matías Castillo-Aguilar" w:date="2026-08-10T02:45:00Z">
              <w:r>
                <w:t>1.00002</w:t>
              </w:r>
            </w:ins>
          </w:p>
        </w:tc>
      </w:tr>
      <w:tr w:rsidR="009022C7" w14:paraId="20AC2E77" w14:textId="77777777">
        <w:trPr>
          <w:cnfStyle w:val="000000100000" w:firstRow="0" w:lastRow="0" w:firstColumn="0" w:lastColumn="0" w:oddVBand="0" w:evenVBand="0" w:oddHBand="1" w:evenHBand="0" w:firstRowFirstColumn="0" w:firstRowLastColumn="0" w:lastRowFirstColumn="0" w:lastRowLastColumn="0"/>
          <w:ins w:id="2198" w:author="Matías Castillo-Aguilar" w:date="2026-08-10T02:45:00Z"/>
        </w:trPr>
        <w:tc>
          <w:tcPr>
            <w:tcW w:w="0" w:type="auto"/>
          </w:tcPr>
          <w:p w14:paraId="745ED46A" w14:textId="77777777" w:rsidR="009022C7" w:rsidRDefault="00000000">
            <w:pPr>
              <w:pStyle w:val="Compact"/>
              <w:rPr>
                <w:ins w:id="2199" w:author="Matías Castillo-Aguilar" w:date="2026-08-10T02:45:00Z"/>
              </w:rPr>
            </w:pPr>
            <m:oMathPara>
              <m:oMath>
                <m:sSub>
                  <m:sSubPr>
                    <m:ctrlPr>
                      <w:ins w:id="2200" w:author="Matías Castillo-Aguilar" w:date="2026-08-10T02:45:00Z">
                        <w:rPr>
                          <w:rFonts w:ascii="Cambria Math" w:hAnsi="Cambria Math"/>
                        </w:rPr>
                      </w:ins>
                    </m:ctrlPr>
                  </m:sSubPr>
                  <m:e>
                    <m:r>
                      <w:ins w:id="2201" w:author="Matías Castillo-Aguilar" w:date="2026-08-10T02:45:00Z">
                        <w:rPr>
                          <w:rFonts w:ascii="Cambria Math" w:hAnsi="Cambria Math"/>
                        </w:rPr>
                        <m:t>c</m:t>
                      </w:ins>
                    </m:r>
                  </m:e>
                  <m:sub>
                    <m:r>
                      <w:ins w:id="2202" w:author="Matías Castillo-Aguilar" w:date="2026-08-10T02:45:00Z">
                        <w:rPr>
                          <w:rFonts w:ascii="Cambria Math" w:hAnsi="Cambria Math"/>
                        </w:rPr>
                        <m:t>c</m:t>
                      </w:ins>
                    </m:r>
                  </m:sub>
                </m:sSub>
              </m:oMath>
            </m:oMathPara>
          </w:p>
        </w:tc>
        <w:tc>
          <w:tcPr>
            <w:tcW w:w="0" w:type="auto"/>
          </w:tcPr>
          <w:p w14:paraId="7507CFC7" w14:textId="77777777" w:rsidR="009022C7" w:rsidRDefault="00000000">
            <w:pPr>
              <w:pStyle w:val="Compact"/>
              <w:rPr>
                <w:ins w:id="2203" w:author="Matías Castillo-Aguilar" w:date="2026-08-10T02:45:00Z"/>
              </w:rPr>
            </w:pPr>
            <w:ins w:id="2204" w:author="Matías Castillo-Aguilar" w:date="2026-08-10T02:45:00Z">
              <w:r>
                <w:t>0.000</w:t>
              </w:r>
            </w:ins>
          </w:p>
        </w:tc>
        <w:tc>
          <w:tcPr>
            <w:tcW w:w="0" w:type="auto"/>
          </w:tcPr>
          <w:p w14:paraId="47BB0D70" w14:textId="77777777" w:rsidR="009022C7" w:rsidRDefault="00000000">
            <w:pPr>
              <w:pStyle w:val="Compact"/>
              <w:rPr>
                <w:ins w:id="2205" w:author="Matías Castillo-Aguilar" w:date="2026-08-10T02:45:00Z"/>
              </w:rPr>
            </w:pPr>
            <w:ins w:id="2206" w:author="Matías Castillo-Aguilar" w:date="2026-08-10T02:45:00Z">
              <w:r>
                <w:t>21578.002</w:t>
              </w:r>
            </w:ins>
          </w:p>
        </w:tc>
        <w:tc>
          <w:tcPr>
            <w:tcW w:w="0" w:type="auto"/>
          </w:tcPr>
          <w:p w14:paraId="6DFF5D2C" w14:textId="77777777" w:rsidR="009022C7" w:rsidRDefault="00000000">
            <w:pPr>
              <w:pStyle w:val="Compact"/>
              <w:rPr>
                <w:ins w:id="2207" w:author="Matías Castillo-Aguilar" w:date="2026-08-10T02:45:00Z"/>
              </w:rPr>
            </w:pPr>
            <w:ins w:id="2208" w:author="Matías Castillo-Aguilar" w:date="2026-08-10T02:45:00Z">
              <w:r>
                <w:t>14118.697</w:t>
              </w:r>
            </w:ins>
          </w:p>
        </w:tc>
        <w:tc>
          <w:tcPr>
            <w:tcW w:w="0" w:type="auto"/>
          </w:tcPr>
          <w:p w14:paraId="78A658DE" w14:textId="77777777" w:rsidR="009022C7" w:rsidRDefault="00000000">
            <w:pPr>
              <w:pStyle w:val="Compact"/>
              <w:rPr>
                <w:ins w:id="2209" w:author="Matías Castillo-Aguilar" w:date="2026-08-10T02:45:00Z"/>
              </w:rPr>
            </w:pPr>
            <w:ins w:id="2210" w:author="Matías Castillo-Aguilar" w:date="2026-08-10T02:45:00Z">
              <w:r>
                <w:t>0.99998</w:t>
              </w:r>
            </w:ins>
          </w:p>
        </w:tc>
      </w:tr>
      <w:tr w:rsidR="009022C7" w14:paraId="1C2E3ECA" w14:textId="77777777">
        <w:trPr>
          <w:ins w:id="2211" w:author="Matías Castillo-Aguilar" w:date="2026-08-10T02:45:00Z"/>
        </w:trPr>
        <w:tc>
          <w:tcPr>
            <w:tcW w:w="0" w:type="auto"/>
          </w:tcPr>
          <w:p w14:paraId="087F61C7" w14:textId="77777777" w:rsidR="009022C7" w:rsidRDefault="00000000">
            <w:pPr>
              <w:pStyle w:val="Compact"/>
              <w:rPr>
                <w:ins w:id="2212" w:author="Matías Castillo-Aguilar" w:date="2026-08-10T02:45:00Z"/>
              </w:rPr>
            </w:pPr>
            <m:oMathPara>
              <m:oMath>
                <m:r>
                  <w:ins w:id="2213" w:author="Matías Castillo-Aguilar" w:date="2026-08-10T02:45:00Z">
                    <w:rPr>
                      <w:rFonts w:ascii="Cambria Math" w:hAnsi="Cambria Math"/>
                    </w:rPr>
                    <m:t>w</m:t>
                  </w:ins>
                </m:r>
              </m:oMath>
            </m:oMathPara>
          </w:p>
        </w:tc>
        <w:tc>
          <w:tcPr>
            <w:tcW w:w="0" w:type="auto"/>
          </w:tcPr>
          <w:p w14:paraId="19D6BAE7" w14:textId="77777777" w:rsidR="009022C7" w:rsidRDefault="00000000">
            <w:pPr>
              <w:pStyle w:val="Compact"/>
              <w:rPr>
                <w:ins w:id="2214" w:author="Matías Castillo-Aguilar" w:date="2026-08-10T02:45:00Z"/>
              </w:rPr>
            </w:pPr>
            <w:ins w:id="2215" w:author="Matías Castillo-Aguilar" w:date="2026-08-10T02:45:00Z">
              <w:r>
                <w:t>0.000</w:t>
              </w:r>
            </w:ins>
          </w:p>
        </w:tc>
        <w:tc>
          <w:tcPr>
            <w:tcW w:w="0" w:type="auto"/>
          </w:tcPr>
          <w:p w14:paraId="5DCCFED1" w14:textId="77777777" w:rsidR="009022C7" w:rsidRDefault="00000000">
            <w:pPr>
              <w:pStyle w:val="Compact"/>
              <w:rPr>
                <w:ins w:id="2216" w:author="Matías Castillo-Aguilar" w:date="2026-08-10T02:45:00Z"/>
              </w:rPr>
            </w:pPr>
            <w:ins w:id="2217" w:author="Matías Castillo-Aguilar" w:date="2026-08-10T02:45:00Z">
              <w:r>
                <w:t>8129.800</w:t>
              </w:r>
            </w:ins>
          </w:p>
        </w:tc>
        <w:tc>
          <w:tcPr>
            <w:tcW w:w="0" w:type="auto"/>
          </w:tcPr>
          <w:p w14:paraId="1C587C08" w14:textId="77777777" w:rsidR="009022C7" w:rsidRDefault="00000000">
            <w:pPr>
              <w:pStyle w:val="Compact"/>
              <w:rPr>
                <w:ins w:id="2218" w:author="Matías Castillo-Aguilar" w:date="2026-08-10T02:45:00Z"/>
              </w:rPr>
            </w:pPr>
            <w:ins w:id="2219" w:author="Matías Castillo-Aguilar" w:date="2026-08-10T02:45:00Z">
              <w:r>
                <w:t>10754.198</w:t>
              </w:r>
            </w:ins>
          </w:p>
        </w:tc>
        <w:tc>
          <w:tcPr>
            <w:tcW w:w="0" w:type="auto"/>
          </w:tcPr>
          <w:p w14:paraId="099B0C29" w14:textId="77777777" w:rsidR="009022C7" w:rsidRDefault="00000000">
            <w:pPr>
              <w:pStyle w:val="Compact"/>
              <w:rPr>
                <w:ins w:id="2220" w:author="Matías Castillo-Aguilar" w:date="2026-08-10T02:45:00Z"/>
              </w:rPr>
            </w:pPr>
            <w:ins w:id="2221" w:author="Matías Castillo-Aguilar" w:date="2026-08-10T02:45:00Z">
              <w:r>
                <w:t>1.00000</w:t>
              </w:r>
            </w:ins>
          </w:p>
        </w:tc>
      </w:tr>
      <w:tr w:rsidR="009022C7" w14:paraId="3482AB12" w14:textId="77777777">
        <w:trPr>
          <w:cnfStyle w:val="000000100000" w:firstRow="0" w:lastRow="0" w:firstColumn="0" w:lastColumn="0" w:oddVBand="0" w:evenVBand="0" w:oddHBand="1" w:evenHBand="0" w:firstRowFirstColumn="0" w:firstRowLastColumn="0" w:lastRowFirstColumn="0" w:lastRowLastColumn="0"/>
          <w:ins w:id="2222" w:author="Matías Castillo-Aguilar" w:date="2026-08-10T02:45:00Z"/>
        </w:trPr>
        <w:tc>
          <w:tcPr>
            <w:tcW w:w="0" w:type="auto"/>
          </w:tcPr>
          <w:p w14:paraId="352B8035" w14:textId="77777777" w:rsidR="009022C7" w:rsidRDefault="00000000">
            <w:pPr>
              <w:pStyle w:val="Compact"/>
              <w:rPr>
                <w:ins w:id="2223" w:author="Matías Castillo-Aguilar" w:date="2026-08-10T02:45:00Z"/>
              </w:rPr>
            </w:pPr>
            <m:oMath>
              <m:sSub>
                <m:sSubPr>
                  <m:ctrlPr>
                    <w:ins w:id="2224" w:author="Matías Castillo-Aguilar" w:date="2026-08-10T02:45:00Z">
                      <w:rPr>
                        <w:rFonts w:ascii="Cambria Math" w:hAnsi="Cambria Math"/>
                      </w:rPr>
                    </w:ins>
                  </m:ctrlPr>
                </m:sSubPr>
                <m:e>
                  <m:acc>
                    <m:accPr>
                      <m:chr m:val="⃗"/>
                      <m:ctrlPr>
                        <w:ins w:id="2225" w:author="Matías Castillo-Aguilar" w:date="2026-08-10T02:45:00Z">
                          <w:rPr>
                            <w:rFonts w:ascii="Cambria Math" w:hAnsi="Cambria Math"/>
                          </w:rPr>
                        </w:ins>
                      </m:ctrlPr>
                    </m:accPr>
                    <m:e>
                      <m:r>
                        <w:ins w:id="2226" w:author="Matías Castillo-Aguilar" w:date="2026-08-10T02:45:00Z">
                          <w:rPr>
                            <w:rFonts w:ascii="Cambria Math" w:hAnsi="Cambria Math"/>
                          </w:rPr>
                          <m:t>π</m:t>
                        </w:ins>
                      </m:r>
                    </m:e>
                  </m:acc>
                </m:e>
                <m:sub>
                  <m:r>
                    <w:ins w:id="2227" w:author="Matías Castillo-Aguilar" w:date="2026-08-10T02:45:00Z">
                      <w:rPr>
                        <w:rFonts w:ascii="Cambria Math" w:hAnsi="Cambria Math"/>
                      </w:rPr>
                      <m:t>base</m:t>
                    </w:ins>
                  </m:r>
                </m:sub>
              </m:sSub>
            </m:oMath>
            <w:ins w:id="2228" w:author="Matías Castillo-Aguilar" w:date="2026-08-10T02:45:00Z">
              <w:r>
                <w:t xml:space="preserve"> [VLF]</w:t>
              </w:r>
            </w:ins>
          </w:p>
        </w:tc>
        <w:tc>
          <w:tcPr>
            <w:tcW w:w="0" w:type="auto"/>
          </w:tcPr>
          <w:p w14:paraId="60E24D44" w14:textId="77777777" w:rsidR="009022C7" w:rsidRDefault="00000000">
            <w:pPr>
              <w:pStyle w:val="Compact"/>
              <w:rPr>
                <w:ins w:id="2229" w:author="Matías Castillo-Aguilar" w:date="2026-08-10T02:45:00Z"/>
              </w:rPr>
            </w:pPr>
            <w:ins w:id="2230" w:author="Matías Castillo-Aguilar" w:date="2026-08-10T02:45:00Z">
              <w:r>
                <w:t>0.000</w:t>
              </w:r>
            </w:ins>
          </w:p>
        </w:tc>
        <w:tc>
          <w:tcPr>
            <w:tcW w:w="0" w:type="auto"/>
          </w:tcPr>
          <w:p w14:paraId="64BB05A3" w14:textId="77777777" w:rsidR="009022C7" w:rsidRDefault="00000000">
            <w:pPr>
              <w:pStyle w:val="Compact"/>
              <w:rPr>
                <w:ins w:id="2231" w:author="Matías Castillo-Aguilar" w:date="2026-08-10T02:45:00Z"/>
              </w:rPr>
            </w:pPr>
            <w:ins w:id="2232" w:author="Matías Castillo-Aguilar" w:date="2026-08-10T02:45:00Z">
              <w:r>
                <w:t>6900.453</w:t>
              </w:r>
            </w:ins>
          </w:p>
        </w:tc>
        <w:tc>
          <w:tcPr>
            <w:tcW w:w="0" w:type="auto"/>
          </w:tcPr>
          <w:p w14:paraId="75D4398B" w14:textId="77777777" w:rsidR="009022C7" w:rsidRDefault="00000000">
            <w:pPr>
              <w:pStyle w:val="Compact"/>
              <w:rPr>
                <w:ins w:id="2233" w:author="Matías Castillo-Aguilar" w:date="2026-08-10T02:45:00Z"/>
              </w:rPr>
            </w:pPr>
            <w:ins w:id="2234" w:author="Matías Castillo-Aguilar" w:date="2026-08-10T02:45:00Z">
              <w:r>
                <w:t>11503.989</w:t>
              </w:r>
            </w:ins>
          </w:p>
        </w:tc>
        <w:tc>
          <w:tcPr>
            <w:tcW w:w="0" w:type="auto"/>
          </w:tcPr>
          <w:p w14:paraId="69B088F2" w14:textId="77777777" w:rsidR="009022C7" w:rsidRDefault="00000000">
            <w:pPr>
              <w:pStyle w:val="Compact"/>
              <w:rPr>
                <w:ins w:id="2235" w:author="Matías Castillo-Aguilar" w:date="2026-08-10T02:45:00Z"/>
              </w:rPr>
            </w:pPr>
            <w:ins w:id="2236" w:author="Matías Castillo-Aguilar" w:date="2026-08-10T02:45:00Z">
              <w:r>
                <w:t>0.99999</w:t>
              </w:r>
            </w:ins>
          </w:p>
        </w:tc>
      </w:tr>
      <w:tr w:rsidR="009022C7" w14:paraId="1453D157" w14:textId="77777777">
        <w:trPr>
          <w:ins w:id="2237" w:author="Matías Castillo-Aguilar" w:date="2026-08-10T02:45:00Z"/>
        </w:trPr>
        <w:tc>
          <w:tcPr>
            <w:tcW w:w="0" w:type="auto"/>
          </w:tcPr>
          <w:p w14:paraId="13E98E62" w14:textId="77777777" w:rsidR="009022C7" w:rsidRDefault="00000000">
            <w:pPr>
              <w:pStyle w:val="Compact"/>
              <w:rPr>
                <w:ins w:id="2238" w:author="Matías Castillo-Aguilar" w:date="2026-08-10T02:45:00Z"/>
              </w:rPr>
            </w:pPr>
            <m:oMath>
              <m:sSub>
                <m:sSubPr>
                  <m:ctrlPr>
                    <w:ins w:id="2239" w:author="Matías Castillo-Aguilar" w:date="2026-08-10T02:45:00Z">
                      <w:rPr>
                        <w:rFonts w:ascii="Cambria Math" w:hAnsi="Cambria Math"/>
                      </w:rPr>
                    </w:ins>
                  </m:ctrlPr>
                </m:sSubPr>
                <m:e>
                  <m:acc>
                    <m:accPr>
                      <m:chr m:val="⃗"/>
                      <m:ctrlPr>
                        <w:ins w:id="2240" w:author="Matías Castillo-Aguilar" w:date="2026-08-10T02:45:00Z">
                          <w:rPr>
                            <w:rFonts w:ascii="Cambria Math" w:hAnsi="Cambria Math"/>
                          </w:rPr>
                        </w:ins>
                      </m:ctrlPr>
                    </m:accPr>
                    <m:e>
                      <m:r>
                        <w:ins w:id="2241" w:author="Matías Castillo-Aguilar" w:date="2026-08-10T02:45:00Z">
                          <w:rPr>
                            <w:rFonts w:ascii="Cambria Math" w:hAnsi="Cambria Math"/>
                          </w:rPr>
                          <m:t>π</m:t>
                        </w:ins>
                      </m:r>
                    </m:e>
                  </m:acc>
                </m:e>
                <m:sub>
                  <m:r>
                    <w:ins w:id="2242" w:author="Matías Castillo-Aguilar" w:date="2026-08-10T02:45:00Z">
                      <w:rPr>
                        <w:rFonts w:ascii="Cambria Math" w:hAnsi="Cambria Math"/>
                      </w:rPr>
                      <m:t>base</m:t>
                    </w:ins>
                  </m:r>
                </m:sub>
              </m:sSub>
            </m:oMath>
            <w:ins w:id="2243" w:author="Matías Castillo-Aguilar" w:date="2026-08-10T02:45:00Z">
              <w:r>
                <w:t xml:space="preserve"> [LF]</w:t>
              </w:r>
            </w:ins>
          </w:p>
        </w:tc>
        <w:tc>
          <w:tcPr>
            <w:tcW w:w="0" w:type="auto"/>
          </w:tcPr>
          <w:p w14:paraId="02080BF7" w14:textId="77777777" w:rsidR="009022C7" w:rsidRDefault="00000000">
            <w:pPr>
              <w:pStyle w:val="Compact"/>
              <w:rPr>
                <w:ins w:id="2244" w:author="Matías Castillo-Aguilar" w:date="2026-08-10T02:45:00Z"/>
              </w:rPr>
            </w:pPr>
            <w:ins w:id="2245" w:author="Matías Castillo-Aguilar" w:date="2026-08-10T02:45:00Z">
              <w:r>
                <w:t>0.000</w:t>
              </w:r>
            </w:ins>
          </w:p>
        </w:tc>
        <w:tc>
          <w:tcPr>
            <w:tcW w:w="0" w:type="auto"/>
          </w:tcPr>
          <w:p w14:paraId="09BFA55A" w14:textId="77777777" w:rsidR="009022C7" w:rsidRDefault="00000000">
            <w:pPr>
              <w:pStyle w:val="Compact"/>
              <w:rPr>
                <w:ins w:id="2246" w:author="Matías Castillo-Aguilar" w:date="2026-08-10T02:45:00Z"/>
              </w:rPr>
            </w:pPr>
            <w:ins w:id="2247" w:author="Matías Castillo-Aguilar" w:date="2026-08-10T02:45:00Z">
              <w:r>
                <w:t>6260.435</w:t>
              </w:r>
            </w:ins>
          </w:p>
        </w:tc>
        <w:tc>
          <w:tcPr>
            <w:tcW w:w="0" w:type="auto"/>
          </w:tcPr>
          <w:p w14:paraId="18371E07" w14:textId="77777777" w:rsidR="009022C7" w:rsidRDefault="00000000">
            <w:pPr>
              <w:pStyle w:val="Compact"/>
              <w:rPr>
                <w:ins w:id="2248" w:author="Matías Castillo-Aguilar" w:date="2026-08-10T02:45:00Z"/>
              </w:rPr>
            </w:pPr>
            <w:ins w:id="2249" w:author="Matías Castillo-Aguilar" w:date="2026-08-10T02:45:00Z">
              <w:r>
                <w:t>8407.045</w:t>
              </w:r>
            </w:ins>
          </w:p>
        </w:tc>
        <w:tc>
          <w:tcPr>
            <w:tcW w:w="0" w:type="auto"/>
          </w:tcPr>
          <w:p w14:paraId="1587C316" w14:textId="77777777" w:rsidR="009022C7" w:rsidRDefault="00000000">
            <w:pPr>
              <w:pStyle w:val="Compact"/>
              <w:rPr>
                <w:ins w:id="2250" w:author="Matías Castillo-Aguilar" w:date="2026-08-10T02:45:00Z"/>
              </w:rPr>
            </w:pPr>
            <w:ins w:id="2251" w:author="Matías Castillo-Aguilar" w:date="2026-08-10T02:45:00Z">
              <w:r>
                <w:t>1.00008</w:t>
              </w:r>
            </w:ins>
          </w:p>
        </w:tc>
      </w:tr>
      <w:tr w:rsidR="009022C7" w14:paraId="28874782" w14:textId="77777777">
        <w:trPr>
          <w:cnfStyle w:val="000000100000" w:firstRow="0" w:lastRow="0" w:firstColumn="0" w:lastColumn="0" w:oddVBand="0" w:evenVBand="0" w:oddHBand="1" w:evenHBand="0" w:firstRowFirstColumn="0" w:firstRowLastColumn="0" w:lastRowFirstColumn="0" w:lastRowLastColumn="0"/>
          <w:ins w:id="2252" w:author="Matías Castillo-Aguilar" w:date="2026-08-10T02:45:00Z"/>
        </w:trPr>
        <w:tc>
          <w:tcPr>
            <w:tcW w:w="0" w:type="auto"/>
          </w:tcPr>
          <w:p w14:paraId="6E92A41F" w14:textId="77777777" w:rsidR="009022C7" w:rsidRDefault="00000000">
            <w:pPr>
              <w:pStyle w:val="Compact"/>
              <w:rPr>
                <w:ins w:id="2253" w:author="Matías Castillo-Aguilar" w:date="2026-08-10T02:45:00Z"/>
              </w:rPr>
            </w:pPr>
            <m:oMath>
              <m:sSub>
                <m:sSubPr>
                  <m:ctrlPr>
                    <w:ins w:id="2254" w:author="Matías Castillo-Aguilar" w:date="2026-08-10T02:45:00Z">
                      <w:rPr>
                        <w:rFonts w:ascii="Cambria Math" w:hAnsi="Cambria Math"/>
                      </w:rPr>
                    </w:ins>
                  </m:ctrlPr>
                </m:sSubPr>
                <m:e>
                  <m:acc>
                    <m:accPr>
                      <m:chr m:val="⃗"/>
                      <m:ctrlPr>
                        <w:ins w:id="2255" w:author="Matías Castillo-Aguilar" w:date="2026-08-10T02:45:00Z">
                          <w:rPr>
                            <w:rFonts w:ascii="Cambria Math" w:hAnsi="Cambria Math"/>
                          </w:rPr>
                        </w:ins>
                      </m:ctrlPr>
                    </m:accPr>
                    <m:e>
                      <m:r>
                        <w:ins w:id="2256" w:author="Matías Castillo-Aguilar" w:date="2026-08-10T02:45:00Z">
                          <w:rPr>
                            <w:rFonts w:ascii="Cambria Math" w:hAnsi="Cambria Math"/>
                          </w:rPr>
                          <m:t>π</m:t>
                        </w:ins>
                      </m:r>
                    </m:e>
                  </m:acc>
                </m:e>
                <m:sub>
                  <m:r>
                    <w:ins w:id="2257" w:author="Matías Castillo-Aguilar" w:date="2026-08-10T02:45:00Z">
                      <w:rPr>
                        <w:rFonts w:ascii="Cambria Math" w:hAnsi="Cambria Math"/>
                      </w:rPr>
                      <m:t>base</m:t>
                    </w:ins>
                  </m:r>
                </m:sub>
              </m:sSub>
            </m:oMath>
            <w:ins w:id="2258" w:author="Matías Castillo-Aguilar" w:date="2026-08-10T02:45:00Z">
              <w:r>
                <w:t xml:space="preserve"> [HF]</w:t>
              </w:r>
            </w:ins>
          </w:p>
        </w:tc>
        <w:tc>
          <w:tcPr>
            <w:tcW w:w="0" w:type="auto"/>
          </w:tcPr>
          <w:p w14:paraId="0AAF3396" w14:textId="77777777" w:rsidR="009022C7" w:rsidRDefault="00000000">
            <w:pPr>
              <w:pStyle w:val="Compact"/>
              <w:rPr>
                <w:ins w:id="2259" w:author="Matías Castillo-Aguilar" w:date="2026-08-10T02:45:00Z"/>
              </w:rPr>
            </w:pPr>
            <w:ins w:id="2260" w:author="Matías Castillo-Aguilar" w:date="2026-08-10T02:45:00Z">
              <w:r>
                <w:t>0.000</w:t>
              </w:r>
            </w:ins>
          </w:p>
        </w:tc>
        <w:tc>
          <w:tcPr>
            <w:tcW w:w="0" w:type="auto"/>
          </w:tcPr>
          <w:p w14:paraId="7E5AB62A" w14:textId="77777777" w:rsidR="009022C7" w:rsidRDefault="00000000">
            <w:pPr>
              <w:pStyle w:val="Compact"/>
              <w:rPr>
                <w:ins w:id="2261" w:author="Matías Castillo-Aguilar" w:date="2026-08-10T02:45:00Z"/>
              </w:rPr>
            </w:pPr>
            <w:ins w:id="2262" w:author="Matías Castillo-Aguilar" w:date="2026-08-10T02:45:00Z">
              <w:r>
                <w:t>7598.213</w:t>
              </w:r>
            </w:ins>
          </w:p>
        </w:tc>
        <w:tc>
          <w:tcPr>
            <w:tcW w:w="0" w:type="auto"/>
          </w:tcPr>
          <w:p w14:paraId="790B5DB1" w14:textId="77777777" w:rsidR="009022C7" w:rsidRDefault="00000000">
            <w:pPr>
              <w:pStyle w:val="Compact"/>
              <w:rPr>
                <w:ins w:id="2263" w:author="Matías Castillo-Aguilar" w:date="2026-08-10T02:45:00Z"/>
              </w:rPr>
            </w:pPr>
            <w:ins w:id="2264" w:author="Matías Castillo-Aguilar" w:date="2026-08-10T02:45:00Z">
              <w:r>
                <w:t>12219.495</w:t>
              </w:r>
            </w:ins>
          </w:p>
        </w:tc>
        <w:tc>
          <w:tcPr>
            <w:tcW w:w="0" w:type="auto"/>
          </w:tcPr>
          <w:p w14:paraId="441659FE" w14:textId="77777777" w:rsidR="009022C7" w:rsidRDefault="00000000">
            <w:pPr>
              <w:pStyle w:val="Compact"/>
              <w:rPr>
                <w:ins w:id="2265" w:author="Matías Castillo-Aguilar" w:date="2026-08-10T02:45:00Z"/>
              </w:rPr>
            </w:pPr>
            <w:ins w:id="2266" w:author="Matías Castillo-Aguilar" w:date="2026-08-10T02:45:00Z">
              <w:r>
                <w:t>1.00001</w:t>
              </w:r>
            </w:ins>
          </w:p>
        </w:tc>
      </w:tr>
      <w:tr w:rsidR="009022C7" w14:paraId="4374D360" w14:textId="77777777">
        <w:trPr>
          <w:ins w:id="2267" w:author="Matías Castillo-Aguilar" w:date="2026-08-10T02:45:00Z"/>
        </w:trPr>
        <w:tc>
          <w:tcPr>
            <w:tcW w:w="0" w:type="auto"/>
          </w:tcPr>
          <w:p w14:paraId="68CEFEB8" w14:textId="77777777" w:rsidR="009022C7" w:rsidRDefault="00000000">
            <w:pPr>
              <w:pStyle w:val="Compact"/>
              <w:rPr>
                <w:ins w:id="2268" w:author="Matías Castillo-Aguilar" w:date="2026-08-10T02:45:00Z"/>
              </w:rPr>
            </w:pPr>
            <m:oMath>
              <m:sSub>
                <m:sSubPr>
                  <m:ctrlPr>
                    <w:ins w:id="2269" w:author="Matías Castillo-Aguilar" w:date="2026-08-10T02:45:00Z">
                      <w:rPr>
                        <w:rFonts w:ascii="Cambria Math" w:hAnsi="Cambria Math"/>
                      </w:rPr>
                    </w:ins>
                  </m:ctrlPr>
                </m:sSubPr>
                <m:e>
                  <m:acc>
                    <m:accPr>
                      <m:chr m:val="⃗"/>
                      <m:ctrlPr>
                        <w:ins w:id="2270" w:author="Matías Castillo-Aguilar" w:date="2026-08-10T02:45:00Z">
                          <w:rPr>
                            <w:rFonts w:ascii="Cambria Math" w:hAnsi="Cambria Math"/>
                          </w:rPr>
                        </w:ins>
                      </m:ctrlPr>
                    </m:accPr>
                    <m:e>
                      <m:r>
                        <w:ins w:id="2271" w:author="Matías Castillo-Aguilar" w:date="2026-08-10T02:45:00Z">
                          <w:rPr>
                            <w:rFonts w:ascii="Cambria Math" w:hAnsi="Cambria Math"/>
                          </w:rPr>
                          <m:t>π</m:t>
                        </w:ins>
                      </m:r>
                    </m:e>
                  </m:acc>
                </m:e>
                <m:sub>
                  <m:r>
                    <w:ins w:id="2272" w:author="Matías Castillo-Aguilar" w:date="2026-08-10T02:45:00Z">
                      <w:rPr>
                        <w:rFonts w:ascii="Cambria Math" w:hAnsi="Cambria Math"/>
                      </w:rPr>
                      <m:t>pert</m:t>
                    </w:ins>
                  </m:r>
                </m:sub>
              </m:sSub>
            </m:oMath>
            <w:ins w:id="2273" w:author="Matías Castillo-Aguilar" w:date="2026-08-10T02:45:00Z">
              <w:r>
                <w:t xml:space="preserve"> [VLF]</w:t>
              </w:r>
            </w:ins>
          </w:p>
        </w:tc>
        <w:tc>
          <w:tcPr>
            <w:tcW w:w="0" w:type="auto"/>
          </w:tcPr>
          <w:p w14:paraId="680ED765" w14:textId="77777777" w:rsidR="009022C7" w:rsidRDefault="00000000">
            <w:pPr>
              <w:pStyle w:val="Compact"/>
              <w:rPr>
                <w:ins w:id="2274" w:author="Matías Castillo-Aguilar" w:date="2026-08-10T02:45:00Z"/>
              </w:rPr>
            </w:pPr>
            <w:ins w:id="2275" w:author="Matías Castillo-Aguilar" w:date="2026-08-10T02:45:00Z">
              <w:r>
                <w:t>0.001</w:t>
              </w:r>
            </w:ins>
          </w:p>
        </w:tc>
        <w:tc>
          <w:tcPr>
            <w:tcW w:w="0" w:type="auto"/>
          </w:tcPr>
          <w:p w14:paraId="1C6A35E1" w14:textId="77777777" w:rsidR="009022C7" w:rsidRDefault="00000000">
            <w:pPr>
              <w:pStyle w:val="Compact"/>
              <w:rPr>
                <w:ins w:id="2276" w:author="Matías Castillo-Aguilar" w:date="2026-08-10T02:45:00Z"/>
              </w:rPr>
            </w:pPr>
            <w:ins w:id="2277" w:author="Matías Castillo-Aguilar" w:date="2026-08-10T02:45:00Z">
              <w:r>
                <w:t>10779.807</w:t>
              </w:r>
            </w:ins>
          </w:p>
        </w:tc>
        <w:tc>
          <w:tcPr>
            <w:tcW w:w="0" w:type="auto"/>
          </w:tcPr>
          <w:p w14:paraId="31A1B9B4" w14:textId="77777777" w:rsidR="009022C7" w:rsidRDefault="00000000">
            <w:pPr>
              <w:pStyle w:val="Compact"/>
              <w:rPr>
                <w:ins w:id="2278" w:author="Matías Castillo-Aguilar" w:date="2026-08-10T02:45:00Z"/>
              </w:rPr>
            </w:pPr>
            <w:ins w:id="2279" w:author="Matías Castillo-Aguilar" w:date="2026-08-10T02:45:00Z">
              <w:r>
                <w:t>13185.338</w:t>
              </w:r>
            </w:ins>
          </w:p>
        </w:tc>
        <w:tc>
          <w:tcPr>
            <w:tcW w:w="0" w:type="auto"/>
          </w:tcPr>
          <w:p w14:paraId="245DF460" w14:textId="77777777" w:rsidR="009022C7" w:rsidRDefault="00000000">
            <w:pPr>
              <w:pStyle w:val="Compact"/>
              <w:rPr>
                <w:ins w:id="2280" w:author="Matías Castillo-Aguilar" w:date="2026-08-10T02:45:00Z"/>
              </w:rPr>
            </w:pPr>
            <w:ins w:id="2281" w:author="Matías Castillo-Aguilar" w:date="2026-08-10T02:45:00Z">
              <w:r>
                <w:t>1.00029</w:t>
              </w:r>
            </w:ins>
          </w:p>
        </w:tc>
      </w:tr>
      <w:tr w:rsidR="009022C7" w14:paraId="3AC91E91" w14:textId="77777777">
        <w:trPr>
          <w:cnfStyle w:val="000000100000" w:firstRow="0" w:lastRow="0" w:firstColumn="0" w:lastColumn="0" w:oddVBand="0" w:evenVBand="0" w:oddHBand="1" w:evenHBand="0" w:firstRowFirstColumn="0" w:firstRowLastColumn="0" w:lastRowFirstColumn="0" w:lastRowLastColumn="0"/>
          <w:ins w:id="2282" w:author="Matías Castillo-Aguilar" w:date="2026-08-10T02:45:00Z"/>
        </w:trPr>
        <w:tc>
          <w:tcPr>
            <w:tcW w:w="0" w:type="auto"/>
          </w:tcPr>
          <w:p w14:paraId="73DDF52B" w14:textId="77777777" w:rsidR="009022C7" w:rsidRDefault="00000000">
            <w:pPr>
              <w:pStyle w:val="Compact"/>
              <w:rPr>
                <w:ins w:id="2283" w:author="Matías Castillo-Aguilar" w:date="2026-08-10T02:45:00Z"/>
              </w:rPr>
            </w:pPr>
            <m:oMath>
              <m:sSub>
                <m:sSubPr>
                  <m:ctrlPr>
                    <w:ins w:id="2284" w:author="Matías Castillo-Aguilar" w:date="2026-08-10T02:45:00Z">
                      <w:rPr>
                        <w:rFonts w:ascii="Cambria Math" w:hAnsi="Cambria Math"/>
                      </w:rPr>
                    </w:ins>
                  </m:ctrlPr>
                </m:sSubPr>
                <m:e>
                  <m:acc>
                    <m:accPr>
                      <m:chr m:val="⃗"/>
                      <m:ctrlPr>
                        <w:ins w:id="2285" w:author="Matías Castillo-Aguilar" w:date="2026-08-10T02:45:00Z">
                          <w:rPr>
                            <w:rFonts w:ascii="Cambria Math" w:hAnsi="Cambria Math"/>
                          </w:rPr>
                        </w:ins>
                      </m:ctrlPr>
                    </m:accPr>
                    <m:e>
                      <m:r>
                        <w:ins w:id="2286" w:author="Matías Castillo-Aguilar" w:date="2026-08-10T02:45:00Z">
                          <w:rPr>
                            <w:rFonts w:ascii="Cambria Math" w:hAnsi="Cambria Math"/>
                          </w:rPr>
                          <m:t>π</m:t>
                        </w:ins>
                      </m:r>
                    </m:e>
                  </m:acc>
                </m:e>
                <m:sub>
                  <m:r>
                    <w:ins w:id="2287" w:author="Matías Castillo-Aguilar" w:date="2026-08-10T02:45:00Z">
                      <w:rPr>
                        <w:rFonts w:ascii="Cambria Math" w:hAnsi="Cambria Math"/>
                      </w:rPr>
                      <m:t>pert</m:t>
                    </w:ins>
                  </m:r>
                </m:sub>
              </m:sSub>
            </m:oMath>
            <w:ins w:id="2288" w:author="Matías Castillo-Aguilar" w:date="2026-08-10T02:45:00Z">
              <w:r>
                <w:t xml:space="preserve"> [LF]</w:t>
              </w:r>
            </w:ins>
          </w:p>
        </w:tc>
        <w:tc>
          <w:tcPr>
            <w:tcW w:w="0" w:type="auto"/>
          </w:tcPr>
          <w:p w14:paraId="25137705" w14:textId="77777777" w:rsidR="009022C7" w:rsidRDefault="00000000">
            <w:pPr>
              <w:pStyle w:val="Compact"/>
              <w:rPr>
                <w:ins w:id="2289" w:author="Matías Castillo-Aguilar" w:date="2026-08-10T02:45:00Z"/>
              </w:rPr>
            </w:pPr>
            <w:ins w:id="2290" w:author="Matías Castillo-Aguilar" w:date="2026-08-10T02:45:00Z">
              <w:r>
                <w:t>0.001</w:t>
              </w:r>
            </w:ins>
          </w:p>
        </w:tc>
        <w:tc>
          <w:tcPr>
            <w:tcW w:w="0" w:type="auto"/>
          </w:tcPr>
          <w:p w14:paraId="76C9D327" w14:textId="77777777" w:rsidR="009022C7" w:rsidRDefault="00000000">
            <w:pPr>
              <w:pStyle w:val="Compact"/>
              <w:rPr>
                <w:ins w:id="2291" w:author="Matías Castillo-Aguilar" w:date="2026-08-10T02:45:00Z"/>
              </w:rPr>
            </w:pPr>
            <w:ins w:id="2292" w:author="Matías Castillo-Aguilar" w:date="2026-08-10T02:45:00Z">
              <w:r>
                <w:t>10748.618</w:t>
              </w:r>
            </w:ins>
          </w:p>
        </w:tc>
        <w:tc>
          <w:tcPr>
            <w:tcW w:w="0" w:type="auto"/>
          </w:tcPr>
          <w:p w14:paraId="37B6854A" w14:textId="77777777" w:rsidR="009022C7" w:rsidRDefault="00000000">
            <w:pPr>
              <w:pStyle w:val="Compact"/>
              <w:rPr>
                <w:ins w:id="2293" w:author="Matías Castillo-Aguilar" w:date="2026-08-10T02:45:00Z"/>
              </w:rPr>
            </w:pPr>
            <w:ins w:id="2294" w:author="Matías Castillo-Aguilar" w:date="2026-08-10T02:45:00Z">
              <w:r>
                <w:t>12751.512</w:t>
              </w:r>
            </w:ins>
          </w:p>
        </w:tc>
        <w:tc>
          <w:tcPr>
            <w:tcW w:w="0" w:type="auto"/>
          </w:tcPr>
          <w:p w14:paraId="7024471D" w14:textId="77777777" w:rsidR="009022C7" w:rsidRDefault="00000000">
            <w:pPr>
              <w:pStyle w:val="Compact"/>
              <w:rPr>
                <w:ins w:id="2295" w:author="Matías Castillo-Aguilar" w:date="2026-08-10T02:45:00Z"/>
              </w:rPr>
            </w:pPr>
            <w:ins w:id="2296" w:author="Matías Castillo-Aguilar" w:date="2026-08-10T02:45:00Z">
              <w:r>
                <w:t>1.00027</w:t>
              </w:r>
            </w:ins>
          </w:p>
        </w:tc>
      </w:tr>
      <w:tr w:rsidR="009022C7" w14:paraId="67E6D0DB" w14:textId="77777777">
        <w:trPr>
          <w:ins w:id="2297" w:author="Matías Castillo-Aguilar" w:date="2026-08-10T02:45:00Z"/>
        </w:trPr>
        <w:tc>
          <w:tcPr>
            <w:tcW w:w="0" w:type="auto"/>
          </w:tcPr>
          <w:p w14:paraId="50A68468" w14:textId="77777777" w:rsidR="009022C7" w:rsidRDefault="00000000">
            <w:pPr>
              <w:pStyle w:val="Compact"/>
              <w:rPr>
                <w:ins w:id="2298" w:author="Matías Castillo-Aguilar" w:date="2026-08-10T02:45:00Z"/>
              </w:rPr>
            </w:pPr>
            <m:oMath>
              <m:sSub>
                <m:sSubPr>
                  <m:ctrlPr>
                    <w:ins w:id="2299" w:author="Matías Castillo-Aguilar" w:date="2026-08-10T02:45:00Z">
                      <w:rPr>
                        <w:rFonts w:ascii="Cambria Math" w:hAnsi="Cambria Math"/>
                      </w:rPr>
                    </w:ins>
                  </m:ctrlPr>
                </m:sSubPr>
                <m:e>
                  <m:acc>
                    <m:accPr>
                      <m:chr m:val="⃗"/>
                      <m:ctrlPr>
                        <w:ins w:id="2300" w:author="Matías Castillo-Aguilar" w:date="2026-08-10T02:45:00Z">
                          <w:rPr>
                            <w:rFonts w:ascii="Cambria Math" w:hAnsi="Cambria Math"/>
                          </w:rPr>
                        </w:ins>
                      </m:ctrlPr>
                    </m:accPr>
                    <m:e>
                      <m:r>
                        <w:ins w:id="2301" w:author="Matías Castillo-Aguilar" w:date="2026-08-10T02:45:00Z">
                          <w:rPr>
                            <w:rFonts w:ascii="Cambria Math" w:hAnsi="Cambria Math"/>
                          </w:rPr>
                          <m:t>π</m:t>
                        </w:ins>
                      </m:r>
                    </m:e>
                  </m:acc>
                </m:e>
                <m:sub>
                  <m:r>
                    <w:ins w:id="2302" w:author="Matías Castillo-Aguilar" w:date="2026-08-10T02:45:00Z">
                      <w:rPr>
                        <w:rFonts w:ascii="Cambria Math" w:hAnsi="Cambria Math"/>
                      </w:rPr>
                      <m:t>pert</m:t>
                    </w:ins>
                  </m:r>
                </m:sub>
              </m:sSub>
            </m:oMath>
            <w:ins w:id="2303" w:author="Matías Castillo-Aguilar" w:date="2026-08-10T02:45:00Z">
              <w:r>
                <w:t xml:space="preserve"> [HF]</w:t>
              </w:r>
            </w:ins>
          </w:p>
        </w:tc>
        <w:tc>
          <w:tcPr>
            <w:tcW w:w="0" w:type="auto"/>
          </w:tcPr>
          <w:p w14:paraId="1F325A8E" w14:textId="77777777" w:rsidR="009022C7" w:rsidRDefault="00000000">
            <w:pPr>
              <w:pStyle w:val="Compact"/>
              <w:rPr>
                <w:ins w:id="2304" w:author="Matías Castillo-Aguilar" w:date="2026-08-10T02:45:00Z"/>
              </w:rPr>
            </w:pPr>
            <w:ins w:id="2305" w:author="Matías Castillo-Aguilar" w:date="2026-08-10T02:45:00Z">
              <w:r>
                <w:t>0.000</w:t>
              </w:r>
            </w:ins>
          </w:p>
        </w:tc>
        <w:tc>
          <w:tcPr>
            <w:tcW w:w="0" w:type="auto"/>
          </w:tcPr>
          <w:p w14:paraId="69C8CC14" w14:textId="77777777" w:rsidR="009022C7" w:rsidRDefault="00000000">
            <w:pPr>
              <w:pStyle w:val="Compact"/>
              <w:rPr>
                <w:ins w:id="2306" w:author="Matías Castillo-Aguilar" w:date="2026-08-10T02:45:00Z"/>
              </w:rPr>
            </w:pPr>
            <w:ins w:id="2307" w:author="Matías Castillo-Aguilar" w:date="2026-08-10T02:45:00Z">
              <w:r>
                <w:t>16961.125</w:t>
              </w:r>
            </w:ins>
          </w:p>
        </w:tc>
        <w:tc>
          <w:tcPr>
            <w:tcW w:w="0" w:type="auto"/>
          </w:tcPr>
          <w:p w14:paraId="574A1AF1" w14:textId="77777777" w:rsidR="009022C7" w:rsidRDefault="00000000">
            <w:pPr>
              <w:pStyle w:val="Compact"/>
              <w:rPr>
                <w:ins w:id="2308" w:author="Matías Castillo-Aguilar" w:date="2026-08-10T02:45:00Z"/>
              </w:rPr>
            </w:pPr>
            <w:ins w:id="2309" w:author="Matías Castillo-Aguilar" w:date="2026-08-10T02:45:00Z">
              <w:r>
                <w:t>11688.617</w:t>
              </w:r>
            </w:ins>
          </w:p>
        </w:tc>
        <w:tc>
          <w:tcPr>
            <w:tcW w:w="0" w:type="auto"/>
          </w:tcPr>
          <w:p w14:paraId="50F87D2C" w14:textId="77777777" w:rsidR="009022C7" w:rsidRDefault="00000000">
            <w:pPr>
              <w:pStyle w:val="Compact"/>
              <w:rPr>
                <w:ins w:id="2310" w:author="Matías Castillo-Aguilar" w:date="2026-08-10T02:45:00Z"/>
              </w:rPr>
            </w:pPr>
            <w:ins w:id="2311" w:author="Matías Castillo-Aguilar" w:date="2026-08-10T02:45:00Z">
              <w:r>
                <w:t>0.99997</w:t>
              </w:r>
            </w:ins>
          </w:p>
        </w:tc>
      </w:tr>
      <w:tr w:rsidR="009022C7" w14:paraId="33476C5A" w14:textId="77777777">
        <w:trPr>
          <w:cnfStyle w:val="000000100000" w:firstRow="0" w:lastRow="0" w:firstColumn="0" w:lastColumn="0" w:oddVBand="0" w:evenVBand="0" w:oddHBand="1" w:evenHBand="0" w:firstRowFirstColumn="0" w:firstRowLastColumn="0" w:lastRowFirstColumn="0" w:lastRowLastColumn="0"/>
          <w:ins w:id="2312" w:author="Matías Castillo-Aguilar" w:date="2026-08-10T02:45:00Z"/>
        </w:trPr>
        <w:tc>
          <w:tcPr>
            <w:tcW w:w="0" w:type="auto"/>
          </w:tcPr>
          <w:p w14:paraId="1CE75387" w14:textId="77777777" w:rsidR="009022C7" w:rsidRDefault="00000000">
            <w:pPr>
              <w:pStyle w:val="Compact"/>
              <w:rPr>
                <w:ins w:id="2313" w:author="Matías Castillo-Aguilar" w:date="2026-08-10T02:45:00Z"/>
              </w:rPr>
            </w:pPr>
            <m:oMath>
              <m:sSub>
                <m:sSubPr>
                  <m:ctrlPr>
                    <w:ins w:id="2314" w:author="Matías Castillo-Aguilar" w:date="2026-08-10T02:45:00Z">
                      <w:rPr>
                        <w:rFonts w:ascii="Cambria Math" w:hAnsi="Cambria Math"/>
                      </w:rPr>
                    </w:ins>
                  </m:ctrlPr>
                </m:sSubPr>
                <m:e>
                  <m:r>
                    <w:ins w:id="2315" w:author="Matías Castillo-Aguilar" w:date="2026-08-10T02:45:00Z">
                      <w:rPr>
                        <w:rFonts w:ascii="Cambria Math" w:hAnsi="Cambria Math"/>
                      </w:rPr>
                      <m:t>ρ</m:t>
                    </w:ins>
                  </m:r>
                </m:e>
                <m:sub>
                  <m:r>
                    <w:ins w:id="2316" w:author="Matías Castillo-Aguilar" w:date="2026-08-10T02:45:00Z">
                      <w:rPr>
                        <w:rFonts w:ascii="Cambria Math" w:hAnsi="Cambria Math"/>
                      </w:rPr>
                      <m:t>gp</m:t>
                    </w:ins>
                  </m:r>
                </m:sub>
              </m:sSub>
            </m:oMath>
            <w:ins w:id="2317" w:author="Matías Castillo-Aguilar" w:date="2026-08-10T02:45:00Z">
              <w:r>
                <w:t xml:space="preserve"> [VLF]</w:t>
              </w:r>
            </w:ins>
          </w:p>
        </w:tc>
        <w:tc>
          <w:tcPr>
            <w:tcW w:w="0" w:type="auto"/>
          </w:tcPr>
          <w:p w14:paraId="717C2015" w14:textId="77777777" w:rsidR="009022C7" w:rsidRDefault="00000000">
            <w:pPr>
              <w:pStyle w:val="Compact"/>
              <w:rPr>
                <w:ins w:id="2318" w:author="Matías Castillo-Aguilar" w:date="2026-08-10T02:45:00Z"/>
              </w:rPr>
            </w:pPr>
            <w:ins w:id="2319" w:author="Matías Castillo-Aguilar" w:date="2026-08-10T02:45:00Z">
              <w:r>
                <w:t>0.002</w:t>
              </w:r>
            </w:ins>
          </w:p>
        </w:tc>
        <w:tc>
          <w:tcPr>
            <w:tcW w:w="0" w:type="auto"/>
          </w:tcPr>
          <w:p w14:paraId="41E7AEC1" w14:textId="77777777" w:rsidR="009022C7" w:rsidRDefault="00000000">
            <w:pPr>
              <w:pStyle w:val="Compact"/>
              <w:rPr>
                <w:ins w:id="2320" w:author="Matías Castillo-Aguilar" w:date="2026-08-10T02:45:00Z"/>
              </w:rPr>
            </w:pPr>
            <w:ins w:id="2321" w:author="Matías Castillo-Aguilar" w:date="2026-08-10T02:45:00Z">
              <w:r>
                <w:t>8021.760</w:t>
              </w:r>
            </w:ins>
          </w:p>
        </w:tc>
        <w:tc>
          <w:tcPr>
            <w:tcW w:w="0" w:type="auto"/>
          </w:tcPr>
          <w:p w14:paraId="7027F5F5" w14:textId="77777777" w:rsidR="009022C7" w:rsidRDefault="00000000">
            <w:pPr>
              <w:pStyle w:val="Compact"/>
              <w:rPr>
                <w:ins w:id="2322" w:author="Matías Castillo-Aguilar" w:date="2026-08-10T02:45:00Z"/>
              </w:rPr>
            </w:pPr>
            <w:ins w:id="2323" w:author="Matías Castillo-Aguilar" w:date="2026-08-10T02:45:00Z">
              <w:r>
                <w:t>9299.197</w:t>
              </w:r>
            </w:ins>
          </w:p>
        </w:tc>
        <w:tc>
          <w:tcPr>
            <w:tcW w:w="0" w:type="auto"/>
          </w:tcPr>
          <w:p w14:paraId="48139BA9" w14:textId="77777777" w:rsidR="009022C7" w:rsidRDefault="00000000">
            <w:pPr>
              <w:pStyle w:val="Compact"/>
              <w:rPr>
                <w:ins w:id="2324" w:author="Matías Castillo-Aguilar" w:date="2026-08-10T02:45:00Z"/>
              </w:rPr>
            </w:pPr>
            <w:ins w:id="2325" w:author="Matías Castillo-Aguilar" w:date="2026-08-10T02:45:00Z">
              <w:r>
                <w:t>1.00000</w:t>
              </w:r>
            </w:ins>
          </w:p>
        </w:tc>
      </w:tr>
      <w:tr w:rsidR="009022C7" w14:paraId="30BBC95C" w14:textId="77777777">
        <w:trPr>
          <w:ins w:id="2326" w:author="Matías Castillo-Aguilar" w:date="2026-08-10T02:45:00Z"/>
        </w:trPr>
        <w:tc>
          <w:tcPr>
            <w:tcW w:w="0" w:type="auto"/>
          </w:tcPr>
          <w:p w14:paraId="561476E3" w14:textId="77777777" w:rsidR="009022C7" w:rsidRDefault="00000000">
            <w:pPr>
              <w:pStyle w:val="Compact"/>
              <w:rPr>
                <w:ins w:id="2327" w:author="Matías Castillo-Aguilar" w:date="2026-08-10T02:45:00Z"/>
              </w:rPr>
            </w:pPr>
            <m:oMath>
              <m:sSub>
                <m:sSubPr>
                  <m:ctrlPr>
                    <w:ins w:id="2328" w:author="Matías Castillo-Aguilar" w:date="2026-08-10T02:45:00Z">
                      <w:rPr>
                        <w:rFonts w:ascii="Cambria Math" w:hAnsi="Cambria Math"/>
                      </w:rPr>
                    </w:ins>
                  </m:ctrlPr>
                </m:sSubPr>
                <m:e>
                  <m:r>
                    <w:ins w:id="2329" w:author="Matías Castillo-Aguilar" w:date="2026-08-10T02:45:00Z">
                      <w:rPr>
                        <w:rFonts w:ascii="Cambria Math" w:hAnsi="Cambria Math"/>
                      </w:rPr>
                      <m:t>ρ</m:t>
                    </w:ins>
                  </m:r>
                </m:e>
                <m:sub>
                  <m:r>
                    <w:ins w:id="2330" w:author="Matías Castillo-Aguilar" w:date="2026-08-10T02:45:00Z">
                      <w:rPr>
                        <w:rFonts w:ascii="Cambria Math" w:hAnsi="Cambria Math"/>
                      </w:rPr>
                      <m:t>gp</m:t>
                    </w:ins>
                  </m:r>
                </m:sub>
              </m:sSub>
            </m:oMath>
            <w:ins w:id="2331" w:author="Matías Castillo-Aguilar" w:date="2026-08-10T02:45:00Z">
              <w:r>
                <w:t xml:space="preserve"> [LF]</w:t>
              </w:r>
            </w:ins>
          </w:p>
        </w:tc>
        <w:tc>
          <w:tcPr>
            <w:tcW w:w="0" w:type="auto"/>
          </w:tcPr>
          <w:p w14:paraId="6A21B329" w14:textId="77777777" w:rsidR="009022C7" w:rsidRDefault="00000000">
            <w:pPr>
              <w:pStyle w:val="Compact"/>
              <w:rPr>
                <w:ins w:id="2332" w:author="Matías Castillo-Aguilar" w:date="2026-08-10T02:45:00Z"/>
              </w:rPr>
            </w:pPr>
            <w:ins w:id="2333" w:author="Matías Castillo-Aguilar" w:date="2026-08-10T02:45:00Z">
              <w:r>
                <w:t>0.001</w:t>
              </w:r>
            </w:ins>
          </w:p>
        </w:tc>
        <w:tc>
          <w:tcPr>
            <w:tcW w:w="0" w:type="auto"/>
          </w:tcPr>
          <w:p w14:paraId="29E31DCA" w14:textId="77777777" w:rsidR="009022C7" w:rsidRDefault="00000000">
            <w:pPr>
              <w:pStyle w:val="Compact"/>
              <w:rPr>
                <w:ins w:id="2334" w:author="Matías Castillo-Aguilar" w:date="2026-08-10T02:45:00Z"/>
              </w:rPr>
            </w:pPr>
            <w:ins w:id="2335" w:author="Matías Castillo-Aguilar" w:date="2026-08-10T02:45:00Z">
              <w:r>
                <w:t>15237.119</w:t>
              </w:r>
            </w:ins>
          </w:p>
        </w:tc>
        <w:tc>
          <w:tcPr>
            <w:tcW w:w="0" w:type="auto"/>
          </w:tcPr>
          <w:p w14:paraId="08FA8575" w14:textId="77777777" w:rsidR="009022C7" w:rsidRDefault="00000000">
            <w:pPr>
              <w:pStyle w:val="Compact"/>
              <w:rPr>
                <w:ins w:id="2336" w:author="Matías Castillo-Aguilar" w:date="2026-08-10T02:45:00Z"/>
              </w:rPr>
            </w:pPr>
            <w:ins w:id="2337" w:author="Matías Castillo-Aguilar" w:date="2026-08-10T02:45:00Z">
              <w:r>
                <w:t>11895.633</w:t>
              </w:r>
            </w:ins>
          </w:p>
        </w:tc>
        <w:tc>
          <w:tcPr>
            <w:tcW w:w="0" w:type="auto"/>
          </w:tcPr>
          <w:p w14:paraId="0DDEA064" w14:textId="77777777" w:rsidR="009022C7" w:rsidRDefault="00000000">
            <w:pPr>
              <w:pStyle w:val="Compact"/>
              <w:rPr>
                <w:ins w:id="2338" w:author="Matías Castillo-Aguilar" w:date="2026-08-10T02:45:00Z"/>
              </w:rPr>
            </w:pPr>
            <w:ins w:id="2339" w:author="Matías Castillo-Aguilar" w:date="2026-08-10T02:45:00Z">
              <w:r>
                <w:t>1.00000</w:t>
              </w:r>
            </w:ins>
          </w:p>
        </w:tc>
      </w:tr>
      <w:tr w:rsidR="009022C7" w14:paraId="4C0F2614" w14:textId="77777777">
        <w:trPr>
          <w:cnfStyle w:val="000000100000" w:firstRow="0" w:lastRow="0" w:firstColumn="0" w:lastColumn="0" w:oddVBand="0" w:evenVBand="0" w:oddHBand="1" w:evenHBand="0" w:firstRowFirstColumn="0" w:firstRowLastColumn="0" w:lastRowFirstColumn="0" w:lastRowLastColumn="0"/>
          <w:ins w:id="2340" w:author="Matías Castillo-Aguilar" w:date="2026-08-10T02:45:00Z"/>
        </w:trPr>
        <w:tc>
          <w:tcPr>
            <w:tcW w:w="0" w:type="auto"/>
          </w:tcPr>
          <w:p w14:paraId="2F28AEA2" w14:textId="77777777" w:rsidR="009022C7" w:rsidRDefault="00000000">
            <w:pPr>
              <w:pStyle w:val="Compact"/>
              <w:rPr>
                <w:ins w:id="2341" w:author="Matías Castillo-Aguilar" w:date="2026-08-10T02:45:00Z"/>
              </w:rPr>
            </w:pPr>
            <m:oMath>
              <m:sSub>
                <m:sSubPr>
                  <m:ctrlPr>
                    <w:ins w:id="2342" w:author="Matías Castillo-Aguilar" w:date="2026-08-10T02:45:00Z">
                      <w:rPr>
                        <w:rFonts w:ascii="Cambria Math" w:hAnsi="Cambria Math"/>
                      </w:rPr>
                    </w:ins>
                  </m:ctrlPr>
                </m:sSubPr>
                <m:e>
                  <m:r>
                    <w:ins w:id="2343" w:author="Matías Castillo-Aguilar" w:date="2026-08-10T02:45:00Z">
                      <w:rPr>
                        <w:rFonts w:ascii="Cambria Math" w:hAnsi="Cambria Math"/>
                      </w:rPr>
                      <m:t>ρ</m:t>
                    </w:ins>
                  </m:r>
                </m:e>
                <m:sub>
                  <m:r>
                    <w:ins w:id="2344" w:author="Matías Castillo-Aguilar" w:date="2026-08-10T02:45:00Z">
                      <w:rPr>
                        <w:rFonts w:ascii="Cambria Math" w:hAnsi="Cambria Math"/>
                      </w:rPr>
                      <m:t>gp</m:t>
                    </w:ins>
                  </m:r>
                </m:sub>
              </m:sSub>
            </m:oMath>
            <w:ins w:id="2345" w:author="Matías Castillo-Aguilar" w:date="2026-08-10T02:45:00Z">
              <w:r>
                <w:t xml:space="preserve"> [HF]</w:t>
              </w:r>
            </w:ins>
          </w:p>
        </w:tc>
        <w:tc>
          <w:tcPr>
            <w:tcW w:w="0" w:type="auto"/>
          </w:tcPr>
          <w:p w14:paraId="46C03905" w14:textId="77777777" w:rsidR="009022C7" w:rsidRDefault="00000000">
            <w:pPr>
              <w:pStyle w:val="Compact"/>
              <w:rPr>
                <w:ins w:id="2346" w:author="Matías Castillo-Aguilar" w:date="2026-08-10T02:45:00Z"/>
              </w:rPr>
            </w:pPr>
            <w:ins w:id="2347" w:author="Matías Castillo-Aguilar" w:date="2026-08-10T02:45:00Z">
              <w:r>
                <w:t>0.002</w:t>
              </w:r>
            </w:ins>
          </w:p>
        </w:tc>
        <w:tc>
          <w:tcPr>
            <w:tcW w:w="0" w:type="auto"/>
          </w:tcPr>
          <w:p w14:paraId="5758492F" w14:textId="77777777" w:rsidR="009022C7" w:rsidRDefault="00000000">
            <w:pPr>
              <w:pStyle w:val="Compact"/>
              <w:rPr>
                <w:ins w:id="2348" w:author="Matías Castillo-Aguilar" w:date="2026-08-10T02:45:00Z"/>
              </w:rPr>
            </w:pPr>
            <w:ins w:id="2349" w:author="Matías Castillo-Aguilar" w:date="2026-08-10T02:45:00Z">
              <w:r>
                <w:t>5409.450</w:t>
              </w:r>
            </w:ins>
          </w:p>
        </w:tc>
        <w:tc>
          <w:tcPr>
            <w:tcW w:w="0" w:type="auto"/>
          </w:tcPr>
          <w:p w14:paraId="70FC7E24" w14:textId="77777777" w:rsidR="009022C7" w:rsidRDefault="00000000">
            <w:pPr>
              <w:pStyle w:val="Compact"/>
              <w:rPr>
                <w:ins w:id="2350" w:author="Matías Castillo-Aguilar" w:date="2026-08-10T02:45:00Z"/>
              </w:rPr>
            </w:pPr>
            <w:ins w:id="2351" w:author="Matías Castillo-Aguilar" w:date="2026-08-10T02:45:00Z">
              <w:r>
                <w:t>4697.835</w:t>
              </w:r>
            </w:ins>
          </w:p>
        </w:tc>
        <w:tc>
          <w:tcPr>
            <w:tcW w:w="0" w:type="auto"/>
          </w:tcPr>
          <w:p w14:paraId="218024C4" w14:textId="77777777" w:rsidR="009022C7" w:rsidRDefault="00000000">
            <w:pPr>
              <w:pStyle w:val="Compact"/>
              <w:rPr>
                <w:ins w:id="2352" w:author="Matías Castillo-Aguilar" w:date="2026-08-10T02:45:00Z"/>
              </w:rPr>
            </w:pPr>
            <w:ins w:id="2353" w:author="Matías Castillo-Aguilar" w:date="2026-08-10T02:45:00Z">
              <w:r>
                <w:t>1.00009</w:t>
              </w:r>
            </w:ins>
          </w:p>
        </w:tc>
      </w:tr>
      <w:tr w:rsidR="009022C7" w14:paraId="53C77E34" w14:textId="77777777">
        <w:trPr>
          <w:ins w:id="2354" w:author="Matías Castillo-Aguilar" w:date="2026-08-10T02:45:00Z"/>
        </w:trPr>
        <w:tc>
          <w:tcPr>
            <w:tcW w:w="0" w:type="auto"/>
          </w:tcPr>
          <w:p w14:paraId="7C34B3EA" w14:textId="77777777" w:rsidR="009022C7" w:rsidRDefault="00000000">
            <w:pPr>
              <w:pStyle w:val="Compact"/>
              <w:rPr>
                <w:ins w:id="2355" w:author="Matías Castillo-Aguilar" w:date="2026-08-10T02:45:00Z"/>
              </w:rPr>
            </w:pPr>
            <m:oMath>
              <m:sSub>
                <m:sSubPr>
                  <m:ctrlPr>
                    <w:ins w:id="2356" w:author="Matías Castillo-Aguilar" w:date="2026-08-10T02:45:00Z">
                      <w:rPr>
                        <w:rFonts w:ascii="Cambria Math" w:hAnsi="Cambria Math"/>
                      </w:rPr>
                    </w:ins>
                  </m:ctrlPr>
                </m:sSubPr>
                <m:e>
                  <m:r>
                    <w:ins w:id="2357" w:author="Matías Castillo-Aguilar" w:date="2026-08-10T02:45:00Z">
                      <w:rPr>
                        <w:rFonts w:ascii="Cambria Math" w:hAnsi="Cambria Math"/>
                      </w:rPr>
                      <m:t>z</m:t>
                    </w:ins>
                  </m:r>
                </m:e>
                <m:sub>
                  <m:r>
                    <w:ins w:id="2358" w:author="Matías Castillo-Aguilar" w:date="2026-08-10T02:45:00Z">
                      <w:rPr>
                        <w:rFonts w:ascii="Cambria Math" w:hAnsi="Cambria Math"/>
                      </w:rPr>
                      <m:t>cos</m:t>
                    </w:ins>
                  </m:r>
                </m:sub>
              </m:sSub>
            </m:oMath>
            <w:ins w:id="2359" w:author="Matías Castillo-Aguilar" w:date="2026-08-10T02:45:00Z">
              <w:r>
                <w:t xml:space="preserve"> (Min)</w:t>
              </w:r>
            </w:ins>
          </w:p>
        </w:tc>
        <w:tc>
          <w:tcPr>
            <w:tcW w:w="0" w:type="auto"/>
          </w:tcPr>
          <w:p w14:paraId="0CE7125F" w14:textId="77777777" w:rsidR="009022C7" w:rsidRDefault="00000000">
            <w:pPr>
              <w:pStyle w:val="Compact"/>
              <w:rPr>
                <w:ins w:id="2360" w:author="Matías Castillo-Aguilar" w:date="2026-08-10T02:45:00Z"/>
              </w:rPr>
            </w:pPr>
            <w:ins w:id="2361" w:author="Matías Castillo-Aguilar" w:date="2026-08-10T02:45:00Z">
              <w:r>
                <w:t>0.003</w:t>
              </w:r>
            </w:ins>
          </w:p>
        </w:tc>
        <w:tc>
          <w:tcPr>
            <w:tcW w:w="0" w:type="auto"/>
          </w:tcPr>
          <w:p w14:paraId="17B86B74" w14:textId="77777777" w:rsidR="009022C7" w:rsidRDefault="00000000">
            <w:pPr>
              <w:pStyle w:val="Compact"/>
              <w:rPr>
                <w:ins w:id="2362" w:author="Matías Castillo-Aguilar" w:date="2026-08-10T02:45:00Z"/>
              </w:rPr>
            </w:pPr>
            <w:ins w:id="2363" w:author="Matías Castillo-Aguilar" w:date="2026-08-10T02:45:00Z">
              <w:r>
                <w:t>14421.000</w:t>
              </w:r>
            </w:ins>
          </w:p>
        </w:tc>
        <w:tc>
          <w:tcPr>
            <w:tcW w:w="0" w:type="auto"/>
          </w:tcPr>
          <w:p w14:paraId="18FF09AD" w14:textId="77777777" w:rsidR="009022C7" w:rsidRDefault="00000000">
            <w:pPr>
              <w:pStyle w:val="Compact"/>
              <w:rPr>
                <w:ins w:id="2364" w:author="Matías Castillo-Aguilar" w:date="2026-08-10T02:45:00Z"/>
              </w:rPr>
            </w:pPr>
            <w:ins w:id="2365" w:author="Matías Castillo-Aguilar" w:date="2026-08-10T02:45:00Z">
              <w:r>
                <w:t>12552.000</w:t>
              </w:r>
            </w:ins>
          </w:p>
        </w:tc>
        <w:tc>
          <w:tcPr>
            <w:tcW w:w="0" w:type="auto"/>
          </w:tcPr>
          <w:p w14:paraId="0B22DEBC" w14:textId="77777777" w:rsidR="009022C7" w:rsidRDefault="00000000">
            <w:pPr>
              <w:pStyle w:val="Compact"/>
              <w:rPr>
                <w:ins w:id="2366" w:author="Matías Castillo-Aguilar" w:date="2026-08-10T02:45:00Z"/>
              </w:rPr>
            </w:pPr>
            <w:ins w:id="2367" w:author="Matías Castillo-Aguilar" w:date="2026-08-10T02:45:00Z">
              <w:r>
                <w:t>0.99995</w:t>
              </w:r>
            </w:ins>
          </w:p>
        </w:tc>
      </w:tr>
      <w:tr w:rsidR="009022C7" w14:paraId="2FAE28FC" w14:textId="77777777">
        <w:trPr>
          <w:cnfStyle w:val="000000100000" w:firstRow="0" w:lastRow="0" w:firstColumn="0" w:lastColumn="0" w:oddVBand="0" w:evenVBand="0" w:oddHBand="1" w:evenHBand="0" w:firstRowFirstColumn="0" w:firstRowLastColumn="0" w:lastRowFirstColumn="0" w:lastRowLastColumn="0"/>
          <w:ins w:id="2368" w:author="Matías Castillo-Aguilar" w:date="2026-08-10T02:45:00Z"/>
        </w:trPr>
        <w:tc>
          <w:tcPr>
            <w:tcW w:w="0" w:type="auto"/>
          </w:tcPr>
          <w:p w14:paraId="27417BAA" w14:textId="77777777" w:rsidR="009022C7" w:rsidRDefault="00000000">
            <w:pPr>
              <w:pStyle w:val="Compact"/>
              <w:rPr>
                <w:ins w:id="2369" w:author="Matías Castillo-Aguilar" w:date="2026-08-10T02:45:00Z"/>
              </w:rPr>
            </w:pPr>
            <m:oMath>
              <m:sSub>
                <m:sSubPr>
                  <m:ctrlPr>
                    <w:ins w:id="2370" w:author="Matías Castillo-Aguilar" w:date="2026-08-10T02:45:00Z">
                      <w:rPr>
                        <w:rFonts w:ascii="Cambria Math" w:hAnsi="Cambria Math"/>
                      </w:rPr>
                    </w:ins>
                  </m:ctrlPr>
                </m:sSubPr>
                <m:e>
                  <m:r>
                    <w:ins w:id="2371" w:author="Matías Castillo-Aguilar" w:date="2026-08-10T02:45:00Z">
                      <w:rPr>
                        <w:rFonts w:ascii="Cambria Math" w:hAnsi="Cambria Math"/>
                      </w:rPr>
                      <m:t>z</m:t>
                    </w:ins>
                  </m:r>
                </m:e>
                <m:sub>
                  <m:r>
                    <w:ins w:id="2372" w:author="Matías Castillo-Aguilar" w:date="2026-08-10T02:45:00Z">
                      <w:rPr>
                        <w:rFonts w:ascii="Cambria Math" w:hAnsi="Cambria Math"/>
                      </w:rPr>
                      <m:t>cos</m:t>
                    </w:ins>
                  </m:r>
                </m:sub>
              </m:sSub>
            </m:oMath>
            <w:ins w:id="2373" w:author="Matías Castillo-Aguilar" w:date="2026-08-10T02:45:00Z">
              <w:r>
                <w:t xml:space="preserve"> (Median)</w:t>
              </w:r>
            </w:ins>
          </w:p>
        </w:tc>
        <w:tc>
          <w:tcPr>
            <w:tcW w:w="0" w:type="auto"/>
          </w:tcPr>
          <w:p w14:paraId="1631FC61" w14:textId="77777777" w:rsidR="009022C7" w:rsidRDefault="00000000">
            <w:pPr>
              <w:pStyle w:val="Compact"/>
              <w:rPr>
                <w:ins w:id="2374" w:author="Matías Castillo-Aguilar" w:date="2026-08-10T02:45:00Z"/>
              </w:rPr>
            </w:pPr>
            <w:ins w:id="2375" w:author="Matías Castillo-Aguilar" w:date="2026-08-10T02:45:00Z">
              <w:r>
                <w:t>0.004</w:t>
              </w:r>
            </w:ins>
          </w:p>
        </w:tc>
        <w:tc>
          <w:tcPr>
            <w:tcW w:w="0" w:type="auto"/>
          </w:tcPr>
          <w:p w14:paraId="16ABE3FE" w14:textId="77777777" w:rsidR="009022C7" w:rsidRDefault="00000000">
            <w:pPr>
              <w:pStyle w:val="Compact"/>
              <w:rPr>
                <w:ins w:id="2376" w:author="Matías Castillo-Aguilar" w:date="2026-08-10T02:45:00Z"/>
              </w:rPr>
            </w:pPr>
            <w:ins w:id="2377" w:author="Matías Castillo-Aguilar" w:date="2026-08-10T02:45:00Z">
              <w:r>
                <w:t>30867.000</w:t>
              </w:r>
            </w:ins>
          </w:p>
        </w:tc>
        <w:tc>
          <w:tcPr>
            <w:tcW w:w="0" w:type="auto"/>
          </w:tcPr>
          <w:p w14:paraId="5B563714" w14:textId="77777777" w:rsidR="009022C7" w:rsidRDefault="00000000">
            <w:pPr>
              <w:pStyle w:val="Compact"/>
              <w:rPr>
                <w:ins w:id="2378" w:author="Matías Castillo-Aguilar" w:date="2026-08-10T02:45:00Z"/>
              </w:rPr>
            </w:pPr>
            <w:ins w:id="2379" w:author="Matías Castillo-Aguilar" w:date="2026-08-10T02:45:00Z">
              <w:r>
                <w:t>14457.000</w:t>
              </w:r>
            </w:ins>
          </w:p>
        </w:tc>
        <w:tc>
          <w:tcPr>
            <w:tcW w:w="0" w:type="auto"/>
          </w:tcPr>
          <w:p w14:paraId="158BCFC3" w14:textId="77777777" w:rsidR="009022C7" w:rsidRDefault="00000000">
            <w:pPr>
              <w:pStyle w:val="Compact"/>
              <w:rPr>
                <w:ins w:id="2380" w:author="Matías Castillo-Aguilar" w:date="2026-08-10T02:45:00Z"/>
              </w:rPr>
            </w:pPr>
            <w:ins w:id="2381" w:author="Matías Castillo-Aguilar" w:date="2026-08-10T02:45:00Z">
              <w:r>
                <w:t>1.00002</w:t>
              </w:r>
            </w:ins>
          </w:p>
        </w:tc>
      </w:tr>
      <w:tr w:rsidR="009022C7" w14:paraId="23CFBB15" w14:textId="77777777">
        <w:trPr>
          <w:ins w:id="2382" w:author="Matías Castillo-Aguilar" w:date="2026-08-10T02:45:00Z"/>
        </w:trPr>
        <w:tc>
          <w:tcPr>
            <w:tcW w:w="0" w:type="auto"/>
          </w:tcPr>
          <w:p w14:paraId="4767076A" w14:textId="77777777" w:rsidR="009022C7" w:rsidRDefault="00000000">
            <w:pPr>
              <w:pStyle w:val="Compact"/>
              <w:rPr>
                <w:ins w:id="2383" w:author="Matías Castillo-Aguilar" w:date="2026-08-10T02:45:00Z"/>
              </w:rPr>
            </w:pPr>
            <m:oMath>
              <m:sSub>
                <m:sSubPr>
                  <m:ctrlPr>
                    <w:ins w:id="2384" w:author="Matías Castillo-Aguilar" w:date="2026-08-10T02:45:00Z">
                      <w:rPr>
                        <w:rFonts w:ascii="Cambria Math" w:hAnsi="Cambria Math"/>
                      </w:rPr>
                    </w:ins>
                  </m:ctrlPr>
                </m:sSubPr>
                <m:e>
                  <m:r>
                    <w:ins w:id="2385" w:author="Matías Castillo-Aguilar" w:date="2026-08-10T02:45:00Z">
                      <w:rPr>
                        <w:rFonts w:ascii="Cambria Math" w:hAnsi="Cambria Math"/>
                      </w:rPr>
                      <m:t>z</m:t>
                    </w:ins>
                  </m:r>
                </m:e>
                <m:sub>
                  <m:r>
                    <w:ins w:id="2386" w:author="Matías Castillo-Aguilar" w:date="2026-08-10T02:45:00Z">
                      <w:rPr>
                        <w:rFonts w:ascii="Cambria Math" w:hAnsi="Cambria Math"/>
                      </w:rPr>
                      <m:t>cos</m:t>
                    </w:ins>
                  </m:r>
                </m:sub>
              </m:sSub>
            </m:oMath>
            <w:ins w:id="2387" w:author="Matías Castillo-Aguilar" w:date="2026-08-10T02:45:00Z">
              <w:r>
                <w:t xml:space="preserve"> (Max)</w:t>
              </w:r>
            </w:ins>
          </w:p>
        </w:tc>
        <w:tc>
          <w:tcPr>
            <w:tcW w:w="0" w:type="auto"/>
          </w:tcPr>
          <w:p w14:paraId="56944C5E" w14:textId="77777777" w:rsidR="009022C7" w:rsidRDefault="00000000">
            <w:pPr>
              <w:pStyle w:val="Compact"/>
              <w:rPr>
                <w:ins w:id="2388" w:author="Matías Castillo-Aguilar" w:date="2026-08-10T02:45:00Z"/>
              </w:rPr>
            </w:pPr>
            <w:ins w:id="2389" w:author="Matías Castillo-Aguilar" w:date="2026-08-10T02:45:00Z">
              <w:r>
                <w:t>0.005</w:t>
              </w:r>
            </w:ins>
          </w:p>
        </w:tc>
        <w:tc>
          <w:tcPr>
            <w:tcW w:w="0" w:type="auto"/>
          </w:tcPr>
          <w:p w14:paraId="12428A58" w14:textId="77777777" w:rsidR="009022C7" w:rsidRDefault="00000000">
            <w:pPr>
              <w:pStyle w:val="Compact"/>
              <w:rPr>
                <w:ins w:id="2390" w:author="Matías Castillo-Aguilar" w:date="2026-08-10T02:45:00Z"/>
              </w:rPr>
            </w:pPr>
            <w:ins w:id="2391" w:author="Matías Castillo-Aguilar" w:date="2026-08-10T02:45:00Z">
              <w:r>
                <w:t>45588.000</w:t>
              </w:r>
            </w:ins>
          </w:p>
        </w:tc>
        <w:tc>
          <w:tcPr>
            <w:tcW w:w="0" w:type="auto"/>
          </w:tcPr>
          <w:p w14:paraId="1DC1FD6E" w14:textId="77777777" w:rsidR="009022C7" w:rsidRDefault="00000000">
            <w:pPr>
              <w:pStyle w:val="Compact"/>
              <w:rPr>
                <w:ins w:id="2392" w:author="Matías Castillo-Aguilar" w:date="2026-08-10T02:45:00Z"/>
              </w:rPr>
            </w:pPr>
            <w:ins w:id="2393" w:author="Matías Castillo-Aguilar" w:date="2026-08-10T02:45:00Z">
              <w:r>
                <w:t>16362.000</w:t>
              </w:r>
            </w:ins>
          </w:p>
        </w:tc>
        <w:tc>
          <w:tcPr>
            <w:tcW w:w="0" w:type="auto"/>
          </w:tcPr>
          <w:p w14:paraId="362425ED" w14:textId="77777777" w:rsidR="009022C7" w:rsidRDefault="00000000">
            <w:pPr>
              <w:pStyle w:val="Compact"/>
              <w:rPr>
                <w:ins w:id="2394" w:author="Matías Castillo-Aguilar" w:date="2026-08-10T02:45:00Z"/>
              </w:rPr>
            </w:pPr>
            <w:ins w:id="2395" w:author="Matías Castillo-Aguilar" w:date="2026-08-10T02:45:00Z">
              <w:r>
                <w:t>1.00104</w:t>
              </w:r>
            </w:ins>
          </w:p>
        </w:tc>
      </w:tr>
      <w:tr w:rsidR="009022C7" w14:paraId="5D7654D3" w14:textId="77777777">
        <w:trPr>
          <w:cnfStyle w:val="000000100000" w:firstRow="0" w:lastRow="0" w:firstColumn="0" w:lastColumn="0" w:oddVBand="0" w:evenVBand="0" w:oddHBand="1" w:evenHBand="0" w:firstRowFirstColumn="0" w:firstRowLastColumn="0" w:lastRowFirstColumn="0" w:lastRowLastColumn="0"/>
          <w:ins w:id="2396" w:author="Matías Castillo-Aguilar" w:date="2026-08-10T02:45:00Z"/>
        </w:trPr>
        <w:tc>
          <w:tcPr>
            <w:tcW w:w="0" w:type="auto"/>
          </w:tcPr>
          <w:p w14:paraId="7348E121" w14:textId="77777777" w:rsidR="009022C7" w:rsidRDefault="00000000">
            <w:pPr>
              <w:pStyle w:val="Compact"/>
              <w:rPr>
                <w:ins w:id="2397" w:author="Matías Castillo-Aguilar" w:date="2026-08-10T02:45:00Z"/>
              </w:rPr>
            </w:pPr>
            <m:oMath>
              <m:sSub>
                <m:sSubPr>
                  <m:ctrlPr>
                    <w:ins w:id="2398" w:author="Matías Castillo-Aguilar" w:date="2026-08-10T02:45:00Z">
                      <w:rPr>
                        <w:rFonts w:ascii="Cambria Math" w:hAnsi="Cambria Math"/>
                      </w:rPr>
                    </w:ins>
                  </m:ctrlPr>
                </m:sSubPr>
                <m:e>
                  <m:r>
                    <w:ins w:id="2399" w:author="Matías Castillo-Aguilar" w:date="2026-08-10T02:45:00Z">
                      <w:rPr>
                        <w:rFonts w:ascii="Cambria Math" w:hAnsi="Cambria Math"/>
                      </w:rPr>
                      <m:t>z</m:t>
                    </w:ins>
                  </m:r>
                </m:e>
                <m:sub>
                  <m:r>
                    <w:ins w:id="2400" w:author="Matías Castillo-Aguilar" w:date="2026-08-10T02:45:00Z">
                      <w:rPr>
                        <w:rFonts w:ascii="Cambria Math" w:hAnsi="Cambria Math"/>
                      </w:rPr>
                      <m:t>gp</m:t>
                    </w:ins>
                  </m:r>
                </m:sub>
              </m:sSub>
            </m:oMath>
            <w:ins w:id="2401" w:author="Matías Castillo-Aguilar" w:date="2026-08-10T02:45:00Z">
              <w:r>
                <w:t xml:space="preserve"> (Min)</w:t>
              </w:r>
            </w:ins>
          </w:p>
        </w:tc>
        <w:tc>
          <w:tcPr>
            <w:tcW w:w="0" w:type="auto"/>
          </w:tcPr>
          <w:p w14:paraId="4DF19A49" w14:textId="77777777" w:rsidR="009022C7" w:rsidRDefault="00000000">
            <w:pPr>
              <w:pStyle w:val="Compact"/>
              <w:rPr>
                <w:ins w:id="2402" w:author="Matías Castillo-Aguilar" w:date="2026-08-10T02:45:00Z"/>
              </w:rPr>
            </w:pPr>
            <w:ins w:id="2403" w:author="Matías Castillo-Aguilar" w:date="2026-08-10T02:45:00Z">
              <w:r>
                <w:t>0.005</w:t>
              </w:r>
            </w:ins>
          </w:p>
        </w:tc>
        <w:tc>
          <w:tcPr>
            <w:tcW w:w="0" w:type="auto"/>
          </w:tcPr>
          <w:p w14:paraId="48B8C08E" w14:textId="77777777" w:rsidR="009022C7" w:rsidRDefault="00000000">
            <w:pPr>
              <w:pStyle w:val="Compact"/>
              <w:rPr>
                <w:ins w:id="2404" w:author="Matías Castillo-Aguilar" w:date="2026-08-10T02:45:00Z"/>
              </w:rPr>
            </w:pPr>
            <w:ins w:id="2405" w:author="Matías Castillo-Aguilar" w:date="2026-08-10T02:45:00Z">
              <w:r>
                <w:t>15598.000</w:t>
              </w:r>
            </w:ins>
          </w:p>
        </w:tc>
        <w:tc>
          <w:tcPr>
            <w:tcW w:w="0" w:type="auto"/>
          </w:tcPr>
          <w:p w14:paraId="72BFDFD9" w14:textId="77777777" w:rsidR="009022C7" w:rsidRDefault="00000000">
            <w:pPr>
              <w:pStyle w:val="Compact"/>
              <w:rPr>
                <w:ins w:id="2406" w:author="Matías Castillo-Aguilar" w:date="2026-08-10T02:45:00Z"/>
              </w:rPr>
            </w:pPr>
            <w:ins w:id="2407" w:author="Matías Castillo-Aguilar" w:date="2026-08-10T02:45:00Z">
              <w:r>
                <w:t>11915.000</w:t>
              </w:r>
            </w:ins>
          </w:p>
        </w:tc>
        <w:tc>
          <w:tcPr>
            <w:tcW w:w="0" w:type="auto"/>
          </w:tcPr>
          <w:p w14:paraId="45FB86FC" w14:textId="77777777" w:rsidR="009022C7" w:rsidRDefault="00000000">
            <w:pPr>
              <w:pStyle w:val="Compact"/>
              <w:rPr>
                <w:ins w:id="2408" w:author="Matías Castillo-Aguilar" w:date="2026-08-10T02:45:00Z"/>
              </w:rPr>
            </w:pPr>
            <w:ins w:id="2409" w:author="Matías Castillo-Aguilar" w:date="2026-08-10T02:45:00Z">
              <w:r>
                <w:t>0.99995</w:t>
              </w:r>
            </w:ins>
          </w:p>
        </w:tc>
      </w:tr>
      <w:tr w:rsidR="009022C7" w14:paraId="0FB8E0AD" w14:textId="77777777">
        <w:trPr>
          <w:ins w:id="2410" w:author="Matías Castillo-Aguilar" w:date="2026-08-10T02:45:00Z"/>
        </w:trPr>
        <w:tc>
          <w:tcPr>
            <w:tcW w:w="0" w:type="auto"/>
          </w:tcPr>
          <w:p w14:paraId="1FA11658" w14:textId="77777777" w:rsidR="009022C7" w:rsidRDefault="00000000">
            <w:pPr>
              <w:pStyle w:val="Compact"/>
              <w:rPr>
                <w:ins w:id="2411" w:author="Matías Castillo-Aguilar" w:date="2026-08-10T02:45:00Z"/>
              </w:rPr>
            </w:pPr>
            <m:oMath>
              <m:sSub>
                <m:sSubPr>
                  <m:ctrlPr>
                    <w:ins w:id="2412" w:author="Matías Castillo-Aguilar" w:date="2026-08-10T02:45:00Z">
                      <w:rPr>
                        <w:rFonts w:ascii="Cambria Math" w:hAnsi="Cambria Math"/>
                      </w:rPr>
                    </w:ins>
                  </m:ctrlPr>
                </m:sSubPr>
                <m:e>
                  <m:r>
                    <w:ins w:id="2413" w:author="Matías Castillo-Aguilar" w:date="2026-08-10T02:45:00Z">
                      <w:rPr>
                        <w:rFonts w:ascii="Cambria Math" w:hAnsi="Cambria Math"/>
                      </w:rPr>
                      <m:t>z</m:t>
                    </w:ins>
                  </m:r>
                </m:e>
                <m:sub>
                  <m:r>
                    <w:ins w:id="2414" w:author="Matías Castillo-Aguilar" w:date="2026-08-10T02:45:00Z">
                      <w:rPr>
                        <w:rFonts w:ascii="Cambria Math" w:hAnsi="Cambria Math"/>
                      </w:rPr>
                      <m:t>gp</m:t>
                    </w:ins>
                  </m:r>
                </m:sub>
              </m:sSub>
            </m:oMath>
            <w:ins w:id="2415" w:author="Matías Castillo-Aguilar" w:date="2026-08-10T02:45:00Z">
              <w:r>
                <w:t xml:space="preserve"> (Median)</w:t>
              </w:r>
            </w:ins>
          </w:p>
        </w:tc>
        <w:tc>
          <w:tcPr>
            <w:tcW w:w="0" w:type="auto"/>
          </w:tcPr>
          <w:p w14:paraId="01E2F2D5" w14:textId="77777777" w:rsidR="009022C7" w:rsidRDefault="00000000">
            <w:pPr>
              <w:pStyle w:val="Compact"/>
              <w:rPr>
                <w:ins w:id="2416" w:author="Matías Castillo-Aguilar" w:date="2026-08-10T02:45:00Z"/>
              </w:rPr>
            </w:pPr>
            <w:ins w:id="2417" w:author="Matías Castillo-Aguilar" w:date="2026-08-10T02:45:00Z">
              <w:r>
                <w:t>0.005</w:t>
              </w:r>
            </w:ins>
          </w:p>
        </w:tc>
        <w:tc>
          <w:tcPr>
            <w:tcW w:w="0" w:type="auto"/>
          </w:tcPr>
          <w:p w14:paraId="7A8A8614" w14:textId="77777777" w:rsidR="009022C7" w:rsidRDefault="00000000">
            <w:pPr>
              <w:pStyle w:val="Compact"/>
              <w:rPr>
                <w:ins w:id="2418" w:author="Matías Castillo-Aguilar" w:date="2026-08-10T02:45:00Z"/>
              </w:rPr>
            </w:pPr>
            <w:ins w:id="2419" w:author="Matías Castillo-Aguilar" w:date="2026-08-10T02:45:00Z">
              <w:r>
                <w:t>39110.000</w:t>
              </w:r>
            </w:ins>
          </w:p>
        </w:tc>
        <w:tc>
          <w:tcPr>
            <w:tcW w:w="0" w:type="auto"/>
          </w:tcPr>
          <w:p w14:paraId="2F46B005" w14:textId="77777777" w:rsidR="009022C7" w:rsidRDefault="00000000">
            <w:pPr>
              <w:pStyle w:val="Compact"/>
              <w:rPr>
                <w:ins w:id="2420" w:author="Matías Castillo-Aguilar" w:date="2026-08-10T02:45:00Z"/>
              </w:rPr>
            </w:pPr>
            <w:ins w:id="2421" w:author="Matías Castillo-Aguilar" w:date="2026-08-10T02:45:00Z">
              <w:r>
                <w:t>14231.000</w:t>
              </w:r>
            </w:ins>
          </w:p>
        </w:tc>
        <w:tc>
          <w:tcPr>
            <w:tcW w:w="0" w:type="auto"/>
          </w:tcPr>
          <w:p w14:paraId="45DB78DF" w14:textId="77777777" w:rsidR="009022C7" w:rsidRDefault="00000000">
            <w:pPr>
              <w:pStyle w:val="Compact"/>
              <w:rPr>
                <w:ins w:id="2422" w:author="Matías Castillo-Aguilar" w:date="2026-08-10T02:45:00Z"/>
              </w:rPr>
            </w:pPr>
            <w:ins w:id="2423" w:author="Matías Castillo-Aguilar" w:date="2026-08-10T02:45:00Z">
              <w:r>
                <w:t>1.00002</w:t>
              </w:r>
            </w:ins>
          </w:p>
        </w:tc>
      </w:tr>
      <w:tr w:rsidR="009022C7" w14:paraId="62BBC127" w14:textId="77777777">
        <w:trPr>
          <w:cnfStyle w:val="000000100000" w:firstRow="0" w:lastRow="0" w:firstColumn="0" w:lastColumn="0" w:oddVBand="0" w:evenVBand="0" w:oddHBand="1" w:evenHBand="0" w:firstRowFirstColumn="0" w:firstRowLastColumn="0" w:lastRowFirstColumn="0" w:lastRowLastColumn="0"/>
          <w:ins w:id="2424" w:author="Matías Castillo-Aguilar" w:date="2026-08-10T02:45:00Z"/>
        </w:trPr>
        <w:tc>
          <w:tcPr>
            <w:tcW w:w="0" w:type="auto"/>
          </w:tcPr>
          <w:p w14:paraId="42900246" w14:textId="77777777" w:rsidR="009022C7" w:rsidRDefault="00000000">
            <w:pPr>
              <w:pStyle w:val="Compact"/>
              <w:rPr>
                <w:ins w:id="2425" w:author="Matías Castillo-Aguilar" w:date="2026-08-10T02:45:00Z"/>
              </w:rPr>
            </w:pPr>
            <m:oMath>
              <m:sSub>
                <m:sSubPr>
                  <m:ctrlPr>
                    <w:ins w:id="2426" w:author="Matías Castillo-Aguilar" w:date="2026-08-10T02:45:00Z">
                      <w:rPr>
                        <w:rFonts w:ascii="Cambria Math" w:hAnsi="Cambria Math"/>
                      </w:rPr>
                    </w:ins>
                  </m:ctrlPr>
                </m:sSubPr>
                <m:e>
                  <m:r>
                    <w:ins w:id="2427" w:author="Matías Castillo-Aguilar" w:date="2026-08-10T02:45:00Z">
                      <w:rPr>
                        <w:rFonts w:ascii="Cambria Math" w:hAnsi="Cambria Math"/>
                      </w:rPr>
                      <m:t>z</m:t>
                    </w:ins>
                  </m:r>
                </m:e>
                <m:sub>
                  <m:r>
                    <w:ins w:id="2428" w:author="Matías Castillo-Aguilar" w:date="2026-08-10T02:45:00Z">
                      <w:rPr>
                        <w:rFonts w:ascii="Cambria Math" w:hAnsi="Cambria Math"/>
                      </w:rPr>
                      <m:t>gp</m:t>
                    </w:ins>
                  </m:r>
                </m:sub>
              </m:sSub>
            </m:oMath>
            <w:ins w:id="2429" w:author="Matías Castillo-Aguilar" w:date="2026-08-10T02:45:00Z">
              <w:r>
                <w:t xml:space="preserve"> (Max)</w:t>
              </w:r>
            </w:ins>
          </w:p>
        </w:tc>
        <w:tc>
          <w:tcPr>
            <w:tcW w:w="0" w:type="auto"/>
          </w:tcPr>
          <w:p w14:paraId="29B3FE77" w14:textId="77777777" w:rsidR="009022C7" w:rsidRDefault="00000000">
            <w:pPr>
              <w:pStyle w:val="Compact"/>
              <w:rPr>
                <w:ins w:id="2430" w:author="Matías Castillo-Aguilar" w:date="2026-08-10T02:45:00Z"/>
              </w:rPr>
            </w:pPr>
            <w:ins w:id="2431" w:author="Matías Castillo-Aguilar" w:date="2026-08-10T02:45:00Z">
              <w:r>
                <w:t>0.008</w:t>
              </w:r>
            </w:ins>
          </w:p>
        </w:tc>
        <w:tc>
          <w:tcPr>
            <w:tcW w:w="0" w:type="auto"/>
          </w:tcPr>
          <w:p w14:paraId="7935D632" w14:textId="77777777" w:rsidR="009022C7" w:rsidRDefault="00000000">
            <w:pPr>
              <w:pStyle w:val="Compact"/>
              <w:rPr>
                <w:ins w:id="2432" w:author="Matías Castillo-Aguilar" w:date="2026-08-10T02:45:00Z"/>
              </w:rPr>
            </w:pPr>
            <w:ins w:id="2433" w:author="Matías Castillo-Aguilar" w:date="2026-08-10T02:45:00Z">
              <w:r>
                <w:t>44209.000</w:t>
              </w:r>
            </w:ins>
          </w:p>
        </w:tc>
        <w:tc>
          <w:tcPr>
            <w:tcW w:w="0" w:type="auto"/>
          </w:tcPr>
          <w:p w14:paraId="21673A7F" w14:textId="77777777" w:rsidR="009022C7" w:rsidRDefault="00000000">
            <w:pPr>
              <w:pStyle w:val="Compact"/>
              <w:rPr>
                <w:ins w:id="2434" w:author="Matías Castillo-Aguilar" w:date="2026-08-10T02:45:00Z"/>
              </w:rPr>
            </w:pPr>
            <w:ins w:id="2435" w:author="Matías Castillo-Aguilar" w:date="2026-08-10T02:45:00Z">
              <w:r>
                <w:t>16253.000</w:t>
              </w:r>
            </w:ins>
          </w:p>
        </w:tc>
        <w:tc>
          <w:tcPr>
            <w:tcW w:w="0" w:type="auto"/>
          </w:tcPr>
          <w:p w14:paraId="103BD735" w14:textId="77777777" w:rsidR="009022C7" w:rsidRDefault="00000000">
            <w:pPr>
              <w:pStyle w:val="Compact"/>
              <w:rPr>
                <w:ins w:id="2436" w:author="Matías Castillo-Aguilar" w:date="2026-08-10T02:45:00Z"/>
              </w:rPr>
            </w:pPr>
            <w:ins w:id="2437" w:author="Matías Castillo-Aguilar" w:date="2026-08-10T02:45:00Z">
              <w:r>
                <w:t>1.00125</w:t>
              </w:r>
            </w:ins>
          </w:p>
        </w:tc>
      </w:tr>
      <w:tr w:rsidR="009022C7" w14:paraId="1EA7B430" w14:textId="77777777">
        <w:trPr>
          <w:ins w:id="2438" w:author="Matías Castillo-Aguilar" w:date="2026-08-10T02:45:00Z"/>
        </w:trPr>
        <w:tc>
          <w:tcPr>
            <w:tcW w:w="0" w:type="auto"/>
          </w:tcPr>
          <w:p w14:paraId="57EDD826" w14:textId="77777777" w:rsidR="009022C7" w:rsidRDefault="00000000">
            <w:pPr>
              <w:pStyle w:val="Compact"/>
              <w:rPr>
                <w:ins w:id="2439" w:author="Matías Castillo-Aguilar" w:date="2026-08-10T02:45:00Z"/>
              </w:rPr>
            </w:pPr>
            <m:oMath>
              <m:sSub>
                <m:sSubPr>
                  <m:ctrlPr>
                    <w:ins w:id="2440" w:author="Matías Castillo-Aguilar" w:date="2026-08-10T02:45:00Z">
                      <w:rPr>
                        <w:rFonts w:ascii="Cambria Math" w:hAnsi="Cambria Math"/>
                      </w:rPr>
                    </w:ins>
                  </m:ctrlPr>
                </m:sSubPr>
                <m:e>
                  <m:r>
                    <w:ins w:id="2441" w:author="Matías Castillo-Aguilar" w:date="2026-08-10T02:45:00Z">
                      <w:rPr>
                        <w:rFonts w:ascii="Cambria Math" w:hAnsi="Cambria Math"/>
                      </w:rPr>
                      <m:t>z</m:t>
                    </w:ins>
                  </m:r>
                </m:e>
                <m:sub>
                  <m:r>
                    <w:ins w:id="2442" w:author="Matías Castillo-Aguilar" w:date="2026-08-10T02:45:00Z">
                      <w:rPr>
                        <w:rFonts w:ascii="Cambria Math" w:hAnsi="Cambria Math"/>
                      </w:rPr>
                      <m:t>sin</m:t>
                    </w:ins>
                  </m:r>
                </m:sub>
              </m:sSub>
            </m:oMath>
            <w:ins w:id="2443" w:author="Matías Castillo-Aguilar" w:date="2026-08-10T02:45:00Z">
              <w:r>
                <w:t xml:space="preserve"> (Min)</w:t>
              </w:r>
            </w:ins>
          </w:p>
        </w:tc>
        <w:tc>
          <w:tcPr>
            <w:tcW w:w="0" w:type="auto"/>
          </w:tcPr>
          <w:p w14:paraId="5A8A019F" w14:textId="77777777" w:rsidR="009022C7" w:rsidRDefault="00000000">
            <w:pPr>
              <w:pStyle w:val="Compact"/>
              <w:rPr>
                <w:ins w:id="2444" w:author="Matías Castillo-Aguilar" w:date="2026-08-10T02:45:00Z"/>
              </w:rPr>
            </w:pPr>
            <w:ins w:id="2445" w:author="Matías Castillo-Aguilar" w:date="2026-08-10T02:45:00Z">
              <w:r>
                <w:t>0.003</w:t>
              </w:r>
            </w:ins>
          </w:p>
        </w:tc>
        <w:tc>
          <w:tcPr>
            <w:tcW w:w="0" w:type="auto"/>
          </w:tcPr>
          <w:p w14:paraId="7B6D061A" w14:textId="77777777" w:rsidR="009022C7" w:rsidRDefault="00000000">
            <w:pPr>
              <w:pStyle w:val="Compact"/>
              <w:rPr>
                <w:ins w:id="2446" w:author="Matías Castillo-Aguilar" w:date="2026-08-10T02:45:00Z"/>
              </w:rPr>
            </w:pPr>
            <w:ins w:id="2447" w:author="Matías Castillo-Aguilar" w:date="2026-08-10T02:45:00Z">
              <w:r>
                <w:t>15663.000</w:t>
              </w:r>
            </w:ins>
          </w:p>
        </w:tc>
        <w:tc>
          <w:tcPr>
            <w:tcW w:w="0" w:type="auto"/>
          </w:tcPr>
          <w:p w14:paraId="20900F61" w14:textId="77777777" w:rsidR="009022C7" w:rsidRDefault="00000000">
            <w:pPr>
              <w:pStyle w:val="Compact"/>
              <w:rPr>
                <w:ins w:id="2448" w:author="Matías Castillo-Aguilar" w:date="2026-08-10T02:45:00Z"/>
              </w:rPr>
            </w:pPr>
            <w:ins w:id="2449" w:author="Matías Castillo-Aguilar" w:date="2026-08-10T02:45:00Z">
              <w:r>
                <w:t>12418.000</w:t>
              </w:r>
            </w:ins>
          </w:p>
        </w:tc>
        <w:tc>
          <w:tcPr>
            <w:tcW w:w="0" w:type="auto"/>
          </w:tcPr>
          <w:p w14:paraId="51AAC07F" w14:textId="77777777" w:rsidR="009022C7" w:rsidRDefault="00000000">
            <w:pPr>
              <w:pStyle w:val="Compact"/>
              <w:rPr>
                <w:ins w:id="2450" w:author="Matías Castillo-Aguilar" w:date="2026-08-10T02:45:00Z"/>
              </w:rPr>
            </w:pPr>
            <w:ins w:id="2451" w:author="Matías Castillo-Aguilar" w:date="2026-08-10T02:45:00Z">
              <w:r>
                <w:t>0.99995</w:t>
              </w:r>
            </w:ins>
          </w:p>
        </w:tc>
      </w:tr>
      <w:tr w:rsidR="009022C7" w14:paraId="11615F32" w14:textId="77777777">
        <w:trPr>
          <w:cnfStyle w:val="000000100000" w:firstRow="0" w:lastRow="0" w:firstColumn="0" w:lastColumn="0" w:oddVBand="0" w:evenVBand="0" w:oddHBand="1" w:evenHBand="0" w:firstRowFirstColumn="0" w:firstRowLastColumn="0" w:lastRowFirstColumn="0" w:lastRowLastColumn="0"/>
          <w:ins w:id="2452" w:author="Matías Castillo-Aguilar" w:date="2026-08-10T02:45:00Z"/>
        </w:trPr>
        <w:tc>
          <w:tcPr>
            <w:tcW w:w="0" w:type="auto"/>
          </w:tcPr>
          <w:p w14:paraId="22B84611" w14:textId="77777777" w:rsidR="009022C7" w:rsidRDefault="00000000">
            <w:pPr>
              <w:pStyle w:val="Compact"/>
              <w:rPr>
                <w:ins w:id="2453" w:author="Matías Castillo-Aguilar" w:date="2026-08-10T02:45:00Z"/>
              </w:rPr>
            </w:pPr>
            <m:oMath>
              <m:sSub>
                <m:sSubPr>
                  <m:ctrlPr>
                    <w:ins w:id="2454" w:author="Matías Castillo-Aguilar" w:date="2026-08-10T02:45:00Z">
                      <w:rPr>
                        <w:rFonts w:ascii="Cambria Math" w:hAnsi="Cambria Math"/>
                      </w:rPr>
                    </w:ins>
                  </m:ctrlPr>
                </m:sSubPr>
                <m:e>
                  <m:r>
                    <w:ins w:id="2455" w:author="Matías Castillo-Aguilar" w:date="2026-08-10T02:45:00Z">
                      <w:rPr>
                        <w:rFonts w:ascii="Cambria Math" w:hAnsi="Cambria Math"/>
                      </w:rPr>
                      <m:t>z</m:t>
                    </w:ins>
                  </m:r>
                </m:e>
                <m:sub>
                  <m:r>
                    <w:ins w:id="2456" w:author="Matías Castillo-Aguilar" w:date="2026-08-10T02:45:00Z">
                      <w:rPr>
                        <w:rFonts w:ascii="Cambria Math" w:hAnsi="Cambria Math"/>
                      </w:rPr>
                      <m:t>sin</m:t>
                    </w:ins>
                  </m:r>
                </m:sub>
              </m:sSub>
            </m:oMath>
            <w:ins w:id="2457" w:author="Matías Castillo-Aguilar" w:date="2026-08-10T02:45:00Z">
              <w:r>
                <w:t xml:space="preserve"> (Median)</w:t>
              </w:r>
            </w:ins>
          </w:p>
        </w:tc>
        <w:tc>
          <w:tcPr>
            <w:tcW w:w="0" w:type="auto"/>
          </w:tcPr>
          <w:p w14:paraId="1264CF99" w14:textId="77777777" w:rsidR="009022C7" w:rsidRDefault="00000000">
            <w:pPr>
              <w:pStyle w:val="Compact"/>
              <w:rPr>
                <w:ins w:id="2458" w:author="Matías Castillo-Aguilar" w:date="2026-08-10T02:45:00Z"/>
              </w:rPr>
            </w:pPr>
            <w:ins w:id="2459" w:author="Matías Castillo-Aguilar" w:date="2026-08-10T02:45:00Z">
              <w:r>
                <w:t>0.004</w:t>
              </w:r>
            </w:ins>
          </w:p>
        </w:tc>
        <w:tc>
          <w:tcPr>
            <w:tcW w:w="0" w:type="auto"/>
          </w:tcPr>
          <w:p w14:paraId="407CD6C1" w14:textId="77777777" w:rsidR="009022C7" w:rsidRDefault="00000000">
            <w:pPr>
              <w:pStyle w:val="Compact"/>
              <w:rPr>
                <w:ins w:id="2460" w:author="Matías Castillo-Aguilar" w:date="2026-08-10T02:45:00Z"/>
              </w:rPr>
            </w:pPr>
            <w:ins w:id="2461" w:author="Matías Castillo-Aguilar" w:date="2026-08-10T02:45:00Z">
              <w:r>
                <w:t>31138.000</w:t>
              </w:r>
            </w:ins>
          </w:p>
        </w:tc>
        <w:tc>
          <w:tcPr>
            <w:tcW w:w="0" w:type="auto"/>
          </w:tcPr>
          <w:p w14:paraId="10479078" w14:textId="77777777" w:rsidR="009022C7" w:rsidRDefault="00000000">
            <w:pPr>
              <w:pStyle w:val="Compact"/>
              <w:rPr>
                <w:ins w:id="2462" w:author="Matías Castillo-Aguilar" w:date="2026-08-10T02:45:00Z"/>
              </w:rPr>
            </w:pPr>
            <w:ins w:id="2463" w:author="Matías Castillo-Aguilar" w:date="2026-08-10T02:45:00Z">
              <w:r>
                <w:t>14556.000</w:t>
              </w:r>
            </w:ins>
          </w:p>
        </w:tc>
        <w:tc>
          <w:tcPr>
            <w:tcW w:w="0" w:type="auto"/>
          </w:tcPr>
          <w:p w14:paraId="247E03B8" w14:textId="77777777" w:rsidR="009022C7" w:rsidRDefault="00000000">
            <w:pPr>
              <w:pStyle w:val="Compact"/>
              <w:rPr>
                <w:ins w:id="2464" w:author="Matías Castillo-Aguilar" w:date="2026-08-10T02:45:00Z"/>
              </w:rPr>
            </w:pPr>
            <w:ins w:id="2465" w:author="Matías Castillo-Aguilar" w:date="2026-08-10T02:45:00Z">
              <w:r>
                <w:t>1.00003</w:t>
              </w:r>
            </w:ins>
          </w:p>
        </w:tc>
      </w:tr>
      <w:tr w:rsidR="009022C7" w14:paraId="52C8891D" w14:textId="77777777">
        <w:trPr>
          <w:ins w:id="2466" w:author="Matías Castillo-Aguilar" w:date="2026-08-10T02:45:00Z"/>
        </w:trPr>
        <w:tc>
          <w:tcPr>
            <w:tcW w:w="0" w:type="auto"/>
          </w:tcPr>
          <w:p w14:paraId="5F8DC13A" w14:textId="77777777" w:rsidR="009022C7" w:rsidRDefault="00000000">
            <w:pPr>
              <w:pStyle w:val="Compact"/>
              <w:rPr>
                <w:ins w:id="2467" w:author="Matías Castillo-Aguilar" w:date="2026-08-10T02:45:00Z"/>
              </w:rPr>
            </w:pPr>
            <m:oMath>
              <m:sSub>
                <m:sSubPr>
                  <m:ctrlPr>
                    <w:ins w:id="2468" w:author="Matías Castillo-Aguilar" w:date="2026-08-10T02:45:00Z">
                      <w:rPr>
                        <w:rFonts w:ascii="Cambria Math" w:hAnsi="Cambria Math"/>
                      </w:rPr>
                    </w:ins>
                  </m:ctrlPr>
                </m:sSubPr>
                <m:e>
                  <m:r>
                    <w:ins w:id="2469" w:author="Matías Castillo-Aguilar" w:date="2026-08-10T02:45:00Z">
                      <w:rPr>
                        <w:rFonts w:ascii="Cambria Math" w:hAnsi="Cambria Math"/>
                      </w:rPr>
                      <m:t>z</m:t>
                    </w:ins>
                  </m:r>
                </m:e>
                <m:sub>
                  <m:r>
                    <w:ins w:id="2470" w:author="Matías Castillo-Aguilar" w:date="2026-08-10T02:45:00Z">
                      <w:rPr>
                        <w:rFonts w:ascii="Cambria Math" w:hAnsi="Cambria Math"/>
                      </w:rPr>
                      <m:t>sin</m:t>
                    </w:ins>
                  </m:r>
                </m:sub>
              </m:sSub>
            </m:oMath>
            <w:ins w:id="2471" w:author="Matías Castillo-Aguilar" w:date="2026-08-10T02:45:00Z">
              <w:r>
                <w:t xml:space="preserve"> (Max)</w:t>
              </w:r>
            </w:ins>
          </w:p>
        </w:tc>
        <w:tc>
          <w:tcPr>
            <w:tcW w:w="0" w:type="auto"/>
          </w:tcPr>
          <w:p w14:paraId="5C3AB386" w14:textId="77777777" w:rsidR="009022C7" w:rsidRDefault="00000000">
            <w:pPr>
              <w:pStyle w:val="Compact"/>
              <w:rPr>
                <w:ins w:id="2472" w:author="Matías Castillo-Aguilar" w:date="2026-08-10T02:45:00Z"/>
              </w:rPr>
            </w:pPr>
            <w:ins w:id="2473" w:author="Matías Castillo-Aguilar" w:date="2026-08-10T02:45:00Z">
              <w:r>
                <w:t>0.005</w:t>
              </w:r>
            </w:ins>
          </w:p>
        </w:tc>
        <w:tc>
          <w:tcPr>
            <w:tcW w:w="0" w:type="auto"/>
          </w:tcPr>
          <w:p w14:paraId="5305F345" w14:textId="77777777" w:rsidR="009022C7" w:rsidRDefault="00000000">
            <w:pPr>
              <w:pStyle w:val="Compact"/>
              <w:rPr>
                <w:ins w:id="2474" w:author="Matías Castillo-Aguilar" w:date="2026-08-10T02:45:00Z"/>
              </w:rPr>
            </w:pPr>
            <w:ins w:id="2475" w:author="Matías Castillo-Aguilar" w:date="2026-08-10T02:45:00Z">
              <w:r>
                <w:t>42072.000</w:t>
              </w:r>
            </w:ins>
          </w:p>
        </w:tc>
        <w:tc>
          <w:tcPr>
            <w:tcW w:w="0" w:type="auto"/>
          </w:tcPr>
          <w:p w14:paraId="265284DF" w14:textId="77777777" w:rsidR="009022C7" w:rsidRDefault="00000000">
            <w:pPr>
              <w:pStyle w:val="Compact"/>
              <w:rPr>
                <w:ins w:id="2476" w:author="Matías Castillo-Aguilar" w:date="2026-08-10T02:45:00Z"/>
              </w:rPr>
            </w:pPr>
            <w:ins w:id="2477" w:author="Matías Castillo-Aguilar" w:date="2026-08-10T02:45:00Z">
              <w:r>
                <w:t>16639.000</w:t>
              </w:r>
            </w:ins>
          </w:p>
        </w:tc>
        <w:tc>
          <w:tcPr>
            <w:tcW w:w="0" w:type="auto"/>
          </w:tcPr>
          <w:p w14:paraId="46C01A94" w14:textId="77777777" w:rsidR="009022C7" w:rsidRDefault="00000000">
            <w:pPr>
              <w:pStyle w:val="Compact"/>
              <w:rPr>
                <w:ins w:id="2478" w:author="Matías Castillo-Aguilar" w:date="2026-08-10T02:45:00Z"/>
              </w:rPr>
            </w:pPr>
            <w:ins w:id="2479" w:author="Matías Castillo-Aguilar" w:date="2026-08-10T02:45:00Z">
              <w:r>
                <w:t>1.00067</w:t>
              </w:r>
            </w:ins>
          </w:p>
        </w:tc>
      </w:tr>
    </w:tbl>
    <w:p w14:paraId="72410635" w14:textId="77777777" w:rsidR="009022C7" w:rsidRDefault="00000000">
      <w:pPr>
        <w:pStyle w:val="Ttulo2"/>
      </w:pPr>
      <w:bookmarkStart w:id="2480" w:name="s3.3-posterior-predictive-checks-ppc"/>
      <w:bookmarkEnd w:id="1830"/>
      <w:r>
        <w:t>S3.3: Posterior Predictive Checks (PPC)</w:t>
      </w:r>
    </w:p>
    <w:p w14:paraId="439815F1" w14:textId="77777777" w:rsidR="009022C7" w:rsidRDefault="00000000">
      <w:pPr>
        <w:pStyle w:val="FirstParagraph"/>
      </w:pPr>
      <w:r>
        <w:t xml:space="preserve">To assess the model’s descriptive adequacy, we performed posterior predictive checks. Supplementary Figure S8 overlays the empirical RRi time series with 100 time series </w:t>
      </w:r>
      <w:r>
        <w:lastRenderedPageBreak/>
        <w:t>simulated from the fitted model’s posterior predictive distribution. The simulated data closely resembles the observed data in its overall structure and variance. Furthermore, Supplementary Figure S9 shows that the distributions of key summary statistics (mean and SD) from the simulated data are well-centered on the values from the observed data, indicating an adequate model fit.</w:t>
      </w:r>
    </w:p>
    <w:p w14:paraId="359A9089" w14:textId="77777777" w:rsidR="009A2C1E" w:rsidRDefault="007C2896">
      <w:pPr>
        <w:pStyle w:val="Textoindependiente"/>
        <w:rPr>
          <w:del w:id="2481" w:author="Matías Castillo-Aguilar" w:date="2026-08-10T02:45:00Z"/>
        </w:rPr>
      </w:pPr>
      <w:del w:id="2482" w:author="Matías Castillo-Aguilar" w:date="2026-08-10T02:45:00Z">
        <w:r>
          <w:rPr>
            <w:noProof/>
          </w:rPr>
          <w:drawing>
            <wp:inline distT="0" distB="0" distL="0" distR="0" wp14:anchorId="05A7A1E1" wp14:editId="0AF9DA81">
              <wp:extent cx="5612130" cy="5612130"/>
              <wp:effectExtent l="0" t="0" r="0" b="0"/>
              <wp:docPr id="147591434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14343" name="Imagen 14759143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3C8E8D9A" w14:textId="77777777" w:rsidR="009022C7" w:rsidRDefault="00000000">
      <w:pPr>
        <w:pStyle w:val="Textoindependiente"/>
        <w:rPr>
          <w:ins w:id="2483" w:author="Matías Castillo-Aguilar" w:date="2026-08-10T02:45:00Z"/>
        </w:rPr>
      </w:pPr>
      <w:ins w:id="2484" w:author="Matías Castillo-Aguilar" w:date="2026-08-10T02:45:00Z">
        <w:r>
          <w:rPr>
            <w:noProof/>
          </w:rPr>
          <w:drawing>
            <wp:inline distT="0" distB="0" distL="0" distR="0">
              <wp:extent cx="5600700" cy="5600700"/>
              <wp:effectExtent l="0" t="0" r="0" b="0"/>
              <wp:docPr id="60" name="Imagen 16"/>
              <wp:cNvGraphicFramePr/>
              <a:graphic xmlns:a="http://schemas.openxmlformats.org/drawingml/2006/main">
                <a:graphicData uri="http://schemas.openxmlformats.org/drawingml/2006/picture">
                  <pic:pic xmlns:pic="http://schemas.openxmlformats.org/drawingml/2006/picture">
                    <pic:nvPicPr>
                      <pic:cNvPr id="61" name="Picture" descr="figures/fig-poc-ppcheck.pdf"/>
                      <pic:cNvPicPr>
                        <a:picLocks noChangeAspect="1" noChangeArrowheads="1"/>
                      </pic:cNvPicPr>
                    </pic:nvPicPr>
                    <pic:blipFill>
                      <a:blip r:embed="rId21"/>
                      <a:stretch>
                        <a:fillRect/>
                      </a:stretch>
                    </pic:blipFill>
                    <pic:spPr bwMode="auto">
                      <a:xfrm>
                        <a:off x="0" y="0"/>
                        <a:ext cx="5600700" cy="5600700"/>
                      </a:xfrm>
                      <a:prstGeom prst="rect">
                        <a:avLst/>
                      </a:prstGeom>
                      <a:noFill/>
                      <a:ln w="9525">
                        <a:noFill/>
                        <a:headEnd/>
                        <a:tailEnd/>
                      </a:ln>
                    </pic:spPr>
                  </pic:pic>
                </a:graphicData>
              </a:graphic>
            </wp:inline>
          </w:drawing>
        </w:r>
      </w:ins>
    </w:p>
    <w:p w14:paraId="43DB189F" w14:textId="77777777" w:rsidR="009022C7" w:rsidRDefault="00000000">
      <w:pPr>
        <w:pStyle w:val="Textoindependiente"/>
      </w:pPr>
      <w:r>
        <w:rPr>
          <w:b/>
          <w:bCs/>
        </w:rPr>
        <w:t>Supplementary Figure S8: Graphical Posterior Predictive Check.</w:t>
      </w:r>
      <w:r>
        <w:t xml:space="preserve"> The observed RRi data (dark line) is shown with 100 replicated datasets (faint blue lines) generated from the fitted model.</w:t>
      </w:r>
    </w:p>
    <w:p w14:paraId="2E404F52" w14:textId="77777777" w:rsidR="009A2C1E" w:rsidRDefault="007C2896">
      <w:pPr>
        <w:pStyle w:val="Textoindependiente"/>
        <w:rPr>
          <w:del w:id="2485" w:author="Matías Castillo-Aguilar" w:date="2026-08-10T02:45:00Z"/>
        </w:rPr>
      </w:pPr>
      <w:del w:id="2486" w:author="Matías Castillo-Aguilar" w:date="2026-08-10T02:45:00Z">
        <w:r>
          <w:rPr>
            <w:noProof/>
          </w:rPr>
          <w:lastRenderedPageBreak/>
          <w:drawing>
            <wp:inline distT="0" distB="0" distL="0" distR="0" wp14:anchorId="742FC910" wp14:editId="68416791">
              <wp:extent cx="5612130" cy="5612130"/>
              <wp:effectExtent l="0" t="0" r="0" b="0"/>
              <wp:docPr id="204588465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84657" name="Imagen 204588465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5612130"/>
                      </a:xfrm>
                      <a:prstGeom prst="rect">
                        <a:avLst/>
                      </a:prstGeom>
                    </pic:spPr>
                  </pic:pic>
                </a:graphicData>
              </a:graphic>
            </wp:inline>
          </w:drawing>
        </w:r>
      </w:del>
    </w:p>
    <w:p w14:paraId="474C7722" w14:textId="77777777" w:rsidR="009022C7" w:rsidRDefault="00000000">
      <w:pPr>
        <w:pStyle w:val="Textoindependiente"/>
        <w:rPr>
          <w:ins w:id="2487" w:author="Matías Castillo-Aguilar" w:date="2026-08-10T02:45:00Z"/>
        </w:rPr>
      </w:pPr>
      <w:ins w:id="2488" w:author="Matías Castillo-Aguilar" w:date="2026-08-10T02:45:00Z">
        <w:r>
          <w:rPr>
            <w:noProof/>
          </w:rPr>
          <w:drawing>
            <wp:inline distT="0" distB="0" distL="0" distR="0">
              <wp:extent cx="5600700" cy="5600700"/>
              <wp:effectExtent l="0" t="0" r="0" b="0"/>
              <wp:docPr id="63" name="Imagen 18"/>
              <wp:cNvGraphicFramePr/>
              <a:graphic xmlns:a="http://schemas.openxmlformats.org/drawingml/2006/main">
                <a:graphicData uri="http://schemas.openxmlformats.org/drawingml/2006/picture">
                  <pic:pic xmlns:pic="http://schemas.openxmlformats.org/drawingml/2006/picture">
                    <pic:nvPicPr>
                      <pic:cNvPr id="64" name="Picture" descr="figures/fig-poc-stat-computed.pdf"/>
                      <pic:cNvPicPr>
                        <a:picLocks noChangeAspect="1" noChangeArrowheads="1"/>
                      </pic:cNvPicPr>
                    </pic:nvPicPr>
                    <pic:blipFill>
                      <a:blip r:embed="rId23"/>
                      <a:stretch>
                        <a:fillRect/>
                      </a:stretch>
                    </pic:blipFill>
                    <pic:spPr bwMode="auto">
                      <a:xfrm>
                        <a:off x="0" y="0"/>
                        <a:ext cx="5600700" cy="5600700"/>
                      </a:xfrm>
                      <a:prstGeom prst="rect">
                        <a:avLst/>
                      </a:prstGeom>
                      <a:noFill/>
                      <a:ln w="9525">
                        <a:noFill/>
                        <a:headEnd/>
                        <a:tailEnd/>
                      </a:ln>
                    </pic:spPr>
                  </pic:pic>
                </a:graphicData>
              </a:graphic>
            </wp:inline>
          </w:drawing>
        </w:r>
      </w:ins>
    </w:p>
    <w:p w14:paraId="5B83385B" w14:textId="77777777" w:rsidR="009022C7" w:rsidRDefault="00000000">
      <w:pPr>
        <w:pStyle w:val="Textoindependiente"/>
        <w:rPr>
          <w:ins w:id="2489" w:author="Matías Castillo-Aguilar" w:date="2026-08-10T02:45:00Z"/>
        </w:rPr>
      </w:pPr>
      <w:r>
        <w:rPr>
          <w:b/>
          <w:bCs/>
        </w:rPr>
        <w:t>Supplementary Figure S9: Distributional Posterior Predictive Checks.</w:t>
      </w:r>
      <w:r>
        <w:t xml:space="preserve"> The distribution for two summary statistics calculated from the replicated datasets. The vertical and horizontal white line shows the value of the statistic from the actual observed data, meanwhile the 2-dimensional filled density highlight the distribution of summary statistics from the predicted RRi signal.</w:t>
      </w:r>
    </w:p>
    <w:p w14:paraId="5415CF34" w14:textId="77777777" w:rsidR="009022C7" w:rsidRDefault="00000000">
      <w:pPr>
        <w:pStyle w:val="Ttulo1"/>
        <w:rPr>
          <w:ins w:id="2490" w:author="Matías Castillo-Aguilar" w:date="2026-08-10T02:45:00Z"/>
        </w:rPr>
      </w:pPr>
      <w:bookmarkStart w:id="2491" w:name="Xab994ee0871d555df014d14281f649c895e16a7"/>
      <w:bookmarkEnd w:id="1811"/>
      <w:bookmarkEnd w:id="2480"/>
      <w:ins w:id="2492" w:author="Matías Castillo-Aguilar" w:date="2026-08-10T02:45:00Z">
        <w:r>
          <w:lastRenderedPageBreak/>
          <w:t>S4: Comparator Implementations and Benchmarking</w:t>
        </w:r>
      </w:ins>
    </w:p>
    <w:p w14:paraId="63BAD70E" w14:textId="77777777" w:rsidR="009022C7" w:rsidRDefault="00000000">
      <w:pPr>
        <w:pStyle w:val="FirstParagraph"/>
        <w:rPr>
          <w:ins w:id="2493" w:author="Matías Castillo-Aguilar" w:date="2026-08-10T02:45:00Z"/>
        </w:rPr>
      </w:pPr>
      <w:ins w:id="2494" w:author="Matías Castillo-Aguilar" w:date="2026-08-10T02:45:00Z">
        <w:r>
          <w:t>This section documents the conventional and alternative methods used as comparators in Section 2.1.1 and Table 3 of the main text, added and expanded in response to peer review.</w:t>
        </w:r>
      </w:ins>
    </w:p>
    <w:p w14:paraId="11D913C6" w14:textId="77777777" w:rsidR="009022C7" w:rsidRDefault="00000000">
      <w:pPr>
        <w:pStyle w:val="Ttulo2"/>
        <w:rPr>
          <w:ins w:id="2495" w:author="Matías Castillo-Aguilar" w:date="2026-08-10T02:45:00Z"/>
        </w:rPr>
      </w:pPr>
      <w:bookmarkStart w:id="2496" w:name="X6695fecfe64a4793b8f7f6ec1d1c66f39ccd386"/>
      <w:ins w:id="2497" w:author="Matías Castillo-Aguilar" w:date="2026-08-10T02:45:00Z">
        <w:r>
          <w:t>S4.1: Sliding-Window and Short-Time Fourier Transform (STFT)</w:t>
        </w:r>
      </w:ins>
    </w:p>
    <w:p w14:paraId="4FD844AE" w14:textId="77777777" w:rsidR="009022C7" w:rsidRDefault="00000000">
      <w:pPr>
        <w:pStyle w:val="FirstParagraph"/>
        <w:rPr>
          <w:ins w:id="2498" w:author="Matías Castillo-Aguilar" w:date="2026-08-10T02:45:00Z"/>
        </w:rPr>
      </w:pPr>
      <w:ins w:id="2499" w:author="Matías Castillo-Aguilar" w:date="2026-08-10T02:45:00Z">
        <w:r>
          <w:t xml:space="preserve">Time-domain comparators (mean </w:t>
        </w:r>
        <w:proofErr w:type="spellStart"/>
        <w:r>
          <w:t>RRi</w:t>
        </w:r>
        <w:proofErr w:type="spellEnd"/>
        <w:r>
          <w:t xml:space="preserve"> and SDNN) were computed using a sliding-window mean and standard deviation. Spectral comparators used an STFT with a matched window length. The primary window length was 60 seconds; sensitivity to this choice was assessed by repeating the analysis with 30-second and 120-second windows. The results for different latent states reconstruction can be observed in Supplementary Figure S10, and the companion Supplementary Table S4.</w:t>
        </w:r>
      </w:ins>
    </w:p>
    <w:p w14:paraId="36CFB86E" w14:textId="77777777" w:rsidR="009022C7" w:rsidRDefault="00000000">
      <w:pPr>
        <w:pStyle w:val="Textoindependiente"/>
        <w:rPr>
          <w:ins w:id="2500" w:author="Matías Castillo-Aguilar" w:date="2026-08-10T02:45:00Z"/>
        </w:rPr>
      </w:pPr>
      <w:ins w:id="2501" w:author="Matías Castillo-Aguilar" w:date="2026-08-10T02:45:00Z">
        <w:r>
          <w:rPr>
            <w:noProof/>
          </w:rPr>
          <w:drawing>
            <wp:inline distT="0" distB="0" distL="0" distR="0">
              <wp:extent cx="5600700" cy="1680210"/>
              <wp:effectExtent l="0" t="0" r="0" b="0"/>
              <wp:docPr id="68" name="Imagen 19"/>
              <wp:cNvGraphicFramePr/>
              <a:graphic xmlns:a="http://schemas.openxmlformats.org/drawingml/2006/main">
                <a:graphicData uri="http://schemas.openxmlformats.org/drawingml/2006/picture">
                  <pic:pic xmlns:pic="http://schemas.openxmlformats.org/drawingml/2006/picture">
                    <pic:nvPicPr>
                      <pic:cNvPr id="69" name="Picture" descr="figures/fig-window-sensitivity.pdf"/>
                      <pic:cNvPicPr>
                        <a:picLocks noChangeAspect="1" noChangeArrowheads="1"/>
                      </pic:cNvPicPr>
                    </pic:nvPicPr>
                    <pic:blipFill>
                      <a:blip r:embed="rId24"/>
                      <a:stretch>
                        <a:fillRect/>
                      </a:stretch>
                    </pic:blipFill>
                    <pic:spPr bwMode="auto">
                      <a:xfrm>
                        <a:off x="0" y="0"/>
                        <a:ext cx="5600700" cy="1680210"/>
                      </a:xfrm>
                      <a:prstGeom prst="rect">
                        <a:avLst/>
                      </a:prstGeom>
                      <a:noFill/>
                      <a:ln w="9525">
                        <a:noFill/>
                        <a:headEnd/>
                        <a:tailEnd/>
                      </a:ln>
                    </pic:spPr>
                  </pic:pic>
                </a:graphicData>
              </a:graphic>
            </wp:inline>
          </w:drawing>
        </w:r>
      </w:ins>
    </w:p>
    <w:p w14:paraId="59E3190B" w14:textId="77777777" w:rsidR="009022C7" w:rsidRDefault="00000000">
      <w:pPr>
        <w:pStyle w:val="Textoindependiente"/>
        <w:rPr>
          <w:ins w:id="2502" w:author="Matías Castillo-Aguilar" w:date="2026-08-10T02:45:00Z"/>
        </w:rPr>
      </w:pPr>
      <w:ins w:id="2503" w:author="Matías Castillo-Aguilar" w:date="2026-08-10T02:45:00Z">
        <w:r>
          <w:rPr>
            <w:b/>
            <w:bCs/>
          </w:rPr>
          <w:t>Supplementary Figure S10: RMSE of Sliding window and Short-Time Fourier Transform (STFT) at different windows.</w:t>
        </w:r>
        <w:r>
          <w:t xml:space="preserve"> The distribution Root mean squared error (RMSE) for each latent state computed from the BAND model calculated from the reference datasets from different length windows.</w:t>
        </w:r>
      </w:ins>
    </w:p>
    <w:p w14:paraId="7844A6F7" w14:textId="77777777" w:rsidR="009022C7" w:rsidRDefault="00000000">
      <w:pPr>
        <w:pStyle w:val="Textoindependiente"/>
        <w:rPr>
          <w:ins w:id="2504" w:author="Matías Castillo-Aguilar" w:date="2026-08-10T02:45:00Z"/>
        </w:rPr>
      </w:pPr>
      <w:ins w:id="2505" w:author="Matías Castillo-Aguilar" w:date="2026-08-10T02:45:00Z">
        <w:r>
          <w:rPr>
            <w:b/>
            <w:bCs/>
          </w:rPr>
          <w:t>Supplementary Table S4: Sliding window and Short-Time Fourier Transform (STFT) sensitivity analysis.</w:t>
        </w:r>
        <w:r>
          <w:t xml:space="preserve"> Root mean squared error (RMSE) statistic of each sliding window width configuration against ground truth parameters.</w:t>
        </w:r>
      </w:ins>
    </w:p>
    <w:tbl>
      <w:tblPr>
        <w:tblStyle w:val="Table"/>
        <w:tblW w:w="5000" w:type="pct"/>
        <w:tblLayout w:type="fixed"/>
        <w:tblLook w:val="0020" w:firstRow="1" w:lastRow="0" w:firstColumn="0" w:lastColumn="0" w:noHBand="0" w:noVBand="0"/>
      </w:tblPr>
      <w:tblGrid>
        <w:gridCol w:w="2778"/>
        <w:gridCol w:w="1388"/>
        <w:gridCol w:w="3662"/>
        <w:gridCol w:w="1010"/>
      </w:tblGrid>
      <w:tr w:rsidR="009022C7" w14:paraId="708C905E" w14:textId="77777777" w:rsidTr="009022C7">
        <w:trPr>
          <w:cnfStyle w:val="100000000000" w:firstRow="1" w:lastRow="0" w:firstColumn="0" w:lastColumn="0" w:oddVBand="0" w:evenVBand="0" w:oddHBand="0" w:evenHBand="0" w:firstRowFirstColumn="0" w:firstRowLastColumn="0" w:lastRowFirstColumn="0" w:lastRowLastColumn="0"/>
          <w:tblHeader/>
          <w:ins w:id="2506" w:author="Matías Castillo-Aguilar" w:date="2026-08-10T02:45:00Z"/>
        </w:trPr>
        <w:tc>
          <w:tcPr>
            <w:tcW w:w="2489" w:type="dxa"/>
          </w:tcPr>
          <w:p w14:paraId="7CC6481D" w14:textId="77777777" w:rsidR="009022C7" w:rsidRDefault="00000000">
            <w:pPr>
              <w:pStyle w:val="Compact"/>
              <w:rPr>
                <w:ins w:id="2507" w:author="Matías Castillo-Aguilar" w:date="2026-08-10T02:45:00Z"/>
              </w:rPr>
            </w:pPr>
            <w:ins w:id="2508" w:author="Matías Castillo-Aguilar" w:date="2026-08-10T02:45:00Z">
              <w:r>
                <w:t>Domain</w:t>
              </w:r>
            </w:ins>
          </w:p>
        </w:tc>
        <w:tc>
          <w:tcPr>
            <w:tcW w:w="1244" w:type="dxa"/>
          </w:tcPr>
          <w:p w14:paraId="5DC98070" w14:textId="77777777" w:rsidR="009022C7" w:rsidRDefault="00000000">
            <w:pPr>
              <w:pStyle w:val="Compact"/>
              <w:rPr>
                <w:ins w:id="2509" w:author="Matías Castillo-Aguilar" w:date="2026-08-10T02:45:00Z"/>
              </w:rPr>
            </w:pPr>
            <w:ins w:id="2510" w:author="Matías Castillo-Aguilar" w:date="2026-08-10T02:45:00Z">
              <w:r>
                <w:t>Window (s)</w:t>
              </w:r>
            </w:ins>
          </w:p>
        </w:tc>
        <w:tc>
          <w:tcPr>
            <w:tcW w:w="3281" w:type="dxa"/>
          </w:tcPr>
          <w:p w14:paraId="165124ED" w14:textId="77777777" w:rsidR="009022C7" w:rsidRDefault="00000000">
            <w:pPr>
              <w:pStyle w:val="Compact"/>
              <w:rPr>
                <w:ins w:id="2511" w:author="Matías Castillo-Aguilar" w:date="2026-08-10T02:45:00Z"/>
              </w:rPr>
            </w:pPr>
            <w:ins w:id="2512" w:author="Matías Castillo-Aguilar" w:date="2026-08-10T02:45:00Z">
              <w:r>
                <w:t>Mean RMSE (across scenarios)</w:t>
              </w:r>
            </w:ins>
          </w:p>
        </w:tc>
        <w:tc>
          <w:tcPr>
            <w:tcW w:w="905" w:type="dxa"/>
          </w:tcPr>
          <w:p w14:paraId="42026294" w14:textId="77777777" w:rsidR="009022C7" w:rsidRDefault="00000000">
            <w:pPr>
              <w:pStyle w:val="Compact"/>
              <w:rPr>
                <w:ins w:id="2513" w:author="Matías Castillo-Aguilar" w:date="2026-08-10T02:45:00Z"/>
              </w:rPr>
            </w:pPr>
            <w:ins w:id="2514" w:author="Matías Castillo-Aguilar" w:date="2026-08-10T02:45:00Z">
              <w:r>
                <w:t>SD RMSE</w:t>
              </w:r>
            </w:ins>
          </w:p>
        </w:tc>
      </w:tr>
      <w:tr w:rsidR="009022C7" w14:paraId="7CB54904" w14:textId="77777777">
        <w:trPr>
          <w:cnfStyle w:val="000000100000" w:firstRow="0" w:lastRow="0" w:firstColumn="0" w:lastColumn="0" w:oddVBand="0" w:evenVBand="0" w:oddHBand="1" w:evenHBand="0" w:firstRowFirstColumn="0" w:firstRowLastColumn="0" w:lastRowFirstColumn="0" w:lastRowLastColumn="0"/>
          <w:ins w:id="2515" w:author="Matías Castillo-Aguilar" w:date="2026-08-10T02:45:00Z"/>
        </w:trPr>
        <w:tc>
          <w:tcPr>
            <w:tcW w:w="2489" w:type="dxa"/>
          </w:tcPr>
          <w:p w14:paraId="5B8B66B9" w14:textId="77777777" w:rsidR="009022C7" w:rsidRDefault="00000000">
            <w:pPr>
              <w:pStyle w:val="Compact"/>
              <w:rPr>
                <w:ins w:id="2516" w:author="Matías Castillo-Aguilar" w:date="2026-08-10T02:45:00Z"/>
              </w:rPr>
            </w:pPr>
            <m:oMathPara>
              <m:oMath>
                <m:r>
                  <w:ins w:id="2517" w:author="Matías Castillo-Aguilar" w:date="2026-08-10T02:45:00Z">
                    <w:rPr>
                      <w:rFonts w:ascii="Cambria Math" w:hAnsi="Cambria Math"/>
                    </w:rPr>
                    <m:t>RR</m:t>
                  </w:ins>
                </m:r>
                <m:d>
                  <m:dPr>
                    <m:ctrlPr>
                      <w:ins w:id="2518" w:author="Matías Castillo-Aguilar" w:date="2026-08-10T02:45:00Z">
                        <w:rPr>
                          <w:rFonts w:ascii="Cambria Math" w:hAnsi="Cambria Math"/>
                        </w:rPr>
                      </w:ins>
                    </m:ctrlPr>
                  </m:dPr>
                  <m:e>
                    <m:sSub>
                      <m:sSubPr>
                        <m:ctrlPr>
                          <w:ins w:id="2519" w:author="Matías Castillo-Aguilar" w:date="2026-08-10T02:45:00Z">
                            <w:rPr>
                              <w:rFonts w:ascii="Cambria Math" w:hAnsi="Cambria Math"/>
                            </w:rPr>
                          </w:ins>
                        </m:ctrlPr>
                      </m:sSubPr>
                      <m:e>
                        <m:r>
                          <w:ins w:id="2520" w:author="Matías Castillo-Aguilar" w:date="2026-08-10T02:45:00Z">
                            <w:rPr>
                              <w:rFonts w:ascii="Cambria Math" w:hAnsi="Cambria Math"/>
                            </w:rPr>
                            <m:t>t</m:t>
                          </w:ins>
                        </m:r>
                      </m:e>
                      <m:sub>
                        <m:r>
                          <w:ins w:id="2521" w:author="Matías Castillo-Aguilar" w:date="2026-08-10T02:45:00Z">
                            <w:rPr>
                              <w:rFonts w:ascii="Cambria Math" w:hAnsi="Cambria Math"/>
                            </w:rPr>
                            <m:t>i</m:t>
                          </w:ins>
                        </m:r>
                      </m:sub>
                    </m:sSub>
                  </m:e>
                </m:d>
              </m:oMath>
            </m:oMathPara>
          </w:p>
        </w:tc>
        <w:tc>
          <w:tcPr>
            <w:tcW w:w="1244" w:type="dxa"/>
          </w:tcPr>
          <w:p w14:paraId="0DF0BBB9" w14:textId="77777777" w:rsidR="009022C7" w:rsidRDefault="00000000">
            <w:pPr>
              <w:pStyle w:val="Compact"/>
              <w:rPr>
                <w:ins w:id="2522" w:author="Matías Castillo-Aguilar" w:date="2026-08-10T02:45:00Z"/>
              </w:rPr>
            </w:pPr>
            <w:ins w:id="2523" w:author="Matías Castillo-Aguilar" w:date="2026-08-10T02:45:00Z">
              <w:r>
                <w:t>30</w:t>
              </w:r>
            </w:ins>
          </w:p>
        </w:tc>
        <w:tc>
          <w:tcPr>
            <w:tcW w:w="3281" w:type="dxa"/>
          </w:tcPr>
          <w:p w14:paraId="675E6CFD" w14:textId="77777777" w:rsidR="009022C7" w:rsidRDefault="00000000">
            <w:pPr>
              <w:pStyle w:val="Compact"/>
              <w:rPr>
                <w:ins w:id="2524" w:author="Matías Castillo-Aguilar" w:date="2026-08-10T02:45:00Z"/>
              </w:rPr>
            </w:pPr>
            <w:ins w:id="2525" w:author="Matías Castillo-Aguilar" w:date="2026-08-10T02:45:00Z">
              <w:r>
                <w:t>7.485</w:t>
              </w:r>
            </w:ins>
          </w:p>
        </w:tc>
        <w:tc>
          <w:tcPr>
            <w:tcW w:w="905" w:type="dxa"/>
          </w:tcPr>
          <w:p w14:paraId="2C881C60" w14:textId="77777777" w:rsidR="009022C7" w:rsidRDefault="00000000">
            <w:pPr>
              <w:pStyle w:val="Compact"/>
              <w:rPr>
                <w:ins w:id="2526" w:author="Matías Castillo-Aguilar" w:date="2026-08-10T02:45:00Z"/>
              </w:rPr>
            </w:pPr>
            <w:ins w:id="2527" w:author="Matías Castillo-Aguilar" w:date="2026-08-10T02:45:00Z">
              <w:r>
                <w:t>0.903</w:t>
              </w:r>
            </w:ins>
          </w:p>
        </w:tc>
      </w:tr>
      <w:tr w:rsidR="009022C7" w14:paraId="0FEA0D47" w14:textId="77777777">
        <w:trPr>
          <w:ins w:id="2528" w:author="Matías Castillo-Aguilar" w:date="2026-08-10T02:45:00Z"/>
        </w:trPr>
        <w:tc>
          <w:tcPr>
            <w:tcW w:w="2489" w:type="dxa"/>
          </w:tcPr>
          <w:p w14:paraId="51BF1CDB" w14:textId="77777777" w:rsidR="009022C7" w:rsidRDefault="00000000">
            <w:pPr>
              <w:pStyle w:val="Compact"/>
              <w:rPr>
                <w:ins w:id="2529" w:author="Matías Castillo-Aguilar" w:date="2026-08-10T02:45:00Z"/>
              </w:rPr>
            </w:pPr>
            <m:oMathPara>
              <m:oMath>
                <m:r>
                  <w:ins w:id="2530" w:author="Matías Castillo-Aguilar" w:date="2026-08-10T02:45:00Z">
                    <w:rPr>
                      <w:rFonts w:ascii="Cambria Math" w:hAnsi="Cambria Math"/>
                    </w:rPr>
                    <m:t>RR</m:t>
                  </w:ins>
                </m:r>
                <m:d>
                  <m:dPr>
                    <m:ctrlPr>
                      <w:ins w:id="2531" w:author="Matías Castillo-Aguilar" w:date="2026-08-10T02:45:00Z">
                        <w:rPr>
                          <w:rFonts w:ascii="Cambria Math" w:hAnsi="Cambria Math"/>
                        </w:rPr>
                      </w:ins>
                    </m:ctrlPr>
                  </m:dPr>
                  <m:e>
                    <m:sSub>
                      <m:sSubPr>
                        <m:ctrlPr>
                          <w:ins w:id="2532" w:author="Matías Castillo-Aguilar" w:date="2026-08-10T02:45:00Z">
                            <w:rPr>
                              <w:rFonts w:ascii="Cambria Math" w:hAnsi="Cambria Math"/>
                            </w:rPr>
                          </w:ins>
                        </m:ctrlPr>
                      </m:sSubPr>
                      <m:e>
                        <m:r>
                          <w:ins w:id="2533" w:author="Matías Castillo-Aguilar" w:date="2026-08-10T02:45:00Z">
                            <w:rPr>
                              <w:rFonts w:ascii="Cambria Math" w:hAnsi="Cambria Math"/>
                            </w:rPr>
                            <m:t>t</m:t>
                          </w:ins>
                        </m:r>
                      </m:e>
                      <m:sub>
                        <m:r>
                          <w:ins w:id="2534" w:author="Matías Castillo-Aguilar" w:date="2026-08-10T02:45:00Z">
                            <w:rPr>
                              <w:rFonts w:ascii="Cambria Math" w:hAnsi="Cambria Math"/>
                            </w:rPr>
                            <m:t>i</m:t>
                          </w:ins>
                        </m:r>
                      </m:sub>
                    </m:sSub>
                  </m:e>
                </m:d>
              </m:oMath>
            </m:oMathPara>
          </w:p>
        </w:tc>
        <w:tc>
          <w:tcPr>
            <w:tcW w:w="1244" w:type="dxa"/>
          </w:tcPr>
          <w:p w14:paraId="2BC2E7E2" w14:textId="77777777" w:rsidR="009022C7" w:rsidRDefault="00000000">
            <w:pPr>
              <w:pStyle w:val="Compact"/>
              <w:rPr>
                <w:ins w:id="2535" w:author="Matías Castillo-Aguilar" w:date="2026-08-10T02:45:00Z"/>
              </w:rPr>
            </w:pPr>
            <w:ins w:id="2536" w:author="Matías Castillo-Aguilar" w:date="2026-08-10T02:45:00Z">
              <w:r>
                <w:t>60</w:t>
              </w:r>
            </w:ins>
          </w:p>
        </w:tc>
        <w:tc>
          <w:tcPr>
            <w:tcW w:w="3281" w:type="dxa"/>
          </w:tcPr>
          <w:p w14:paraId="6F469946" w14:textId="77777777" w:rsidR="009022C7" w:rsidRDefault="00000000">
            <w:pPr>
              <w:pStyle w:val="Compact"/>
              <w:rPr>
                <w:ins w:id="2537" w:author="Matías Castillo-Aguilar" w:date="2026-08-10T02:45:00Z"/>
              </w:rPr>
            </w:pPr>
            <w:ins w:id="2538" w:author="Matías Castillo-Aguilar" w:date="2026-08-10T02:45:00Z">
              <w:r>
                <w:t>5.874</w:t>
              </w:r>
            </w:ins>
          </w:p>
        </w:tc>
        <w:tc>
          <w:tcPr>
            <w:tcW w:w="905" w:type="dxa"/>
          </w:tcPr>
          <w:p w14:paraId="0272F9E9" w14:textId="77777777" w:rsidR="009022C7" w:rsidRDefault="00000000">
            <w:pPr>
              <w:pStyle w:val="Compact"/>
              <w:rPr>
                <w:ins w:id="2539" w:author="Matías Castillo-Aguilar" w:date="2026-08-10T02:45:00Z"/>
              </w:rPr>
            </w:pPr>
            <w:ins w:id="2540" w:author="Matías Castillo-Aguilar" w:date="2026-08-10T02:45:00Z">
              <w:r>
                <w:t>1.031</w:t>
              </w:r>
            </w:ins>
          </w:p>
        </w:tc>
      </w:tr>
      <w:tr w:rsidR="009022C7" w14:paraId="42883840" w14:textId="77777777">
        <w:trPr>
          <w:cnfStyle w:val="000000100000" w:firstRow="0" w:lastRow="0" w:firstColumn="0" w:lastColumn="0" w:oddVBand="0" w:evenVBand="0" w:oddHBand="1" w:evenHBand="0" w:firstRowFirstColumn="0" w:firstRowLastColumn="0" w:lastRowFirstColumn="0" w:lastRowLastColumn="0"/>
          <w:ins w:id="2541" w:author="Matías Castillo-Aguilar" w:date="2026-08-10T02:45:00Z"/>
        </w:trPr>
        <w:tc>
          <w:tcPr>
            <w:tcW w:w="2489" w:type="dxa"/>
          </w:tcPr>
          <w:p w14:paraId="210C2807" w14:textId="77777777" w:rsidR="009022C7" w:rsidRDefault="00000000">
            <w:pPr>
              <w:pStyle w:val="Compact"/>
              <w:rPr>
                <w:ins w:id="2542" w:author="Matías Castillo-Aguilar" w:date="2026-08-10T02:45:00Z"/>
              </w:rPr>
            </w:pPr>
            <m:oMathPara>
              <m:oMath>
                <m:r>
                  <w:ins w:id="2543" w:author="Matías Castillo-Aguilar" w:date="2026-08-10T02:45:00Z">
                    <w:rPr>
                      <w:rFonts w:ascii="Cambria Math" w:hAnsi="Cambria Math"/>
                    </w:rPr>
                    <m:t>RR</m:t>
                  </w:ins>
                </m:r>
                <m:d>
                  <m:dPr>
                    <m:ctrlPr>
                      <w:ins w:id="2544" w:author="Matías Castillo-Aguilar" w:date="2026-08-10T02:45:00Z">
                        <w:rPr>
                          <w:rFonts w:ascii="Cambria Math" w:hAnsi="Cambria Math"/>
                        </w:rPr>
                      </w:ins>
                    </m:ctrlPr>
                  </m:dPr>
                  <m:e>
                    <m:sSub>
                      <m:sSubPr>
                        <m:ctrlPr>
                          <w:ins w:id="2545" w:author="Matías Castillo-Aguilar" w:date="2026-08-10T02:45:00Z">
                            <w:rPr>
                              <w:rFonts w:ascii="Cambria Math" w:hAnsi="Cambria Math"/>
                            </w:rPr>
                          </w:ins>
                        </m:ctrlPr>
                      </m:sSubPr>
                      <m:e>
                        <m:r>
                          <w:ins w:id="2546" w:author="Matías Castillo-Aguilar" w:date="2026-08-10T02:45:00Z">
                            <w:rPr>
                              <w:rFonts w:ascii="Cambria Math" w:hAnsi="Cambria Math"/>
                            </w:rPr>
                            <m:t>t</m:t>
                          </w:ins>
                        </m:r>
                      </m:e>
                      <m:sub>
                        <m:r>
                          <w:ins w:id="2547" w:author="Matías Castillo-Aguilar" w:date="2026-08-10T02:45:00Z">
                            <w:rPr>
                              <w:rFonts w:ascii="Cambria Math" w:hAnsi="Cambria Math"/>
                            </w:rPr>
                            <m:t>i</m:t>
                          </w:ins>
                        </m:r>
                      </m:sub>
                    </m:sSub>
                  </m:e>
                </m:d>
              </m:oMath>
            </m:oMathPara>
          </w:p>
        </w:tc>
        <w:tc>
          <w:tcPr>
            <w:tcW w:w="1244" w:type="dxa"/>
          </w:tcPr>
          <w:p w14:paraId="6A6846BE" w14:textId="77777777" w:rsidR="009022C7" w:rsidRDefault="00000000">
            <w:pPr>
              <w:pStyle w:val="Compact"/>
              <w:rPr>
                <w:ins w:id="2548" w:author="Matías Castillo-Aguilar" w:date="2026-08-10T02:45:00Z"/>
              </w:rPr>
            </w:pPr>
            <w:ins w:id="2549" w:author="Matías Castillo-Aguilar" w:date="2026-08-10T02:45:00Z">
              <w:r>
                <w:t>120</w:t>
              </w:r>
            </w:ins>
          </w:p>
        </w:tc>
        <w:tc>
          <w:tcPr>
            <w:tcW w:w="3281" w:type="dxa"/>
          </w:tcPr>
          <w:p w14:paraId="3D6EDBB0" w14:textId="77777777" w:rsidR="009022C7" w:rsidRDefault="00000000">
            <w:pPr>
              <w:pStyle w:val="Compact"/>
              <w:rPr>
                <w:ins w:id="2550" w:author="Matías Castillo-Aguilar" w:date="2026-08-10T02:45:00Z"/>
              </w:rPr>
            </w:pPr>
            <w:ins w:id="2551" w:author="Matías Castillo-Aguilar" w:date="2026-08-10T02:45:00Z">
              <w:r>
                <w:t>14.271</w:t>
              </w:r>
            </w:ins>
          </w:p>
        </w:tc>
        <w:tc>
          <w:tcPr>
            <w:tcW w:w="905" w:type="dxa"/>
          </w:tcPr>
          <w:p w14:paraId="60EEC1A8" w14:textId="77777777" w:rsidR="009022C7" w:rsidRDefault="00000000">
            <w:pPr>
              <w:pStyle w:val="Compact"/>
              <w:rPr>
                <w:ins w:id="2552" w:author="Matías Castillo-Aguilar" w:date="2026-08-10T02:45:00Z"/>
              </w:rPr>
            </w:pPr>
            <w:ins w:id="2553" w:author="Matías Castillo-Aguilar" w:date="2026-08-10T02:45:00Z">
              <w:r>
                <w:t>3.283</w:t>
              </w:r>
            </w:ins>
          </w:p>
        </w:tc>
      </w:tr>
      <w:tr w:rsidR="009022C7" w14:paraId="4B3C6EE5" w14:textId="77777777">
        <w:trPr>
          <w:ins w:id="2554" w:author="Matías Castillo-Aguilar" w:date="2026-08-10T02:45:00Z"/>
        </w:trPr>
        <w:tc>
          <w:tcPr>
            <w:tcW w:w="2489" w:type="dxa"/>
          </w:tcPr>
          <w:p w14:paraId="7EE2D081" w14:textId="77777777" w:rsidR="009022C7" w:rsidRDefault="00000000">
            <w:pPr>
              <w:pStyle w:val="Compact"/>
              <w:rPr>
                <w:ins w:id="2555" w:author="Matías Castillo-Aguilar" w:date="2026-08-10T02:45:00Z"/>
              </w:rPr>
            </w:pPr>
            <m:oMathPara>
              <m:oMath>
                <m:sSub>
                  <m:sSubPr>
                    <m:ctrlPr>
                      <w:ins w:id="2556" w:author="Matías Castillo-Aguilar" w:date="2026-08-10T02:45:00Z">
                        <w:rPr>
                          <w:rFonts w:ascii="Cambria Math" w:hAnsi="Cambria Math"/>
                        </w:rPr>
                      </w:ins>
                    </m:ctrlPr>
                  </m:sSubPr>
                  <m:e>
                    <m:r>
                      <w:ins w:id="2557" w:author="Matías Castillo-Aguilar" w:date="2026-08-10T02:45:00Z">
                        <w:rPr>
                          <w:rFonts w:ascii="Cambria Math" w:hAnsi="Cambria Math"/>
                        </w:rPr>
                        <m:t>σ</m:t>
                      </w:ins>
                    </m:r>
                  </m:e>
                  <m:sub>
                    <m:r>
                      <w:ins w:id="2558" w:author="Matías Castillo-Aguilar" w:date="2026-08-10T02:45:00Z">
                        <w:rPr>
                          <w:rFonts w:ascii="Cambria Math" w:hAnsi="Cambria Math"/>
                        </w:rPr>
                        <m:t>total</m:t>
                      </w:ins>
                    </m:r>
                  </m:sub>
                </m:sSub>
                <m:d>
                  <m:dPr>
                    <m:ctrlPr>
                      <w:ins w:id="2559" w:author="Matías Castillo-Aguilar" w:date="2026-08-10T02:45:00Z">
                        <w:rPr>
                          <w:rFonts w:ascii="Cambria Math" w:hAnsi="Cambria Math"/>
                        </w:rPr>
                      </w:ins>
                    </m:ctrlPr>
                  </m:dPr>
                  <m:e>
                    <m:sSub>
                      <m:sSubPr>
                        <m:ctrlPr>
                          <w:ins w:id="2560" w:author="Matías Castillo-Aguilar" w:date="2026-08-10T02:45:00Z">
                            <w:rPr>
                              <w:rFonts w:ascii="Cambria Math" w:hAnsi="Cambria Math"/>
                            </w:rPr>
                          </w:ins>
                        </m:ctrlPr>
                      </m:sSubPr>
                      <m:e>
                        <m:r>
                          <w:ins w:id="2561" w:author="Matías Castillo-Aguilar" w:date="2026-08-10T02:45:00Z">
                            <w:rPr>
                              <w:rFonts w:ascii="Cambria Math" w:hAnsi="Cambria Math"/>
                            </w:rPr>
                            <m:t>t</m:t>
                          </w:ins>
                        </m:r>
                      </m:e>
                      <m:sub>
                        <m:r>
                          <w:ins w:id="2562" w:author="Matías Castillo-Aguilar" w:date="2026-08-10T02:45:00Z">
                            <w:rPr>
                              <w:rFonts w:ascii="Cambria Math" w:hAnsi="Cambria Math"/>
                            </w:rPr>
                            <m:t>i</m:t>
                          </w:ins>
                        </m:r>
                      </m:sub>
                    </m:sSub>
                  </m:e>
                </m:d>
              </m:oMath>
            </m:oMathPara>
          </w:p>
        </w:tc>
        <w:tc>
          <w:tcPr>
            <w:tcW w:w="1244" w:type="dxa"/>
          </w:tcPr>
          <w:p w14:paraId="5E65DC39" w14:textId="77777777" w:rsidR="009022C7" w:rsidRDefault="00000000">
            <w:pPr>
              <w:pStyle w:val="Compact"/>
              <w:rPr>
                <w:ins w:id="2563" w:author="Matías Castillo-Aguilar" w:date="2026-08-10T02:45:00Z"/>
              </w:rPr>
            </w:pPr>
            <w:ins w:id="2564" w:author="Matías Castillo-Aguilar" w:date="2026-08-10T02:45:00Z">
              <w:r>
                <w:t>30</w:t>
              </w:r>
            </w:ins>
          </w:p>
        </w:tc>
        <w:tc>
          <w:tcPr>
            <w:tcW w:w="3281" w:type="dxa"/>
          </w:tcPr>
          <w:p w14:paraId="04BE5E30" w14:textId="77777777" w:rsidR="009022C7" w:rsidRDefault="00000000">
            <w:pPr>
              <w:pStyle w:val="Compact"/>
              <w:rPr>
                <w:ins w:id="2565" w:author="Matías Castillo-Aguilar" w:date="2026-08-10T02:45:00Z"/>
              </w:rPr>
            </w:pPr>
            <w:ins w:id="2566" w:author="Matías Castillo-Aguilar" w:date="2026-08-10T02:45:00Z">
              <w:r>
                <w:t>6.810</w:t>
              </w:r>
            </w:ins>
          </w:p>
        </w:tc>
        <w:tc>
          <w:tcPr>
            <w:tcW w:w="905" w:type="dxa"/>
          </w:tcPr>
          <w:p w14:paraId="163004FF" w14:textId="77777777" w:rsidR="009022C7" w:rsidRDefault="00000000">
            <w:pPr>
              <w:pStyle w:val="Compact"/>
              <w:rPr>
                <w:ins w:id="2567" w:author="Matías Castillo-Aguilar" w:date="2026-08-10T02:45:00Z"/>
              </w:rPr>
            </w:pPr>
            <w:ins w:id="2568" w:author="Matías Castillo-Aguilar" w:date="2026-08-10T02:45:00Z">
              <w:r>
                <w:t>0.920</w:t>
              </w:r>
            </w:ins>
          </w:p>
        </w:tc>
      </w:tr>
      <w:tr w:rsidR="009022C7" w14:paraId="078CECE6" w14:textId="77777777">
        <w:trPr>
          <w:cnfStyle w:val="000000100000" w:firstRow="0" w:lastRow="0" w:firstColumn="0" w:lastColumn="0" w:oddVBand="0" w:evenVBand="0" w:oddHBand="1" w:evenHBand="0" w:firstRowFirstColumn="0" w:firstRowLastColumn="0" w:lastRowFirstColumn="0" w:lastRowLastColumn="0"/>
          <w:ins w:id="2569" w:author="Matías Castillo-Aguilar" w:date="2026-08-10T02:45:00Z"/>
        </w:trPr>
        <w:tc>
          <w:tcPr>
            <w:tcW w:w="2489" w:type="dxa"/>
          </w:tcPr>
          <w:p w14:paraId="6877333C" w14:textId="77777777" w:rsidR="009022C7" w:rsidRDefault="00000000">
            <w:pPr>
              <w:pStyle w:val="Compact"/>
              <w:rPr>
                <w:ins w:id="2570" w:author="Matías Castillo-Aguilar" w:date="2026-08-10T02:45:00Z"/>
              </w:rPr>
            </w:pPr>
            <m:oMathPara>
              <m:oMath>
                <m:sSub>
                  <m:sSubPr>
                    <m:ctrlPr>
                      <w:ins w:id="2571" w:author="Matías Castillo-Aguilar" w:date="2026-08-10T02:45:00Z">
                        <w:rPr>
                          <w:rFonts w:ascii="Cambria Math" w:hAnsi="Cambria Math"/>
                        </w:rPr>
                      </w:ins>
                    </m:ctrlPr>
                  </m:sSubPr>
                  <m:e>
                    <m:r>
                      <w:ins w:id="2572" w:author="Matías Castillo-Aguilar" w:date="2026-08-10T02:45:00Z">
                        <w:rPr>
                          <w:rFonts w:ascii="Cambria Math" w:hAnsi="Cambria Math"/>
                        </w:rPr>
                        <m:t>σ</m:t>
                      </w:ins>
                    </m:r>
                  </m:e>
                  <m:sub>
                    <m:r>
                      <w:ins w:id="2573" w:author="Matías Castillo-Aguilar" w:date="2026-08-10T02:45:00Z">
                        <w:rPr>
                          <w:rFonts w:ascii="Cambria Math" w:hAnsi="Cambria Math"/>
                        </w:rPr>
                        <m:t>total</m:t>
                      </w:ins>
                    </m:r>
                  </m:sub>
                </m:sSub>
                <m:d>
                  <m:dPr>
                    <m:ctrlPr>
                      <w:ins w:id="2574" w:author="Matías Castillo-Aguilar" w:date="2026-08-10T02:45:00Z">
                        <w:rPr>
                          <w:rFonts w:ascii="Cambria Math" w:hAnsi="Cambria Math"/>
                        </w:rPr>
                      </w:ins>
                    </m:ctrlPr>
                  </m:dPr>
                  <m:e>
                    <m:sSub>
                      <m:sSubPr>
                        <m:ctrlPr>
                          <w:ins w:id="2575" w:author="Matías Castillo-Aguilar" w:date="2026-08-10T02:45:00Z">
                            <w:rPr>
                              <w:rFonts w:ascii="Cambria Math" w:hAnsi="Cambria Math"/>
                            </w:rPr>
                          </w:ins>
                        </m:ctrlPr>
                      </m:sSubPr>
                      <m:e>
                        <m:r>
                          <w:ins w:id="2576" w:author="Matías Castillo-Aguilar" w:date="2026-08-10T02:45:00Z">
                            <w:rPr>
                              <w:rFonts w:ascii="Cambria Math" w:hAnsi="Cambria Math"/>
                            </w:rPr>
                            <m:t>t</m:t>
                          </w:ins>
                        </m:r>
                      </m:e>
                      <m:sub>
                        <m:r>
                          <w:ins w:id="2577" w:author="Matías Castillo-Aguilar" w:date="2026-08-10T02:45:00Z">
                            <w:rPr>
                              <w:rFonts w:ascii="Cambria Math" w:hAnsi="Cambria Math"/>
                            </w:rPr>
                            <m:t>i</m:t>
                          </w:ins>
                        </m:r>
                      </m:sub>
                    </m:sSub>
                  </m:e>
                </m:d>
              </m:oMath>
            </m:oMathPara>
          </w:p>
        </w:tc>
        <w:tc>
          <w:tcPr>
            <w:tcW w:w="1244" w:type="dxa"/>
          </w:tcPr>
          <w:p w14:paraId="3FF58227" w14:textId="77777777" w:rsidR="009022C7" w:rsidRDefault="00000000">
            <w:pPr>
              <w:pStyle w:val="Compact"/>
              <w:rPr>
                <w:ins w:id="2578" w:author="Matías Castillo-Aguilar" w:date="2026-08-10T02:45:00Z"/>
              </w:rPr>
            </w:pPr>
            <w:ins w:id="2579" w:author="Matías Castillo-Aguilar" w:date="2026-08-10T02:45:00Z">
              <w:r>
                <w:t>60</w:t>
              </w:r>
            </w:ins>
          </w:p>
        </w:tc>
        <w:tc>
          <w:tcPr>
            <w:tcW w:w="3281" w:type="dxa"/>
          </w:tcPr>
          <w:p w14:paraId="488EE796" w14:textId="77777777" w:rsidR="009022C7" w:rsidRDefault="00000000">
            <w:pPr>
              <w:pStyle w:val="Compact"/>
              <w:rPr>
                <w:ins w:id="2580" w:author="Matías Castillo-Aguilar" w:date="2026-08-10T02:45:00Z"/>
              </w:rPr>
            </w:pPr>
            <w:ins w:id="2581" w:author="Matías Castillo-Aguilar" w:date="2026-08-10T02:45:00Z">
              <w:r>
                <w:t>13.499</w:t>
              </w:r>
            </w:ins>
          </w:p>
        </w:tc>
        <w:tc>
          <w:tcPr>
            <w:tcW w:w="905" w:type="dxa"/>
          </w:tcPr>
          <w:p w14:paraId="2D574208" w14:textId="77777777" w:rsidR="009022C7" w:rsidRDefault="00000000">
            <w:pPr>
              <w:pStyle w:val="Compact"/>
              <w:rPr>
                <w:ins w:id="2582" w:author="Matías Castillo-Aguilar" w:date="2026-08-10T02:45:00Z"/>
              </w:rPr>
            </w:pPr>
            <w:ins w:id="2583" w:author="Matías Castillo-Aguilar" w:date="2026-08-10T02:45:00Z">
              <w:r>
                <w:t>3.478</w:t>
              </w:r>
            </w:ins>
          </w:p>
        </w:tc>
      </w:tr>
      <w:tr w:rsidR="009022C7" w14:paraId="6EE14D1B" w14:textId="77777777">
        <w:trPr>
          <w:ins w:id="2584" w:author="Matías Castillo-Aguilar" w:date="2026-08-10T02:45:00Z"/>
        </w:trPr>
        <w:tc>
          <w:tcPr>
            <w:tcW w:w="2489" w:type="dxa"/>
          </w:tcPr>
          <w:p w14:paraId="4468EBAD" w14:textId="77777777" w:rsidR="009022C7" w:rsidRDefault="00000000">
            <w:pPr>
              <w:pStyle w:val="Compact"/>
              <w:rPr>
                <w:ins w:id="2585" w:author="Matías Castillo-Aguilar" w:date="2026-08-10T02:45:00Z"/>
              </w:rPr>
            </w:pPr>
            <m:oMathPara>
              <m:oMath>
                <m:sSub>
                  <m:sSubPr>
                    <m:ctrlPr>
                      <w:ins w:id="2586" w:author="Matías Castillo-Aguilar" w:date="2026-08-10T02:45:00Z">
                        <w:rPr>
                          <w:rFonts w:ascii="Cambria Math" w:hAnsi="Cambria Math"/>
                        </w:rPr>
                      </w:ins>
                    </m:ctrlPr>
                  </m:sSubPr>
                  <m:e>
                    <m:r>
                      <w:ins w:id="2587" w:author="Matías Castillo-Aguilar" w:date="2026-08-10T02:45:00Z">
                        <w:rPr>
                          <w:rFonts w:ascii="Cambria Math" w:hAnsi="Cambria Math"/>
                        </w:rPr>
                        <m:t>σ</m:t>
                      </w:ins>
                    </m:r>
                  </m:e>
                  <m:sub>
                    <m:r>
                      <w:ins w:id="2588" w:author="Matías Castillo-Aguilar" w:date="2026-08-10T02:45:00Z">
                        <w:rPr>
                          <w:rFonts w:ascii="Cambria Math" w:hAnsi="Cambria Math"/>
                        </w:rPr>
                        <m:t>total</m:t>
                      </w:ins>
                    </m:r>
                  </m:sub>
                </m:sSub>
                <m:d>
                  <m:dPr>
                    <m:ctrlPr>
                      <w:ins w:id="2589" w:author="Matías Castillo-Aguilar" w:date="2026-08-10T02:45:00Z">
                        <w:rPr>
                          <w:rFonts w:ascii="Cambria Math" w:hAnsi="Cambria Math"/>
                        </w:rPr>
                      </w:ins>
                    </m:ctrlPr>
                  </m:dPr>
                  <m:e>
                    <m:sSub>
                      <m:sSubPr>
                        <m:ctrlPr>
                          <w:ins w:id="2590" w:author="Matías Castillo-Aguilar" w:date="2026-08-10T02:45:00Z">
                            <w:rPr>
                              <w:rFonts w:ascii="Cambria Math" w:hAnsi="Cambria Math"/>
                            </w:rPr>
                          </w:ins>
                        </m:ctrlPr>
                      </m:sSubPr>
                      <m:e>
                        <m:r>
                          <w:ins w:id="2591" w:author="Matías Castillo-Aguilar" w:date="2026-08-10T02:45:00Z">
                            <w:rPr>
                              <w:rFonts w:ascii="Cambria Math" w:hAnsi="Cambria Math"/>
                            </w:rPr>
                            <m:t>t</m:t>
                          </w:ins>
                        </m:r>
                      </m:e>
                      <m:sub>
                        <m:r>
                          <w:ins w:id="2592" w:author="Matías Castillo-Aguilar" w:date="2026-08-10T02:45:00Z">
                            <w:rPr>
                              <w:rFonts w:ascii="Cambria Math" w:hAnsi="Cambria Math"/>
                            </w:rPr>
                            <m:t>i</m:t>
                          </w:ins>
                        </m:r>
                      </m:sub>
                    </m:sSub>
                  </m:e>
                </m:d>
              </m:oMath>
            </m:oMathPara>
          </w:p>
        </w:tc>
        <w:tc>
          <w:tcPr>
            <w:tcW w:w="1244" w:type="dxa"/>
          </w:tcPr>
          <w:p w14:paraId="08262790" w14:textId="77777777" w:rsidR="009022C7" w:rsidRDefault="00000000">
            <w:pPr>
              <w:pStyle w:val="Compact"/>
              <w:rPr>
                <w:ins w:id="2593" w:author="Matías Castillo-Aguilar" w:date="2026-08-10T02:45:00Z"/>
              </w:rPr>
            </w:pPr>
            <w:ins w:id="2594" w:author="Matías Castillo-Aguilar" w:date="2026-08-10T02:45:00Z">
              <w:r>
                <w:t>120</w:t>
              </w:r>
            </w:ins>
          </w:p>
        </w:tc>
        <w:tc>
          <w:tcPr>
            <w:tcW w:w="3281" w:type="dxa"/>
          </w:tcPr>
          <w:p w14:paraId="3AC87F60" w14:textId="77777777" w:rsidR="009022C7" w:rsidRDefault="00000000">
            <w:pPr>
              <w:pStyle w:val="Compact"/>
              <w:rPr>
                <w:ins w:id="2595" w:author="Matías Castillo-Aguilar" w:date="2026-08-10T02:45:00Z"/>
              </w:rPr>
            </w:pPr>
            <w:ins w:id="2596" w:author="Matías Castillo-Aguilar" w:date="2026-08-10T02:45:00Z">
              <w:r>
                <w:t>30.503</w:t>
              </w:r>
            </w:ins>
          </w:p>
        </w:tc>
        <w:tc>
          <w:tcPr>
            <w:tcW w:w="905" w:type="dxa"/>
          </w:tcPr>
          <w:p w14:paraId="38CB6B54" w14:textId="77777777" w:rsidR="009022C7" w:rsidRDefault="00000000">
            <w:pPr>
              <w:pStyle w:val="Compact"/>
              <w:rPr>
                <w:ins w:id="2597" w:author="Matías Castillo-Aguilar" w:date="2026-08-10T02:45:00Z"/>
              </w:rPr>
            </w:pPr>
            <w:ins w:id="2598" w:author="Matías Castillo-Aguilar" w:date="2026-08-10T02:45:00Z">
              <w:r>
                <w:t>7.279</w:t>
              </w:r>
            </w:ins>
          </w:p>
        </w:tc>
      </w:tr>
      <w:tr w:rsidR="009022C7" w14:paraId="09176910" w14:textId="77777777">
        <w:trPr>
          <w:cnfStyle w:val="000000100000" w:firstRow="0" w:lastRow="0" w:firstColumn="0" w:lastColumn="0" w:oddVBand="0" w:evenVBand="0" w:oddHBand="1" w:evenHBand="0" w:firstRowFirstColumn="0" w:firstRowLastColumn="0" w:lastRowFirstColumn="0" w:lastRowLastColumn="0"/>
          <w:ins w:id="2599" w:author="Matías Castillo-Aguilar" w:date="2026-08-10T02:45:00Z"/>
        </w:trPr>
        <w:tc>
          <w:tcPr>
            <w:tcW w:w="2489" w:type="dxa"/>
          </w:tcPr>
          <w:p w14:paraId="5457EB9C" w14:textId="77777777" w:rsidR="009022C7" w:rsidRDefault="00000000">
            <w:pPr>
              <w:pStyle w:val="Compact"/>
              <w:rPr>
                <w:ins w:id="2600" w:author="Matías Castillo-Aguilar" w:date="2026-08-10T02:45:00Z"/>
              </w:rPr>
            </w:pPr>
            <w:ins w:id="2601" w:author="Matías Castillo-Aguilar" w:date="2026-08-10T02:45:00Z">
              <w:r>
                <w:t>VLF</w:t>
              </w:r>
            </w:ins>
          </w:p>
        </w:tc>
        <w:tc>
          <w:tcPr>
            <w:tcW w:w="1244" w:type="dxa"/>
          </w:tcPr>
          <w:p w14:paraId="4BF6A19A" w14:textId="77777777" w:rsidR="009022C7" w:rsidRDefault="00000000">
            <w:pPr>
              <w:pStyle w:val="Compact"/>
              <w:rPr>
                <w:ins w:id="2602" w:author="Matías Castillo-Aguilar" w:date="2026-08-10T02:45:00Z"/>
              </w:rPr>
            </w:pPr>
            <w:ins w:id="2603" w:author="Matías Castillo-Aguilar" w:date="2026-08-10T02:45:00Z">
              <w:r>
                <w:t>30</w:t>
              </w:r>
            </w:ins>
          </w:p>
        </w:tc>
        <w:tc>
          <w:tcPr>
            <w:tcW w:w="3281" w:type="dxa"/>
          </w:tcPr>
          <w:p w14:paraId="4FA27A4B" w14:textId="77777777" w:rsidR="009022C7" w:rsidRDefault="00000000">
            <w:pPr>
              <w:pStyle w:val="Compact"/>
              <w:rPr>
                <w:ins w:id="2604" w:author="Matías Castillo-Aguilar" w:date="2026-08-10T02:45:00Z"/>
              </w:rPr>
            </w:pPr>
            <w:ins w:id="2605" w:author="Matías Castillo-Aguilar" w:date="2026-08-10T02:45:00Z">
              <w:r>
                <w:t>0.192</w:t>
              </w:r>
            </w:ins>
          </w:p>
        </w:tc>
        <w:tc>
          <w:tcPr>
            <w:tcW w:w="905" w:type="dxa"/>
          </w:tcPr>
          <w:p w14:paraId="273A77EC" w14:textId="77777777" w:rsidR="009022C7" w:rsidRDefault="00000000">
            <w:pPr>
              <w:pStyle w:val="Compact"/>
              <w:rPr>
                <w:ins w:id="2606" w:author="Matías Castillo-Aguilar" w:date="2026-08-10T02:45:00Z"/>
              </w:rPr>
            </w:pPr>
            <w:ins w:id="2607" w:author="Matías Castillo-Aguilar" w:date="2026-08-10T02:45:00Z">
              <w:r>
                <w:t>0.026</w:t>
              </w:r>
            </w:ins>
          </w:p>
        </w:tc>
      </w:tr>
      <w:tr w:rsidR="009022C7" w14:paraId="4866A9D9" w14:textId="77777777">
        <w:trPr>
          <w:ins w:id="2608" w:author="Matías Castillo-Aguilar" w:date="2026-08-10T02:45:00Z"/>
        </w:trPr>
        <w:tc>
          <w:tcPr>
            <w:tcW w:w="2489" w:type="dxa"/>
          </w:tcPr>
          <w:p w14:paraId="6226337F" w14:textId="77777777" w:rsidR="009022C7" w:rsidRDefault="00000000">
            <w:pPr>
              <w:pStyle w:val="Compact"/>
              <w:rPr>
                <w:ins w:id="2609" w:author="Matías Castillo-Aguilar" w:date="2026-08-10T02:45:00Z"/>
              </w:rPr>
            </w:pPr>
            <w:ins w:id="2610" w:author="Matías Castillo-Aguilar" w:date="2026-08-10T02:45:00Z">
              <w:r>
                <w:lastRenderedPageBreak/>
                <w:t>VLF</w:t>
              </w:r>
            </w:ins>
          </w:p>
        </w:tc>
        <w:tc>
          <w:tcPr>
            <w:tcW w:w="1244" w:type="dxa"/>
          </w:tcPr>
          <w:p w14:paraId="6E92812D" w14:textId="77777777" w:rsidR="009022C7" w:rsidRDefault="00000000">
            <w:pPr>
              <w:pStyle w:val="Compact"/>
              <w:rPr>
                <w:ins w:id="2611" w:author="Matías Castillo-Aguilar" w:date="2026-08-10T02:45:00Z"/>
              </w:rPr>
            </w:pPr>
            <w:ins w:id="2612" w:author="Matías Castillo-Aguilar" w:date="2026-08-10T02:45:00Z">
              <w:r>
                <w:t>60</w:t>
              </w:r>
            </w:ins>
          </w:p>
        </w:tc>
        <w:tc>
          <w:tcPr>
            <w:tcW w:w="3281" w:type="dxa"/>
          </w:tcPr>
          <w:p w14:paraId="057286B9" w14:textId="77777777" w:rsidR="009022C7" w:rsidRDefault="00000000">
            <w:pPr>
              <w:pStyle w:val="Compact"/>
              <w:rPr>
                <w:ins w:id="2613" w:author="Matías Castillo-Aguilar" w:date="2026-08-10T02:45:00Z"/>
              </w:rPr>
            </w:pPr>
            <w:ins w:id="2614" w:author="Matías Castillo-Aguilar" w:date="2026-08-10T02:45:00Z">
              <w:r>
                <w:t>0.166</w:t>
              </w:r>
            </w:ins>
          </w:p>
        </w:tc>
        <w:tc>
          <w:tcPr>
            <w:tcW w:w="905" w:type="dxa"/>
          </w:tcPr>
          <w:p w14:paraId="15A725ED" w14:textId="77777777" w:rsidR="009022C7" w:rsidRDefault="00000000">
            <w:pPr>
              <w:pStyle w:val="Compact"/>
              <w:rPr>
                <w:ins w:id="2615" w:author="Matías Castillo-Aguilar" w:date="2026-08-10T02:45:00Z"/>
              </w:rPr>
            </w:pPr>
            <w:ins w:id="2616" w:author="Matías Castillo-Aguilar" w:date="2026-08-10T02:45:00Z">
              <w:r>
                <w:t>0.022</w:t>
              </w:r>
            </w:ins>
          </w:p>
        </w:tc>
      </w:tr>
      <w:tr w:rsidR="009022C7" w14:paraId="7DE94A5F" w14:textId="77777777">
        <w:trPr>
          <w:cnfStyle w:val="000000100000" w:firstRow="0" w:lastRow="0" w:firstColumn="0" w:lastColumn="0" w:oddVBand="0" w:evenVBand="0" w:oddHBand="1" w:evenHBand="0" w:firstRowFirstColumn="0" w:firstRowLastColumn="0" w:lastRowFirstColumn="0" w:lastRowLastColumn="0"/>
          <w:ins w:id="2617" w:author="Matías Castillo-Aguilar" w:date="2026-08-10T02:45:00Z"/>
        </w:trPr>
        <w:tc>
          <w:tcPr>
            <w:tcW w:w="2489" w:type="dxa"/>
          </w:tcPr>
          <w:p w14:paraId="258EBEE1" w14:textId="77777777" w:rsidR="009022C7" w:rsidRDefault="00000000">
            <w:pPr>
              <w:pStyle w:val="Compact"/>
              <w:rPr>
                <w:ins w:id="2618" w:author="Matías Castillo-Aguilar" w:date="2026-08-10T02:45:00Z"/>
              </w:rPr>
            </w:pPr>
            <w:ins w:id="2619" w:author="Matías Castillo-Aguilar" w:date="2026-08-10T02:45:00Z">
              <w:r>
                <w:t>VLF</w:t>
              </w:r>
            </w:ins>
          </w:p>
        </w:tc>
        <w:tc>
          <w:tcPr>
            <w:tcW w:w="1244" w:type="dxa"/>
          </w:tcPr>
          <w:p w14:paraId="703D776E" w14:textId="77777777" w:rsidR="009022C7" w:rsidRDefault="00000000">
            <w:pPr>
              <w:pStyle w:val="Compact"/>
              <w:rPr>
                <w:ins w:id="2620" w:author="Matías Castillo-Aguilar" w:date="2026-08-10T02:45:00Z"/>
              </w:rPr>
            </w:pPr>
            <w:ins w:id="2621" w:author="Matías Castillo-Aguilar" w:date="2026-08-10T02:45:00Z">
              <w:r>
                <w:t>120</w:t>
              </w:r>
            </w:ins>
          </w:p>
        </w:tc>
        <w:tc>
          <w:tcPr>
            <w:tcW w:w="3281" w:type="dxa"/>
          </w:tcPr>
          <w:p w14:paraId="011BB1EC" w14:textId="77777777" w:rsidR="009022C7" w:rsidRDefault="00000000">
            <w:pPr>
              <w:pStyle w:val="Compact"/>
              <w:rPr>
                <w:ins w:id="2622" w:author="Matías Castillo-Aguilar" w:date="2026-08-10T02:45:00Z"/>
              </w:rPr>
            </w:pPr>
            <w:ins w:id="2623" w:author="Matías Castillo-Aguilar" w:date="2026-08-10T02:45:00Z">
              <w:r>
                <w:t>0.129</w:t>
              </w:r>
            </w:ins>
          </w:p>
        </w:tc>
        <w:tc>
          <w:tcPr>
            <w:tcW w:w="905" w:type="dxa"/>
          </w:tcPr>
          <w:p w14:paraId="1E85610F" w14:textId="77777777" w:rsidR="009022C7" w:rsidRDefault="00000000">
            <w:pPr>
              <w:pStyle w:val="Compact"/>
              <w:rPr>
                <w:ins w:id="2624" w:author="Matías Castillo-Aguilar" w:date="2026-08-10T02:45:00Z"/>
              </w:rPr>
            </w:pPr>
            <w:ins w:id="2625" w:author="Matías Castillo-Aguilar" w:date="2026-08-10T02:45:00Z">
              <w:r>
                <w:t>0.020</w:t>
              </w:r>
            </w:ins>
          </w:p>
        </w:tc>
      </w:tr>
      <w:tr w:rsidR="009022C7" w14:paraId="6F31A6B9" w14:textId="77777777">
        <w:trPr>
          <w:ins w:id="2626" w:author="Matías Castillo-Aguilar" w:date="2026-08-10T02:45:00Z"/>
        </w:trPr>
        <w:tc>
          <w:tcPr>
            <w:tcW w:w="2489" w:type="dxa"/>
          </w:tcPr>
          <w:p w14:paraId="79D7269E" w14:textId="77777777" w:rsidR="009022C7" w:rsidRDefault="00000000">
            <w:pPr>
              <w:pStyle w:val="Compact"/>
              <w:rPr>
                <w:ins w:id="2627" w:author="Matías Castillo-Aguilar" w:date="2026-08-10T02:45:00Z"/>
              </w:rPr>
            </w:pPr>
            <w:ins w:id="2628" w:author="Matías Castillo-Aguilar" w:date="2026-08-10T02:45:00Z">
              <w:r>
                <w:t>LF</w:t>
              </w:r>
            </w:ins>
          </w:p>
        </w:tc>
        <w:tc>
          <w:tcPr>
            <w:tcW w:w="1244" w:type="dxa"/>
          </w:tcPr>
          <w:p w14:paraId="4DF1669F" w14:textId="77777777" w:rsidR="009022C7" w:rsidRDefault="00000000">
            <w:pPr>
              <w:pStyle w:val="Compact"/>
              <w:rPr>
                <w:ins w:id="2629" w:author="Matías Castillo-Aguilar" w:date="2026-08-10T02:45:00Z"/>
              </w:rPr>
            </w:pPr>
            <w:ins w:id="2630" w:author="Matías Castillo-Aguilar" w:date="2026-08-10T02:45:00Z">
              <w:r>
                <w:t>30</w:t>
              </w:r>
            </w:ins>
          </w:p>
        </w:tc>
        <w:tc>
          <w:tcPr>
            <w:tcW w:w="3281" w:type="dxa"/>
          </w:tcPr>
          <w:p w14:paraId="40FAB8E7" w14:textId="77777777" w:rsidR="009022C7" w:rsidRDefault="00000000">
            <w:pPr>
              <w:pStyle w:val="Compact"/>
              <w:rPr>
                <w:ins w:id="2631" w:author="Matías Castillo-Aguilar" w:date="2026-08-10T02:45:00Z"/>
              </w:rPr>
            </w:pPr>
            <w:ins w:id="2632" w:author="Matías Castillo-Aguilar" w:date="2026-08-10T02:45:00Z">
              <w:r>
                <w:t>0.402</w:t>
              </w:r>
            </w:ins>
          </w:p>
        </w:tc>
        <w:tc>
          <w:tcPr>
            <w:tcW w:w="905" w:type="dxa"/>
          </w:tcPr>
          <w:p w14:paraId="6D945945" w14:textId="77777777" w:rsidR="009022C7" w:rsidRDefault="00000000">
            <w:pPr>
              <w:pStyle w:val="Compact"/>
              <w:rPr>
                <w:ins w:id="2633" w:author="Matías Castillo-Aguilar" w:date="2026-08-10T02:45:00Z"/>
              </w:rPr>
            </w:pPr>
            <w:ins w:id="2634" w:author="Matías Castillo-Aguilar" w:date="2026-08-10T02:45:00Z">
              <w:r>
                <w:t>0.069</w:t>
              </w:r>
            </w:ins>
          </w:p>
        </w:tc>
      </w:tr>
      <w:tr w:rsidR="009022C7" w14:paraId="011EED62" w14:textId="77777777">
        <w:trPr>
          <w:cnfStyle w:val="000000100000" w:firstRow="0" w:lastRow="0" w:firstColumn="0" w:lastColumn="0" w:oddVBand="0" w:evenVBand="0" w:oddHBand="1" w:evenHBand="0" w:firstRowFirstColumn="0" w:firstRowLastColumn="0" w:lastRowFirstColumn="0" w:lastRowLastColumn="0"/>
          <w:ins w:id="2635" w:author="Matías Castillo-Aguilar" w:date="2026-08-10T02:45:00Z"/>
        </w:trPr>
        <w:tc>
          <w:tcPr>
            <w:tcW w:w="2489" w:type="dxa"/>
          </w:tcPr>
          <w:p w14:paraId="5ED5EE62" w14:textId="77777777" w:rsidR="009022C7" w:rsidRDefault="00000000">
            <w:pPr>
              <w:pStyle w:val="Compact"/>
              <w:rPr>
                <w:ins w:id="2636" w:author="Matías Castillo-Aguilar" w:date="2026-08-10T02:45:00Z"/>
              </w:rPr>
            </w:pPr>
            <w:ins w:id="2637" w:author="Matías Castillo-Aguilar" w:date="2026-08-10T02:45:00Z">
              <w:r>
                <w:t>LF</w:t>
              </w:r>
            </w:ins>
          </w:p>
        </w:tc>
        <w:tc>
          <w:tcPr>
            <w:tcW w:w="1244" w:type="dxa"/>
          </w:tcPr>
          <w:p w14:paraId="50270416" w14:textId="77777777" w:rsidR="009022C7" w:rsidRDefault="00000000">
            <w:pPr>
              <w:pStyle w:val="Compact"/>
              <w:rPr>
                <w:ins w:id="2638" w:author="Matías Castillo-Aguilar" w:date="2026-08-10T02:45:00Z"/>
              </w:rPr>
            </w:pPr>
            <w:ins w:id="2639" w:author="Matías Castillo-Aguilar" w:date="2026-08-10T02:45:00Z">
              <w:r>
                <w:t>60</w:t>
              </w:r>
            </w:ins>
          </w:p>
        </w:tc>
        <w:tc>
          <w:tcPr>
            <w:tcW w:w="3281" w:type="dxa"/>
          </w:tcPr>
          <w:p w14:paraId="03D49BB5" w14:textId="77777777" w:rsidR="009022C7" w:rsidRDefault="00000000">
            <w:pPr>
              <w:pStyle w:val="Compact"/>
              <w:rPr>
                <w:ins w:id="2640" w:author="Matías Castillo-Aguilar" w:date="2026-08-10T02:45:00Z"/>
              </w:rPr>
            </w:pPr>
            <w:ins w:id="2641" w:author="Matías Castillo-Aguilar" w:date="2026-08-10T02:45:00Z">
              <w:r>
                <w:t>0.395</w:t>
              </w:r>
            </w:ins>
          </w:p>
        </w:tc>
        <w:tc>
          <w:tcPr>
            <w:tcW w:w="905" w:type="dxa"/>
          </w:tcPr>
          <w:p w14:paraId="0E662ED2" w14:textId="77777777" w:rsidR="009022C7" w:rsidRDefault="00000000">
            <w:pPr>
              <w:pStyle w:val="Compact"/>
              <w:rPr>
                <w:ins w:id="2642" w:author="Matías Castillo-Aguilar" w:date="2026-08-10T02:45:00Z"/>
              </w:rPr>
            </w:pPr>
            <w:ins w:id="2643" w:author="Matías Castillo-Aguilar" w:date="2026-08-10T02:45:00Z">
              <w:r>
                <w:t>0.066</w:t>
              </w:r>
            </w:ins>
          </w:p>
        </w:tc>
      </w:tr>
      <w:tr w:rsidR="009022C7" w14:paraId="4119E823" w14:textId="77777777">
        <w:trPr>
          <w:ins w:id="2644" w:author="Matías Castillo-Aguilar" w:date="2026-08-10T02:45:00Z"/>
        </w:trPr>
        <w:tc>
          <w:tcPr>
            <w:tcW w:w="2489" w:type="dxa"/>
          </w:tcPr>
          <w:p w14:paraId="1A8579D5" w14:textId="77777777" w:rsidR="009022C7" w:rsidRDefault="00000000">
            <w:pPr>
              <w:pStyle w:val="Compact"/>
              <w:rPr>
                <w:ins w:id="2645" w:author="Matías Castillo-Aguilar" w:date="2026-08-10T02:45:00Z"/>
              </w:rPr>
            </w:pPr>
            <w:ins w:id="2646" w:author="Matías Castillo-Aguilar" w:date="2026-08-10T02:45:00Z">
              <w:r>
                <w:t>LF</w:t>
              </w:r>
            </w:ins>
          </w:p>
        </w:tc>
        <w:tc>
          <w:tcPr>
            <w:tcW w:w="1244" w:type="dxa"/>
          </w:tcPr>
          <w:p w14:paraId="0D9FA0D2" w14:textId="77777777" w:rsidR="009022C7" w:rsidRDefault="00000000">
            <w:pPr>
              <w:pStyle w:val="Compact"/>
              <w:rPr>
                <w:ins w:id="2647" w:author="Matías Castillo-Aguilar" w:date="2026-08-10T02:45:00Z"/>
              </w:rPr>
            </w:pPr>
            <w:ins w:id="2648" w:author="Matías Castillo-Aguilar" w:date="2026-08-10T02:45:00Z">
              <w:r>
                <w:t>120</w:t>
              </w:r>
            </w:ins>
          </w:p>
        </w:tc>
        <w:tc>
          <w:tcPr>
            <w:tcW w:w="3281" w:type="dxa"/>
          </w:tcPr>
          <w:p w14:paraId="3FE95F5C" w14:textId="77777777" w:rsidR="009022C7" w:rsidRDefault="00000000">
            <w:pPr>
              <w:pStyle w:val="Compact"/>
              <w:rPr>
                <w:ins w:id="2649" w:author="Matías Castillo-Aguilar" w:date="2026-08-10T02:45:00Z"/>
              </w:rPr>
            </w:pPr>
            <w:ins w:id="2650" w:author="Matías Castillo-Aguilar" w:date="2026-08-10T02:45:00Z">
              <w:r>
                <w:t>0.358</w:t>
              </w:r>
            </w:ins>
          </w:p>
        </w:tc>
        <w:tc>
          <w:tcPr>
            <w:tcW w:w="905" w:type="dxa"/>
          </w:tcPr>
          <w:p w14:paraId="76FC1E0E" w14:textId="77777777" w:rsidR="009022C7" w:rsidRDefault="00000000">
            <w:pPr>
              <w:pStyle w:val="Compact"/>
              <w:rPr>
                <w:ins w:id="2651" w:author="Matías Castillo-Aguilar" w:date="2026-08-10T02:45:00Z"/>
              </w:rPr>
            </w:pPr>
            <w:ins w:id="2652" w:author="Matías Castillo-Aguilar" w:date="2026-08-10T02:45:00Z">
              <w:r>
                <w:t>0.064</w:t>
              </w:r>
            </w:ins>
          </w:p>
        </w:tc>
      </w:tr>
      <w:tr w:rsidR="009022C7" w14:paraId="32097108" w14:textId="77777777">
        <w:trPr>
          <w:cnfStyle w:val="000000100000" w:firstRow="0" w:lastRow="0" w:firstColumn="0" w:lastColumn="0" w:oddVBand="0" w:evenVBand="0" w:oddHBand="1" w:evenHBand="0" w:firstRowFirstColumn="0" w:firstRowLastColumn="0" w:lastRowFirstColumn="0" w:lastRowLastColumn="0"/>
          <w:ins w:id="2653" w:author="Matías Castillo-Aguilar" w:date="2026-08-10T02:45:00Z"/>
        </w:trPr>
        <w:tc>
          <w:tcPr>
            <w:tcW w:w="2489" w:type="dxa"/>
          </w:tcPr>
          <w:p w14:paraId="19EB53AB" w14:textId="77777777" w:rsidR="009022C7" w:rsidRDefault="00000000">
            <w:pPr>
              <w:pStyle w:val="Compact"/>
              <w:rPr>
                <w:ins w:id="2654" w:author="Matías Castillo-Aguilar" w:date="2026-08-10T02:45:00Z"/>
              </w:rPr>
            </w:pPr>
            <w:ins w:id="2655" w:author="Matías Castillo-Aguilar" w:date="2026-08-10T02:45:00Z">
              <w:r>
                <w:t>HF</w:t>
              </w:r>
            </w:ins>
          </w:p>
        </w:tc>
        <w:tc>
          <w:tcPr>
            <w:tcW w:w="1244" w:type="dxa"/>
          </w:tcPr>
          <w:p w14:paraId="73F58F80" w14:textId="77777777" w:rsidR="009022C7" w:rsidRDefault="00000000">
            <w:pPr>
              <w:pStyle w:val="Compact"/>
              <w:rPr>
                <w:ins w:id="2656" w:author="Matías Castillo-Aguilar" w:date="2026-08-10T02:45:00Z"/>
              </w:rPr>
            </w:pPr>
            <w:ins w:id="2657" w:author="Matías Castillo-Aguilar" w:date="2026-08-10T02:45:00Z">
              <w:r>
                <w:t>30</w:t>
              </w:r>
            </w:ins>
          </w:p>
        </w:tc>
        <w:tc>
          <w:tcPr>
            <w:tcW w:w="3281" w:type="dxa"/>
          </w:tcPr>
          <w:p w14:paraId="2E8F0D2C" w14:textId="77777777" w:rsidR="009022C7" w:rsidRDefault="00000000">
            <w:pPr>
              <w:pStyle w:val="Compact"/>
              <w:rPr>
                <w:ins w:id="2658" w:author="Matías Castillo-Aguilar" w:date="2026-08-10T02:45:00Z"/>
              </w:rPr>
            </w:pPr>
            <w:ins w:id="2659" w:author="Matías Castillo-Aguilar" w:date="2026-08-10T02:45:00Z">
              <w:r>
                <w:t>0.365</w:t>
              </w:r>
            </w:ins>
          </w:p>
        </w:tc>
        <w:tc>
          <w:tcPr>
            <w:tcW w:w="905" w:type="dxa"/>
          </w:tcPr>
          <w:p w14:paraId="40F92B93" w14:textId="77777777" w:rsidR="009022C7" w:rsidRDefault="00000000">
            <w:pPr>
              <w:pStyle w:val="Compact"/>
              <w:rPr>
                <w:ins w:id="2660" w:author="Matías Castillo-Aguilar" w:date="2026-08-10T02:45:00Z"/>
              </w:rPr>
            </w:pPr>
            <w:ins w:id="2661" w:author="Matías Castillo-Aguilar" w:date="2026-08-10T02:45:00Z">
              <w:r>
                <w:t>0.066</w:t>
              </w:r>
            </w:ins>
          </w:p>
        </w:tc>
      </w:tr>
      <w:tr w:rsidR="009022C7" w14:paraId="29622866" w14:textId="77777777">
        <w:trPr>
          <w:ins w:id="2662" w:author="Matías Castillo-Aguilar" w:date="2026-08-10T02:45:00Z"/>
        </w:trPr>
        <w:tc>
          <w:tcPr>
            <w:tcW w:w="2489" w:type="dxa"/>
          </w:tcPr>
          <w:p w14:paraId="2F421673" w14:textId="77777777" w:rsidR="009022C7" w:rsidRDefault="00000000">
            <w:pPr>
              <w:pStyle w:val="Compact"/>
              <w:rPr>
                <w:ins w:id="2663" w:author="Matías Castillo-Aguilar" w:date="2026-08-10T02:45:00Z"/>
              </w:rPr>
            </w:pPr>
            <w:ins w:id="2664" w:author="Matías Castillo-Aguilar" w:date="2026-08-10T02:45:00Z">
              <w:r>
                <w:t>HF</w:t>
              </w:r>
            </w:ins>
          </w:p>
        </w:tc>
        <w:tc>
          <w:tcPr>
            <w:tcW w:w="1244" w:type="dxa"/>
          </w:tcPr>
          <w:p w14:paraId="15640BC0" w14:textId="77777777" w:rsidR="009022C7" w:rsidRDefault="00000000">
            <w:pPr>
              <w:pStyle w:val="Compact"/>
              <w:rPr>
                <w:ins w:id="2665" w:author="Matías Castillo-Aguilar" w:date="2026-08-10T02:45:00Z"/>
              </w:rPr>
            </w:pPr>
            <w:ins w:id="2666" w:author="Matías Castillo-Aguilar" w:date="2026-08-10T02:45:00Z">
              <w:r>
                <w:t>60</w:t>
              </w:r>
            </w:ins>
          </w:p>
        </w:tc>
        <w:tc>
          <w:tcPr>
            <w:tcW w:w="3281" w:type="dxa"/>
          </w:tcPr>
          <w:p w14:paraId="3A2393A6" w14:textId="77777777" w:rsidR="009022C7" w:rsidRDefault="00000000">
            <w:pPr>
              <w:pStyle w:val="Compact"/>
              <w:rPr>
                <w:ins w:id="2667" w:author="Matías Castillo-Aguilar" w:date="2026-08-10T02:45:00Z"/>
              </w:rPr>
            </w:pPr>
            <w:ins w:id="2668" w:author="Matías Castillo-Aguilar" w:date="2026-08-10T02:45:00Z">
              <w:r>
                <w:t>0.389</w:t>
              </w:r>
            </w:ins>
          </w:p>
        </w:tc>
        <w:tc>
          <w:tcPr>
            <w:tcW w:w="905" w:type="dxa"/>
          </w:tcPr>
          <w:p w14:paraId="01E42B6A" w14:textId="77777777" w:rsidR="009022C7" w:rsidRDefault="00000000">
            <w:pPr>
              <w:pStyle w:val="Compact"/>
              <w:rPr>
                <w:ins w:id="2669" w:author="Matías Castillo-Aguilar" w:date="2026-08-10T02:45:00Z"/>
              </w:rPr>
            </w:pPr>
            <w:ins w:id="2670" w:author="Matías Castillo-Aguilar" w:date="2026-08-10T02:45:00Z">
              <w:r>
                <w:t>0.083</w:t>
              </w:r>
            </w:ins>
          </w:p>
        </w:tc>
      </w:tr>
      <w:tr w:rsidR="009022C7" w14:paraId="3CE33824" w14:textId="77777777">
        <w:trPr>
          <w:cnfStyle w:val="000000100000" w:firstRow="0" w:lastRow="0" w:firstColumn="0" w:lastColumn="0" w:oddVBand="0" w:evenVBand="0" w:oddHBand="1" w:evenHBand="0" w:firstRowFirstColumn="0" w:firstRowLastColumn="0" w:lastRowFirstColumn="0" w:lastRowLastColumn="0"/>
          <w:ins w:id="2671" w:author="Matías Castillo-Aguilar" w:date="2026-08-10T02:45:00Z"/>
        </w:trPr>
        <w:tc>
          <w:tcPr>
            <w:tcW w:w="2489" w:type="dxa"/>
          </w:tcPr>
          <w:p w14:paraId="35B48EF3" w14:textId="77777777" w:rsidR="009022C7" w:rsidRDefault="00000000">
            <w:pPr>
              <w:pStyle w:val="Compact"/>
              <w:rPr>
                <w:ins w:id="2672" w:author="Matías Castillo-Aguilar" w:date="2026-08-10T02:45:00Z"/>
              </w:rPr>
            </w:pPr>
            <w:ins w:id="2673" w:author="Matías Castillo-Aguilar" w:date="2026-08-10T02:45:00Z">
              <w:r>
                <w:t>HF</w:t>
              </w:r>
            </w:ins>
          </w:p>
        </w:tc>
        <w:tc>
          <w:tcPr>
            <w:tcW w:w="1244" w:type="dxa"/>
          </w:tcPr>
          <w:p w14:paraId="6ADCCC1A" w14:textId="77777777" w:rsidR="009022C7" w:rsidRDefault="00000000">
            <w:pPr>
              <w:pStyle w:val="Compact"/>
              <w:rPr>
                <w:ins w:id="2674" w:author="Matías Castillo-Aguilar" w:date="2026-08-10T02:45:00Z"/>
              </w:rPr>
            </w:pPr>
            <w:ins w:id="2675" w:author="Matías Castillo-Aguilar" w:date="2026-08-10T02:45:00Z">
              <w:r>
                <w:t>120</w:t>
              </w:r>
            </w:ins>
          </w:p>
        </w:tc>
        <w:tc>
          <w:tcPr>
            <w:tcW w:w="3281" w:type="dxa"/>
          </w:tcPr>
          <w:p w14:paraId="338EFAC1" w14:textId="77777777" w:rsidR="009022C7" w:rsidRDefault="00000000">
            <w:pPr>
              <w:pStyle w:val="Compact"/>
              <w:rPr>
                <w:ins w:id="2676" w:author="Matías Castillo-Aguilar" w:date="2026-08-10T02:45:00Z"/>
              </w:rPr>
            </w:pPr>
            <w:ins w:id="2677" w:author="Matías Castillo-Aguilar" w:date="2026-08-10T02:45:00Z">
              <w:r>
                <w:t>0.368</w:t>
              </w:r>
            </w:ins>
          </w:p>
        </w:tc>
        <w:tc>
          <w:tcPr>
            <w:tcW w:w="905" w:type="dxa"/>
          </w:tcPr>
          <w:p w14:paraId="0F369AF4" w14:textId="77777777" w:rsidR="009022C7" w:rsidRDefault="00000000">
            <w:pPr>
              <w:pStyle w:val="Compact"/>
              <w:rPr>
                <w:ins w:id="2678" w:author="Matías Castillo-Aguilar" w:date="2026-08-10T02:45:00Z"/>
              </w:rPr>
            </w:pPr>
            <w:ins w:id="2679" w:author="Matías Castillo-Aguilar" w:date="2026-08-10T02:45:00Z">
              <w:r>
                <w:t>0.086</w:t>
              </w:r>
            </w:ins>
          </w:p>
        </w:tc>
      </w:tr>
    </w:tbl>
    <w:p w14:paraId="73ED8B13" w14:textId="77777777" w:rsidR="009022C7" w:rsidRDefault="00000000">
      <w:pPr>
        <w:pStyle w:val="Ttulo2"/>
        <w:rPr>
          <w:ins w:id="2680" w:author="Matías Castillo-Aguilar" w:date="2026-08-10T02:45:00Z"/>
        </w:rPr>
      </w:pPr>
      <w:bookmarkStart w:id="2681" w:name="s4.2-continuous-wavelet-transform-cwt"/>
      <w:bookmarkEnd w:id="2496"/>
      <w:ins w:id="2682" w:author="Matías Castillo-Aguilar" w:date="2026-08-10T02:45:00Z">
        <w:r>
          <w:t>S4.2: Continuous Wavelet Transform (CWT)</w:t>
        </w:r>
      </w:ins>
    </w:p>
    <w:p w14:paraId="7AFD5B79" w14:textId="77777777" w:rsidR="009022C7" w:rsidRDefault="00000000">
      <w:pPr>
        <w:pStyle w:val="FirstParagraph"/>
        <w:rPr>
          <w:ins w:id="2683" w:author="Matías Castillo-Aguilar" w:date="2026-08-10T02:45:00Z"/>
        </w:rPr>
      </w:pPr>
      <w:ins w:id="2684" w:author="Matías Castillo-Aguilar" w:date="2026-08-10T02:45:00Z">
        <w:r>
          <w:t>As a further, more robust spectral comparator, we implemented a continuous wavelet transform (</w:t>
        </w:r>
        <w:proofErr w:type="spellStart"/>
        <w:r>
          <w:t>Morlet</w:t>
        </w:r>
        <w:proofErr w:type="spellEnd"/>
        <w:r>
          <w:t xml:space="preserve"> wavelet) analysis, given that the CWT does not impose a single, fixed time-frequency resolution trade-off across all frequencies, unlike the STFT. Band-wise power proportions (VLF, LF, HF) were extracted from the resulting scalogram by integrating power within each canonical band at each time step and normalizing to yield proportional power, using the same per-time-step normalization applied to the STFT output (Section 4.3.2 of the main text); this is directly comparable to the model’s implied variance-share quantity, </w:t>
        </w:r>
      </w:ins>
      <m:oMath>
        <m:sSub>
          <m:sSubPr>
            <m:ctrlPr>
              <w:ins w:id="2685" w:author="Matías Castillo-Aguilar" w:date="2026-08-10T02:45:00Z">
                <w:rPr>
                  <w:rFonts w:ascii="Cambria Math" w:hAnsi="Cambria Math"/>
                </w:rPr>
              </w:ins>
            </m:ctrlPr>
          </m:sSubPr>
          <m:e>
            <m:r>
              <w:ins w:id="2686" w:author="Matías Castillo-Aguilar" w:date="2026-08-10T02:45:00Z">
                <w:rPr>
                  <w:rFonts w:ascii="Cambria Math" w:hAnsi="Cambria Math"/>
                </w:rPr>
                <m:t>q</m:t>
              </w:ins>
            </m:r>
          </m:e>
          <m:sub>
            <m:r>
              <w:ins w:id="2687" w:author="Matías Castillo-Aguilar" w:date="2026-08-10T02:45:00Z">
                <w:rPr>
                  <w:rFonts w:ascii="Cambria Math" w:hAnsi="Cambria Math"/>
                </w:rPr>
                <m:t>j</m:t>
              </w:ins>
            </m:r>
          </m:sub>
        </m:sSub>
        <m:d>
          <m:dPr>
            <m:ctrlPr>
              <w:ins w:id="2688" w:author="Matías Castillo-Aguilar" w:date="2026-08-10T02:45:00Z">
                <w:rPr>
                  <w:rFonts w:ascii="Cambria Math" w:hAnsi="Cambria Math"/>
                </w:rPr>
              </w:ins>
            </m:ctrlPr>
          </m:dPr>
          <m:e>
            <m:sSub>
              <m:sSubPr>
                <m:ctrlPr>
                  <w:ins w:id="2689" w:author="Matías Castillo-Aguilar" w:date="2026-08-10T02:45:00Z">
                    <w:rPr>
                      <w:rFonts w:ascii="Cambria Math" w:hAnsi="Cambria Math"/>
                    </w:rPr>
                  </w:ins>
                </m:ctrlPr>
              </m:sSubPr>
              <m:e>
                <m:r>
                  <w:ins w:id="2690" w:author="Matías Castillo-Aguilar" w:date="2026-08-10T02:45:00Z">
                    <w:rPr>
                      <w:rFonts w:ascii="Cambria Math" w:hAnsi="Cambria Math"/>
                    </w:rPr>
                    <m:t>t</m:t>
                  </w:ins>
                </m:r>
              </m:e>
              <m:sub>
                <m:r>
                  <w:ins w:id="2691" w:author="Matías Castillo-Aguilar" w:date="2026-08-10T02:45:00Z">
                    <w:rPr>
                      <w:rFonts w:ascii="Cambria Math" w:hAnsi="Cambria Math"/>
                    </w:rPr>
                    <m:t>i</m:t>
                  </w:ins>
                </m:r>
              </m:sub>
            </m:sSub>
          </m:e>
        </m:d>
      </m:oMath>
      <w:ins w:id="2692" w:author="Matías Castillo-Aguilar" w:date="2026-08-10T02:45:00Z">
        <w:r>
          <w:t xml:space="preserve"> (Section 4.1.3 of the main text), rather than to the raw mixture weight </w:t>
        </w:r>
      </w:ins>
      <m:oMath>
        <m:sSub>
          <m:sSubPr>
            <m:ctrlPr>
              <w:ins w:id="2693" w:author="Matías Castillo-Aguilar" w:date="2026-08-10T02:45:00Z">
                <w:rPr>
                  <w:rFonts w:ascii="Cambria Math" w:hAnsi="Cambria Math"/>
                </w:rPr>
              </w:ins>
            </m:ctrlPr>
          </m:sSubPr>
          <m:e>
            <m:r>
              <w:ins w:id="2694" w:author="Matías Castillo-Aguilar" w:date="2026-08-10T02:45:00Z">
                <w:rPr>
                  <w:rFonts w:ascii="Cambria Math" w:hAnsi="Cambria Math"/>
                </w:rPr>
                <m:t>p</m:t>
              </w:ins>
            </m:r>
          </m:e>
          <m:sub>
            <m:r>
              <w:ins w:id="2695" w:author="Matías Castillo-Aguilar" w:date="2026-08-10T02:45:00Z">
                <w:rPr>
                  <w:rFonts w:ascii="Cambria Math" w:hAnsi="Cambria Math"/>
                </w:rPr>
                <m:t>j</m:t>
              </w:ins>
            </m:r>
          </m:sub>
        </m:sSub>
        <m:d>
          <m:dPr>
            <m:ctrlPr>
              <w:ins w:id="2696" w:author="Matías Castillo-Aguilar" w:date="2026-08-10T02:45:00Z">
                <w:rPr>
                  <w:rFonts w:ascii="Cambria Math" w:hAnsi="Cambria Math"/>
                </w:rPr>
              </w:ins>
            </m:ctrlPr>
          </m:dPr>
          <m:e>
            <m:sSub>
              <m:sSubPr>
                <m:ctrlPr>
                  <w:ins w:id="2697" w:author="Matías Castillo-Aguilar" w:date="2026-08-10T02:45:00Z">
                    <w:rPr>
                      <w:rFonts w:ascii="Cambria Math" w:hAnsi="Cambria Math"/>
                    </w:rPr>
                  </w:ins>
                </m:ctrlPr>
              </m:sSubPr>
              <m:e>
                <m:r>
                  <w:ins w:id="2698" w:author="Matías Castillo-Aguilar" w:date="2026-08-10T02:45:00Z">
                    <w:rPr>
                      <w:rFonts w:ascii="Cambria Math" w:hAnsi="Cambria Math"/>
                    </w:rPr>
                    <m:t>t</m:t>
                  </w:ins>
                </m:r>
              </m:e>
              <m:sub>
                <m:r>
                  <w:ins w:id="2699" w:author="Matías Castillo-Aguilar" w:date="2026-08-10T02:45:00Z">
                    <w:rPr>
                      <w:rFonts w:ascii="Cambria Math" w:hAnsi="Cambria Math"/>
                    </w:rPr>
                    <m:t>i</m:t>
                  </w:ins>
                </m:r>
              </m:sub>
            </m:sSub>
          </m:e>
        </m:d>
      </m:oMath>
      <w:ins w:id="2700" w:author="Matías Castillo-Aguilar" w:date="2026-08-10T02:45:00Z">
        <w:r>
          <w:t>. The CWT method comparison against the ground truth can be observed in Supplementary Figure S11.</w:t>
        </w:r>
      </w:ins>
    </w:p>
    <w:p w14:paraId="64AB2FA9" w14:textId="77777777" w:rsidR="009022C7" w:rsidRDefault="00000000">
      <w:pPr>
        <w:pStyle w:val="Textoindependiente"/>
        <w:rPr>
          <w:ins w:id="2701" w:author="Matías Castillo-Aguilar" w:date="2026-08-10T02:45:00Z"/>
        </w:rPr>
      </w:pPr>
      <w:ins w:id="2702" w:author="Matías Castillo-Aguilar" w:date="2026-08-10T02:45:00Z">
        <w:r>
          <w:rPr>
            <w:noProof/>
          </w:rPr>
          <w:drawing>
            <wp:inline distT="0" distB="0" distL="0" distR="0">
              <wp:extent cx="5600700" cy="3360420"/>
              <wp:effectExtent l="0" t="0" r="0" b="0"/>
              <wp:docPr id="72" name="Imagen 20"/>
              <wp:cNvGraphicFramePr/>
              <a:graphic xmlns:a="http://schemas.openxmlformats.org/drawingml/2006/main">
                <a:graphicData uri="http://schemas.openxmlformats.org/drawingml/2006/picture">
                  <pic:pic xmlns:pic="http://schemas.openxmlformats.org/drawingml/2006/picture">
                    <pic:nvPicPr>
                      <pic:cNvPr id="73" name="Picture" descr="figures/fig-cwt-method.pdf"/>
                      <pic:cNvPicPr>
                        <a:picLocks noChangeAspect="1" noChangeArrowheads="1"/>
                      </pic:cNvPicPr>
                    </pic:nvPicPr>
                    <pic:blipFill>
                      <a:blip r:embed="rId25"/>
                      <a:stretch>
                        <a:fillRect/>
                      </a:stretch>
                    </pic:blipFill>
                    <pic:spPr bwMode="auto">
                      <a:xfrm>
                        <a:off x="0" y="0"/>
                        <a:ext cx="5600700" cy="3360420"/>
                      </a:xfrm>
                      <a:prstGeom prst="rect">
                        <a:avLst/>
                      </a:prstGeom>
                      <a:noFill/>
                      <a:ln w="9525">
                        <a:noFill/>
                        <a:headEnd/>
                        <a:tailEnd/>
                      </a:ln>
                    </pic:spPr>
                  </pic:pic>
                </a:graphicData>
              </a:graphic>
            </wp:inline>
          </w:drawing>
        </w:r>
      </w:ins>
    </w:p>
    <w:p w14:paraId="1650463B" w14:textId="77777777" w:rsidR="009022C7" w:rsidRDefault="00000000">
      <w:pPr>
        <w:pStyle w:val="Textoindependiente"/>
      </w:pPr>
      <w:ins w:id="2703" w:author="Matías Castillo-Aguilar" w:date="2026-08-10T02:45:00Z">
        <w:r>
          <w:rPr>
            <w:b/>
            <w:bCs/>
          </w:rPr>
          <w:lastRenderedPageBreak/>
          <w:t>Supplementary Figure S11: Temporal reconstruction of spectral trajectories from Continuous Wavelet Transform (CWT).</w:t>
        </w:r>
        <w:r>
          <w:t xml:space="preserve"> Band-wise power proportions (VLF, LF, HF) were extracted from the resulting scalogram by integrating power within each canonical band at each time step and normalizing to yield proportional power.</w:t>
        </w:r>
      </w:ins>
      <w:bookmarkEnd w:id="2491"/>
      <w:bookmarkEnd w:id="2681"/>
    </w:p>
    <w:sectPr w:rsidR="009022C7" w:rsidSect="009F021F">
      <w:pgSz w:w="12240" w:h="15840"/>
      <w:pgMar w:top="1417" w:right="1701" w:bottom="1417" w:left="1701"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aco">
    <w:panose1 w:val="00000000000000000000"/>
    <w:charset w:val="4D"/>
    <w:family w:val="auto"/>
    <w:pitch w:val="variable"/>
    <w:sig w:usb0="A00002FF" w:usb1="500039FB" w:usb2="00000000" w:usb3="00000000" w:csb0="00000197"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84C9A0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5EB2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FFC1E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944D8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238E4C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66000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6363AD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718381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AA44B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5AB62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9BEAEE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702169663">
    <w:abstractNumId w:val="4"/>
  </w:num>
  <w:num w:numId="2" w16cid:durableId="1353140819">
    <w:abstractNumId w:val="5"/>
  </w:num>
  <w:num w:numId="3" w16cid:durableId="627667605">
    <w:abstractNumId w:val="6"/>
  </w:num>
  <w:num w:numId="4" w16cid:durableId="705638880">
    <w:abstractNumId w:val="7"/>
  </w:num>
  <w:num w:numId="5" w16cid:durableId="181825249">
    <w:abstractNumId w:val="9"/>
  </w:num>
  <w:num w:numId="6" w16cid:durableId="1198659715">
    <w:abstractNumId w:val="0"/>
  </w:num>
  <w:num w:numId="7" w16cid:durableId="322246277">
    <w:abstractNumId w:val="1"/>
  </w:num>
  <w:num w:numId="8" w16cid:durableId="833834131">
    <w:abstractNumId w:val="2"/>
  </w:num>
  <w:num w:numId="9" w16cid:durableId="1781484194">
    <w:abstractNumId w:val="3"/>
  </w:num>
  <w:num w:numId="10" w16cid:durableId="1772511737">
    <w:abstractNumId w:val="8"/>
  </w:num>
  <w:num w:numId="11" w16cid:durableId="204373401">
    <w:abstractNumId w:val="4"/>
  </w:num>
  <w:num w:numId="12" w16cid:durableId="1784114003">
    <w:abstractNumId w:val="5"/>
  </w:num>
  <w:num w:numId="13" w16cid:durableId="1334258061">
    <w:abstractNumId w:val="6"/>
  </w:num>
  <w:num w:numId="14" w16cid:durableId="634025050">
    <w:abstractNumId w:val="7"/>
  </w:num>
  <w:num w:numId="15" w16cid:durableId="576979899">
    <w:abstractNumId w:val="9"/>
  </w:num>
  <w:num w:numId="16" w16cid:durableId="937106056">
    <w:abstractNumId w:val="0"/>
  </w:num>
  <w:num w:numId="17" w16cid:durableId="534317910">
    <w:abstractNumId w:val="1"/>
  </w:num>
  <w:num w:numId="18" w16cid:durableId="2146660647">
    <w:abstractNumId w:val="2"/>
  </w:num>
  <w:num w:numId="19" w16cid:durableId="1243098329">
    <w:abstractNumId w:val="3"/>
  </w:num>
  <w:num w:numId="20" w16cid:durableId="1403022599">
    <w:abstractNumId w:val="8"/>
  </w:num>
  <w:num w:numId="21" w16cid:durableId="784884943">
    <w:abstractNumId w:val="4"/>
  </w:num>
  <w:num w:numId="22" w16cid:durableId="652758797">
    <w:abstractNumId w:val="5"/>
  </w:num>
  <w:num w:numId="23" w16cid:durableId="2075349435">
    <w:abstractNumId w:val="6"/>
  </w:num>
  <w:num w:numId="24" w16cid:durableId="981034846">
    <w:abstractNumId w:val="7"/>
  </w:num>
  <w:num w:numId="25" w16cid:durableId="1696080119">
    <w:abstractNumId w:val="9"/>
  </w:num>
  <w:num w:numId="26" w16cid:durableId="839001418">
    <w:abstractNumId w:val="0"/>
  </w:num>
  <w:num w:numId="27" w16cid:durableId="1133794961">
    <w:abstractNumId w:val="1"/>
  </w:num>
  <w:num w:numId="28" w16cid:durableId="1894928739">
    <w:abstractNumId w:val="2"/>
  </w:num>
  <w:num w:numId="29" w16cid:durableId="1940991606">
    <w:abstractNumId w:val="3"/>
  </w:num>
  <w:num w:numId="30" w16cid:durableId="115569051">
    <w:abstractNumId w:val="8"/>
  </w:num>
  <w:num w:numId="31" w16cid:durableId="40132017">
    <w:abstractNumId w:val="4"/>
  </w:num>
  <w:num w:numId="32" w16cid:durableId="897135694">
    <w:abstractNumId w:val="5"/>
  </w:num>
  <w:num w:numId="33" w16cid:durableId="418717971">
    <w:abstractNumId w:val="6"/>
  </w:num>
  <w:num w:numId="34" w16cid:durableId="816650013">
    <w:abstractNumId w:val="7"/>
  </w:num>
  <w:num w:numId="35" w16cid:durableId="1864242255">
    <w:abstractNumId w:val="9"/>
  </w:num>
  <w:num w:numId="36" w16cid:durableId="227154045">
    <w:abstractNumId w:val="0"/>
  </w:num>
  <w:num w:numId="37" w16cid:durableId="1766025927">
    <w:abstractNumId w:val="1"/>
  </w:num>
  <w:num w:numId="38" w16cid:durableId="1892426984">
    <w:abstractNumId w:val="2"/>
  </w:num>
  <w:num w:numId="39" w16cid:durableId="2141338813">
    <w:abstractNumId w:val="3"/>
  </w:num>
  <w:num w:numId="40" w16cid:durableId="1339580945">
    <w:abstractNumId w:val="8"/>
  </w:num>
  <w:num w:numId="41" w16cid:durableId="156233028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tías Castillo-Aguilar">
    <w15:presenceInfo w15:providerId="None" w15:userId="Matías Castillo-Aguil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55646"/>
    <w:rsid w:val="00060519"/>
    <w:rsid w:val="00086136"/>
    <w:rsid w:val="00276478"/>
    <w:rsid w:val="003A174E"/>
    <w:rsid w:val="003B7023"/>
    <w:rsid w:val="004E29B3"/>
    <w:rsid w:val="005127B7"/>
    <w:rsid w:val="0051696D"/>
    <w:rsid w:val="00590D07"/>
    <w:rsid w:val="00693326"/>
    <w:rsid w:val="006C0BF9"/>
    <w:rsid w:val="00714192"/>
    <w:rsid w:val="00784D58"/>
    <w:rsid w:val="007C2896"/>
    <w:rsid w:val="008D6863"/>
    <w:rsid w:val="008E3DBA"/>
    <w:rsid w:val="009022C7"/>
    <w:rsid w:val="009A2C1E"/>
    <w:rsid w:val="00A61F9B"/>
    <w:rsid w:val="00AC00FC"/>
    <w:rsid w:val="00AC2C7E"/>
    <w:rsid w:val="00AC44AB"/>
    <w:rsid w:val="00B216CB"/>
    <w:rsid w:val="00B86B75"/>
    <w:rsid w:val="00BA1DDD"/>
    <w:rsid w:val="00BC48D5"/>
    <w:rsid w:val="00C36279"/>
    <w:rsid w:val="00CC7906"/>
    <w:rsid w:val="00D84008"/>
    <w:rsid w:val="00E13881"/>
    <w:rsid w:val="00E315A3"/>
    <w:rsid w:val="00E7582E"/>
    <w:rsid w:val="00EA2311"/>
    <w:rsid w:val="00F06C70"/>
    <w:rsid w:val="00F73298"/>
    <w:rsid w:val="00FD3C27"/>
    <w:rsid w:val="00FF4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1796B3-1349-AC47-B528-A872B1AA5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4987"/>
    <w:pPr>
      <w:spacing w:line="360" w:lineRule="auto"/>
      <w:jc w:val="both"/>
    </w:pPr>
    <w:rPr>
      <w:rFonts w:ascii="Times New Roman" w:hAnsi="Times New Roman"/>
    </w:rPr>
  </w:style>
  <w:style w:type="paragraph" w:styleId="Ttulo1">
    <w:name w:val="heading 1"/>
    <w:basedOn w:val="Normal"/>
    <w:next w:val="Textoindependiente"/>
    <w:uiPriority w:val="9"/>
    <w:qFormat/>
    <w:rsid w:val="00264987"/>
    <w:pPr>
      <w:keepNext/>
      <w:keepLines/>
      <w:spacing w:before="480" w:after="0"/>
      <w:outlineLvl w:val="0"/>
    </w:pPr>
    <w:rPr>
      <w:rFonts w:eastAsiaTheme="majorEastAsia" w:cstheme="majorBidi"/>
      <w:b/>
      <w:bCs/>
      <w:sz w:val="32"/>
      <w:szCs w:val="32"/>
    </w:rPr>
  </w:style>
  <w:style w:type="paragraph" w:styleId="Ttulo2">
    <w:name w:val="heading 2"/>
    <w:basedOn w:val="Normal"/>
    <w:next w:val="Textoindependiente"/>
    <w:uiPriority w:val="9"/>
    <w:unhideWhenUsed/>
    <w:qFormat/>
    <w:rsid w:val="00264987"/>
    <w:pPr>
      <w:keepNext/>
      <w:keepLines/>
      <w:spacing w:before="200" w:after="0"/>
      <w:outlineLvl w:val="1"/>
    </w:pPr>
    <w:rPr>
      <w:rFonts w:eastAsiaTheme="majorEastAsia" w:cstheme="majorBidi"/>
      <w:b/>
      <w:bCs/>
      <w:sz w:val="28"/>
      <w:szCs w:val="28"/>
    </w:rPr>
  </w:style>
  <w:style w:type="paragraph" w:styleId="Ttulo3">
    <w:name w:val="heading 3"/>
    <w:basedOn w:val="Normal"/>
    <w:next w:val="Textoindependiente"/>
    <w:uiPriority w:val="9"/>
    <w:unhideWhenUsed/>
    <w:qFormat/>
    <w:rsid w:val="00AC2C7E"/>
    <w:pPr>
      <w:keepNext/>
      <w:keepLines/>
      <w:spacing w:before="200" w:after="0"/>
      <w:outlineLvl w:val="2"/>
    </w:pPr>
    <w:rPr>
      <w:rFonts w:eastAsiaTheme="majorEastAsia" w:cstheme="majorBidi"/>
      <w:b/>
      <w:bCs/>
      <w:i/>
    </w:rPr>
  </w:style>
  <w:style w:type="paragraph" w:styleId="Ttulo4">
    <w:name w:val="heading 4"/>
    <w:basedOn w:val="Normal"/>
    <w:next w:val="Textoindependiente"/>
    <w:uiPriority w:val="9"/>
    <w:unhideWhenUsed/>
    <w:qFormat/>
    <w:rsid w:val="00264987"/>
    <w:pPr>
      <w:keepNext/>
      <w:keepLines/>
      <w:spacing w:before="200" w:after="0"/>
      <w:outlineLvl w:val="3"/>
    </w:pPr>
    <w:rPr>
      <w:rFonts w:eastAsiaTheme="majorEastAsia" w:cstheme="majorBidi"/>
      <w:bCs/>
      <w:i/>
    </w:rPr>
  </w:style>
  <w:style w:type="paragraph" w:styleId="Ttulo5">
    <w:name w:val="heading 5"/>
    <w:basedOn w:val="Normal"/>
    <w:next w:val="Textoindependiente"/>
    <w:uiPriority w:val="9"/>
    <w:unhideWhenUsed/>
    <w:qFormat/>
    <w:rsid w:val="00264987"/>
    <w:pPr>
      <w:keepNext/>
      <w:keepLines/>
      <w:spacing w:before="200" w:after="0"/>
      <w:outlineLvl w:val="4"/>
    </w:pPr>
    <w:rPr>
      <w:rFonts w:eastAsiaTheme="majorEastAsia" w:cstheme="majorBidi"/>
      <w:iCs/>
    </w:rPr>
  </w:style>
  <w:style w:type="paragraph" w:styleId="Ttulo6">
    <w:name w:val="heading 6"/>
    <w:basedOn w:val="Normal"/>
    <w:next w:val="Textoindependiente"/>
    <w:uiPriority w:val="9"/>
    <w:unhideWhenUsed/>
    <w:qFormat/>
    <w:rsid w:val="00264987"/>
    <w:pPr>
      <w:keepNext/>
      <w:keepLines/>
      <w:spacing w:before="200" w:after="0"/>
      <w:outlineLvl w:val="5"/>
    </w:pPr>
    <w:rPr>
      <w:rFonts w:eastAsiaTheme="majorEastAsia" w:cstheme="majorBidi"/>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DDDDD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DDDDD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DDDDD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rsid w:val="00C61F2B"/>
  </w:style>
  <w:style w:type="paragraph" w:customStyle="1" w:styleId="Compact">
    <w:name w:val="Compact"/>
    <w:basedOn w:val="Textoindependiente"/>
    <w:qFormat/>
    <w:rsid w:val="00AC00FC"/>
    <w:pPr>
      <w:spacing w:before="0" w:after="0" w:line="240" w:lineRule="auto"/>
      <w:jc w:val="left"/>
      <w:pPrChange w:id="0" w:author="Matías Castillo-Aguilar" w:date="2026-08-10T02:45:00Z">
        <w:pPr>
          <w:spacing w:before="36" w:after="36" w:line="360" w:lineRule="auto"/>
          <w:jc w:val="center"/>
        </w:pPr>
      </w:pPrChange>
    </w:pPr>
    <w:rPr>
      <w:sz w:val="16"/>
      <w:rPrChange w:id="0" w:author="Matías Castillo-Aguilar" w:date="2026-08-10T02:45:00Z">
        <w:rPr>
          <w:rFonts w:eastAsiaTheme="minorHAnsi" w:cstheme="minorBidi"/>
          <w:sz w:val="24"/>
          <w:szCs w:val="24"/>
          <w:lang w:val="en-US" w:eastAsia="en-US" w:bidi="ar-SA"/>
        </w:rPr>
      </w:rPrChange>
    </w:rPr>
  </w:style>
  <w:style w:type="paragraph" w:styleId="Ttulo">
    <w:name w:val="Title"/>
    <w:basedOn w:val="Normal"/>
    <w:next w:val="Textoindependiente"/>
    <w:qFormat/>
    <w:rsid w:val="00264987"/>
    <w:pPr>
      <w:keepNext/>
      <w:keepLines/>
      <w:spacing w:before="480" w:after="240"/>
      <w:jc w:val="center"/>
    </w:pPr>
    <w:rPr>
      <w:rFonts w:eastAsiaTheme="majorEastAsia" w:cstheme="majorBidi"/>
      <w:b/>
      <w:bCs/>
      <w:sz w:val="36"/>
      <w:szCs w:val="36"/>
    </w:rPr>
  </w:style>
  <w:style w:type="paragraph" w:styleId="Subttulo">
    <w:name w:val="Subtitle"/>
    <w:basedOn w:val="Ttulo"/>
    <w:next w:val="Textoindependiente"/>
    <w:qFormat/>
    <w:rsid w:val="00264987"/>
    <w:pPr>
      <w:spacing w:before="240"/>
    </w:pPr>
    <w:rPr>
      <w:color w:val="000000" w:themeColor="text1"/>
      <w:sz w:val="30"/>
      <w:szCs w:val="30"/>
    </w:rPr>
  </w:style>
  <w:style w:type="paragraph" w:customStyle="1" w:styleId="Author">
    <w:name w:val="Author"/>
    <w:next w:val="Textoindependiente"/>
    <w:qFormat/>
    <w:rsid w:val="00264987"/>
    <w:pPr>
      <w:keepNext/>
      <w:keepLines/>
      <w:jc w:val="center"/>
    </w:pPr>
    <w:rPr>
      <w:rFonts w:ascii="Times New Roman" w:hAnsi="Times New Roman"/>
    </w:rPr>
  </w:style>
  <w:style w:type="paragraph" w:styleId="Fecha">
    <w:name w:val="Date"/>
    <w:next w:val="Textoindependiente"/>
    <w:qFormat/>
    <w:rsid w:val="00CE6342"/>
    <w:pPr>
      <w:keepNext/>
      <w:keepLines/>
      <w:jc w:val="center"/>
    </w:pPr>
    <w:rPr>
      <w:rFonts w:ascii="Times New Roman" w:hAnsi="Times New Roman"/>
    </w:rPr>
  </w:style>
  <w:style w:type="paragraph" w:customStyle="1" w:styleId="Abstract">
    <w:name w:val="Abstract"/>
    <w:basedOn w:val="Normal"/>
    <w:next w:val="Textoindependiente"/>
    <w:qFormat/>
    <w:rsid w:val="00264987"/>
    <w:pPr>
      <w:keepNext/>
      <w:keepLines/>
      <w:spacing w:before="300" w:after="300"/>
    </w:pPr>
    <w:rPr>
      <w:sz w:val="20"/>
      <w:szCs w:val="20"/>
    </w:rPr>
  </w:style>
  <w:style w:type="paragraph" w:styleId="Bibliografa">
    <w:name w:val="Bibliography"/>
    <w:basedOn w:val="Normal"/>
    <w:qFormat/>
    <w:rsid w:val="00D84008"/>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B216CB"/>
    <w:pPr>
      <w:jc w:val="center"/>
    </w:pPr>
    <w:tblPr>
      <w:tblStyleRowBandSize w:val="1"/>
      <w:jc w:val="center"/>
      <w:tblInd w:w="0" w:type="dxa"/>
      <w:tblBorders>
        <w:top w:val="single" w:sz="4" w:space="0" w:color="000000" w:themeColor="text2"/>
        <w:bottom w:val="single" w:sz="4" w:space="0" w:color="000000" w:themeColor="text2"/>
      </w:tblBorders>
      <w:tblCellMar>
        <w:top w:w="0" w:type="dxa"/>
        <w:left w:w="108" w:type="dxa"/>
        <w:bottom w:w="0" w:type="dxa"/>
        <w:right w:w="108" w:type="dxa"/>
      </w:tblCellMar>
    </w:tblPr>
    <w:trPr>
      <w:jc w:val="center"/>
    </w:trPr>
    <w:tblStylePr w:type="firstRow">
      <w:tblPr/>
      <w:tcPr>
        <w:tcBorders>
          <w:bottom w:val="single" w:sz="4" w:space="0" w:color="auto"/>
        </w:tcBorders>
      </w:tcPr>
    </w:tblStylePr>
    <w:tblStylePr w:type="lastRow">
      <w:tblPr/>
      <w:tcPr>
        <w:tcBorders>
          <w:bottom w:val="single" w:sz="4" w:space="0" w:color="auto"/>
        </w:tcBorders>
      </w:tcPr>
    </w:tblStylePr>
    <w:tblStylePr w:type="band1Horz">
      <w:tblPr/>
      <w:tcPr>
        <w:tcBorders>
          <w:top w:val="single" w:sz="4" w:space="0" w:color="F2F2F2" w:themeColor="background1" w:themeShade="F2"/>
          <w:bottom w:val="single" w:sz="4" w:space="0" w:color="F2F2F2" w:themeColor="background1" w:themeShade="F2"/>
          <w:insideH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sid w:val="008E3DBA"/>
    <w:rPr>
      <w:rFonts w:ascii="Monaco" w:hAnsi="Monaco"/>
      <w:sz w:val="15"/>
      <w:shd w:val="clear" w:color="auto" w:fill="F8F8F8"/>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C61F2B"/>
    <w:rPr>
      <w:color w:val="auto"/>
    </w:rPr>
  </w:style>
  <w:style w:type="paragraph" w:styleId="TtuloTDC">
    <w:name w:val="TOC Heading"/>
    <w:basedOn w:val="Ttulo1"/>
    <w:next w:val="Textoindependiente"/>
    <w:uiPriority w:val="39"/>
    <w:unhideWhenUsed/>
    <w:qFormat/>
    <w:pPr>
      <w:spacing w:before="240" w:line="259" w:lineRule="auto"/>
      <w:outlineLvl w:val="9"/>
    </w:pPr>
    <w:rPr>
      <w:rFonts w:asciiTheme="majorHAnsi" w:hAnsiTheme="majorHAnsi"/>
      <w:b w:val="0"/>
      <w:bCs w:val="0"/>
      <w:color w:val="A5A5A5" w:themeColor="accent1" w:themeShade="BF"/>
    </w:rPr>
  </w:style>
  <w:style w:type="paragraph" w:customStyle="1" w:styleId="SourceCode">
    <w:name w:val="Source Code"/>
    <w:basedOn w:val="Normal"/>
    <w:link w:val="VerbatimChar"/>
    <w:rsid w:val="00AC00FC"/>
    <w:pPr>
      <w:shd w:val="clear" w:color="auto" w:fill="F8F8F8"/>
      <w:wordWrap w:val="0"/>
      <w:spacing w:line="240" w:lineRule="auto"/>
      <w:jc w:val="left"/>
      <w:pPrChange w:id="1" w:author="Matías Castillo-Aguilar" w:date="2026-08-10T02:45:00Z">
        <w:pPr>
          <w:shd w:val="clear" w:color="auto" w:fill="F8F8F8"/>
          <w:wordWrap w:val="0"/>
          <w:spacing w:after="200" w:line="360" w:lineRule="auto"/>
        </w:pPr>
      </w:pPrChange>
    </w:pPr>
    <w:rPr>
      <w:rFonts w:ascii="Monaco" w:hAnsi="Monaco"/>
      <w:sz w:val="15"/>
      <w:rPrChange w:id="1" w:author="Matías Castillo-Aguilar" w:date="2026-08-10T02:45:00Z">
        <w:rPr>
          <w:rFonts w:eastAsiaTheme="minorHAnsi" w:cstheme="minorBidi"/>
          <w:sz w:val="24"/>
          <w:szCs w:val="24"/>
          <w:lang w:val="en-US" w:eastAsia="en-US" w:bidi="ar-SA"/>
        </w:rPr>
      </w:rPrChange>
    </w:rPr>
  </w:style>
  <w:style w:type="character" w:customStyle="1" w:styleId="KeywordTok">
    <w:name w:val="KeywordTok"/>
    <w:basedOn w:val="VerbatimChar"/>
    <w:rsid w:val="00AC00FC"/>
    <w:rPr>
      <w:rFonts w:ascii="Consolas" w:hAnsi="Consolas"/>
      <w:b/>
      <w:color w:val="204A87"/>
      <w:sz w:val="15"/>
      <w:shd w:val="clear" w:color="auto" w:fill="F8F8F8"/>
      <w:rPrChange w:id="2" w:author="Matías Castillo-Aguilar" w:date="2026-08-10T02:45:00Z">
        <w:rPr>
          <w:rFonts w:ascii="Consolas" w:hAnsi="Consolas"/>
          <w:b/>
          <w:color w:val="204A87"/>
          <w:sz w:val="22"/>
          <w:shd w:val="clear" w:color="auto" w:fill="F8F8F8"/>
        </w:rPr>
      </w:rPrChange>
    </w:rPr>
  </w:style>
  <w:style w:type="character" w:customStyle="1" w:styleId="DataTypeTok">
    <w:name w:val="DataTypeTok"/>
    <w:basedOn w:val="VerbatimChar"/>
    <w:rsid w:val="00AC00FC"/>
    <w:rPr>
      <w:rFonts w:ascii="Consolas" w:hAnsi="Consolas"/>
      <w:color w:val="204A87"/>
      <w:sz w:val="15"/>
      <w:shd w:val="clear" w:color="auto" w:fill="F8F8F8"/>
      <w:rPrChange w:id="3" w:author="Matías Castillo-Aguilar" w:date="2026-08-10T02:45:00Z">
        <w:rPr>
          <w:rFonts w:ascii="Consolas" w:hAnsi="Consolas"/>
          <w:color w:val="204A87"/>
          <w:sz w:val="22"/>
          <w:shd w:val="clear" w:color="auto" w:fill="F8F8F8"/>
        </w:rPr>
      </w:rPrChange>
    </w:rPr>
  </w:style>
  <w:style w:type="character" w:customStyle="1" w:styleId="DecValTok">
    <w:name w:val="DecValTok"/>
    <w:basedOn w:val="VerbatimChar"/>
    <w:rsid w:val="00AC00FC"/>
    <w:rPr>
      <w:rFonts w:ascii="Consolas" w:hAnsi="Consolas"/>
      <w:color w:val="0000CF"/>
      <w:sz w:val="15"/>
      <w:shd w:val="clear" w:color="auto" w:fill="F8F8F8"/>
      <w:rPrChange w:id="4" w:author="Matías Castillo-Aguilar" w:date="2026-08-10T02:45:00Z">
        <w:rPr>
          <w:rFonts w:ascii="Consolas" w:hAnsi="Consolas"/>
          <w:color w:val="0000CF"/>
          <w:sz w:val="22"/>
          <w:shd w:val="clear" w:color="auto" w:fill="F8F8F8"/>
        </w:rPr>
      </w:rPrChange>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sid w:val="00AC00FC"/>
    <w:rPr>
      <w:rFonts w:ascii="Consolas" w:hAnsi="Consolas"/>
      <w:color w:val="0000CF"/>
      <w:sz w:val="15"/>
      <w:shd w:val="clear" w:color="auto" w:fill="F8F8F8"/>
      <w:rPrChange w:id="5" w:author="Matías Castillo-Aguilar" w:date="2026-08-10T02:45:00Z">
        <w:rPr>
          <w:rFonts w:ascii="Consolas" w:hAnsi="Consolas"/>
          <w:color w:val="0000CF"/>
          <w:sz w:val="22"/>
          <w:shd w:val="clear" w:color="auto" w:fill="F8F8F8"/>
        </w:rPr>
      </w:rPrChange>
    </w:rPr>
  </w:style>
  <w:style w:type="character" w:customStyle="1" w:styleId="ConstantTok">
    <w:name w:val="ConstantTok"/>
    <w:basedOn w:val="VerbatimChar"/>
    <w:rsid w:val="00AC00FC"/>
    <w:rPr>
      <w:rFonts w:ascii="Consolas" w:hAnsi="Consolas"/>
      <w:color w:val="000000"/>
      <w:sz w:val="15"/>
      <w:shd w:val="clear" w:color="auto" w:fill="F8F8F8"/>
      <w:rPrChange w:id="6" w:author="Matías Castillo-Aguilar" w:date="2026-08-10T02:45:00Z">
        <w:rPr>
          <w:rFonts w:ascii="Consolas" w:hAnsi="Consolas"/>
          <w:color w:val="000000"/>
          <w:sz w:val="22"/>
          <w:shd w:val="clear" w:color="auto" w:fill="F8F8F8"/>
        </w:rPr>
      </w:rPrChange>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sid w:val="00AC00FC"/>
    <w:rPr>
      <w:rFonts w:ascii="Consolas" w:hAnsi="Consolas"/>
      <w:color w:val="000000"/>
      <w:sz w:val="15"/>
      <w:shd w:val="clear" w:color="auto" w:fill="F8F8F8"/>
      <w:rPrChange w:id="7" w:author="Matías Castillo-Aguilar" w:date="2026-08-10T02:45:00Z">
        <w:rPr>
          <w:rFonts w:ascii="Consolas" w:hAnsi="Consolas"/>
          <w:color w:val="000000"/>
          <w:sz w:val="22"/>
          <w:shd w:val="clear" w:color="auto" w:fill="F8F8F8"/>
        </w:rPr>
      </w:rPrChange>
    </w:rPr>
  </w:style>
  <w:style w:type="character" w:customStyle="1" w:styleId="StringTok">
    <w:name w:val="StringTok"/>
    <w:basedOn w:val="VerbatimChar"/>
    <w:rsid w:val="00AC00FC"/>
    <w:rPr>
      <w:rFonts w:ascii="Consolas" w:hAnsi="Consolas"/>
      <w:color w:val="4E9A06"/>
      <w:sz w:val="15"/>
      <w:shd w:val="clear" w:color="auto" w:fill="F8F8F8"/>
      <w:rPrChange w:id="8" w:author="Matías Castillo-Aguilar" w:date="2026-08-10T02:45:00Z">
        <w:rPr>
          <w:rFonts w:ascii="Consolas" w:hAnsi="Consolas"/>
          <w:color w:val="4E9A06"/>
          <w:sz w:val="22"/>
          <w:shd w:val="clear" w:color="auto" w:fill="F8F8F8"/>
        </w:rPr>
      </w:rPrChange>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sid w:val="00AC00FC"/>
    <w:rPr>
      <w:rFonts w:ascii="Consolas" w:hAnsi="Consolas"/>
      <w:i/>
      <w:color w:val="8F5902"/>
      <w:sz w:val="15"/>
      <w:shd w:val="clear" w:color="auto" w:fill="F8F8F8"/>
      <w:rPrChange w:id="9" w:author="Matías Castillo-Aguilar" w:date="2026-08-10T02:45:00Z">
        <w:rPr>
          <w:rFonts w:ascii="Consolas" w:hAnsi="Consolas"/>
          <w:i/>
          <w:color w:val="8F5902"/>
          <w:sz w:val="22"/>
          <w:shd w:val="clear" w:color="auto" w:fill="F8F8F8"/>
        </w:rPr>
      </w:rPrChange>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sid w:val="00AC00FC"/>
    <w:rPr>
      <w:rFonts w:ascii="Consolas" w:hAnsi="Consolas"/>
      <w:b/>
      <w:i/>
      <w:color w:val="8F5902"/>
      <w:sz w:val="15"/>
      <w:shd w:val="clear" w:color="auto" w:fill="F8F8F8"/>
      <w:rPrChange w:id="10" w:author="Matías Castillo-Aguilar" w:date="2026-08-10T02:45:00Z">
        <w:rPr>
          <w:rFonts w:ascii="Consolas" w:hAnsi="Consolas"/>
          <w:b/>
          <w:i/>
          <w:color w:val="8F5902"/>
          <w:sz w:val="22"/>
          <w:shd w:val="clear" w:color="auto" w:fill="F8F8F8"/>
        </w:rPr>
      </w:rPrChange>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sid w:val="00AC00FC"/>
    <w:rPr>
      <w:rFonts w:ascii="Consolas" w:hAnsi="Consolas"/>
      <w:color w:val="8F5902"/>
      <w:sz w:val="15"/>
      <w:shd w:val="clear" w:color="auto" w:fill="F8F8F8"/>
      <w:rPrChange w:id="11" w:author="Matías Castillo-Aguilar" w:date="2026-08-10T02:45:00Z">
        <w:rPr>
          <w:rFonts w:ascii="Consolas" w:hAnsi="Consolas"/>
          <w:color w:val="8F5902"/>
          <w:sz w:val="22"/>
          <w:shd w:val="clear" w:color="auto" w:fill="F8F8F8"/>
        </w:rPr>
      </w:rPrChange>
    </w:rPr>
  </w:style>
  <w:style w:type="character" w:customStyle="1" w:styleId="FunctionTok">
    <w:name w:val="FunctionTok"/>
    <w:basedOn w:val="VerbatimChar"/>
    <w:rsid w:val="00AC00FC"/>
    <w:rPr>
      <w:rFonts w:ascii="Consolas" w:hAnsi="Consolas"/>
      <w:color w:val="000000"/>
      <w:sz w:val="15"/>
      <w:shd w:val="clear" w:color="auto" w:fill="F8F8F8"/>
      <w:rPrChange w:id="12" w:author="Matías Castillo-Aguilar" w:date="2026-08-10T02:45:00Z">
        <w:rPr>
          <w:rFonts w:ascii="Consolas" w:hAnsi="Consolas"/>
          <w:color w:val="000000"/>
          <w:sz w:val="22"/>
          <w:shd w:val="clear" w:color="auto" w:fill="F8F8F8"/>
        </w:rPr>
      </w:rPrChange>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sid w:val="00AC00FC"/>
    <w:rPr>
      <w:rFonts w:ascii="Consolas" w:hAnsi="Consolas"/>
      <w:b/>
      <w:color w:val="204A87"/>
      <w:sz w:val="15"/>
      <w:shd w:val="clear" w:color="auto" w:fill="F8F8F8"/>
      <w:rPrChange w:id="13" w:author="Matías Castillo-Aguilar" w:date="2026-08-10T02:45:00Z">
        <w:rPr>
          <w:rFonts w:ascii="Consolas" w:hAnsi="Consolas"/>
          <w:b/>
          <w:color w:val="204A87"/>
          <w:sz w:val="22"/>
          <w:shd w:val="clear" w:color="auto" w:fill="F8F8F8"/>
        </w:rPr>
      </w:rPrChange>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sid w:val="00AC00FC"/>
    <w:rPr>
      <w:rFonts w:ascii="Consolas" w:hAnsi="Consolas"/>
      <w:color w:val="C4A000"/>
      <w:sz w:val="15"/>
      <w:shd w:val="clear" w:color="auto" w:fill="F8F8F8"/>
      <w:rPrChange w:id="14" w:author="Matías Castillo-Aguilar" w:date="2026-08-10T02:45:00Z">
        <w:rPr>
          <w:rFonts w:ascii="Consolas" w:hAnsi="Consolas"/>
          <w:color w:val="C4A000"/>
          <w:sz w:val="22"/>
          <w:shd w:val="clear" w:color="auto" w:fill="F8F8F8"/>
        </w:rPr>
      </w:rPrChange>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sid w:val="00AC00FC"/>
    <w:rPr>
      <w:rFonts w:ascii="Consolas" w:hAnsi="Consolas"/>
      <w:sz w:val="15"/>
      <w:shd w:val="clear" w:color="auto" w:fill="F8F8F8"/>
      <w:rPrChange w:id="15" w:author="Matías Castillo-Aguilar" w:date="2026-08-10T02:45:00Z">
        <w:rPr>
          <w:rFonts w:ascii="Consolas" w:hAnsi="Consolas"/>
          <w:sz w:val="22"/>
          <w:shd w:val="clear" w:color="auto" w:fill="F8F8F8"/>
        </w:rPr>
      </w:rPrChange>
    </w:rPr>
  </w:style>
  <w:style w:type="character" w:styleId="Hipervnculovisitado">
    <w:name w:val="FollowedHyperlink"/>
    <w:basedOn w:val="Fuentedeprrafopredeter"/>
    <w:semiHidden/>
    <w:unhideWhenUsed/>
    <w:rsid w:val="00C61F2B"/>
    <w:rPr>
      <w:b w:val="0"/>
      <w:i w:val="0"/>
      <w:color w:val="auto"/>
      <w:u w:val="none"/>
    </w:rPr>
  </w:style>
  <w:style w:type="character" w:customStyle="1" w:styleId="TextoindependienteCar">
    <w:name w:val="Texto independiente Car"/>
    <w:basedOn w:val="Fuentedeprrafopredeter"/>
    <w:link w:val="Textoindependiente"/>
    <w:rsid w:val="00C61F2B"/>
    <w:rPr>
      <w:rFonts w:ascii="Times New Roman" w:hAnsi="Times New Roman"/>
    </w:rPr>
  </w:style>
  <w:style w:type="character" w:styleId="Nmerodelnea">
    <w:name w:val="line number"/>
    <w:basedOn w:val="Fuentedeprrafopredeter"/>
    <w:semiHidden/>
    <w:unhideWhenUsed/>
    <w:rsid w:val="009F021F"/>
  </w:style>
  <w:style w:type="paragraph" w:customStyle="1" w:styleId="Afiliation">
    <w:name w:val="Afiliation"/>
    <w:basedOn w:val="Textoindependiente"/>
    <w:qFormat/>
    <w:rsid w:val="00C61593"/>
    <w:pPr>
      <w:spacing w:before="0" w:after="0"/>
    </w:pPr>
    <w:rPr>
      <w:lang w:val="es-CL"/>
    </w:rPr>
  </w:style>
  <w:style w:type="character" w:customStyle="1" w:styleId="gtfrommd">
    <w:name w:val="gt_from_md"/>
    <w:basedOn w:val="Fuentedeprrafopredeter"/>
    <w:rsid w:val="007C2896"/>
  </w:style>
  <w:style w:type="character" w:customStyle="1" w:styleId="katex-mathml">
    <w:name w:val="katex-mathml"/>
    <w:basedOn w:val="Fuentedeprrafopredeter"/>
    <w:rsid w:val="007C2896"/>
  </w:style>
  <w:style w:type="character" w:customStyle="1" w:styleId="mord">
    <w:name w:val="mord"/>
    <w:basedOn w:val="Fuentedeprrafopredeter"/>
    <w:rsid w:val="007C2896"/>
  </w:style>
  <w:style w:type="character" w:customStyle="1" w:styleId="vlist-s">
    <w:name w:val="vlist-s"/>
    <w:basedOn w:val="Fuentedeprrafopredeter"/>
    <w:rsid w:val="007C2896"/>
  </w:style>
  <w:style w:type="table" w:styleId="Tablaconcuadrcula">
    <w:name w:val="Table Grid"/>
    <w:basedOn w:val="Tablanormal"/>
    <w:rsid w:val="007C289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197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emf"/><Relationship Id="rId18" Type="http://schemas.openxmlformats.org/officeDocument/2006/relationships/image" Target="media/image13.jpe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emf"/><Relationship Id="rId7" Type="http://schemas.openxmlformats.org/officeDocument/2006/relationships/image" Target="media/image2.emf"/><Relationship Id="rId12" Type="http://schemas.openxmlformats.org/officeDocument/2006/relationships/image" Target="media/image7.jpeg"/><Relationship Id="rId17" Type="http://schemas.openxmlformats.org/officeDocument/2006/relationships/image" Target="media/image12.emf"/><Relationship Id="rId25" Type="http://schemas.openxmlformats.org/officeDocument/2006/relationships/image" Target="media/image20.emf"/><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emf"/><Relationship Id="rId24" Type="http://schemas.openxmlformats.org/officeDocument/2006/relationships/image" Target="media/image19.emf"/><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emf"/><Relationship Id="rId28" Type="http://schemas.openxmlformats.org/officeDocument/2006/relationships/theme" Target="theme/theme1.xml"/><Relationship Id="rId10" Type="http://schemas.openxmlformats.org/officeDocument/2006/relationships/image" Target="media/image5.jpeg"/><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jpeg"/><Relationship Id="rId22" Type="http://schemas.openxmlformats.org/officeDocument/2006/relationships/image" Target="media/image17.jpeg"/><Relationship Id="rId27" Type="http://schemas.microsoft.com/office/2011/relationships/people" Target="people.xml"/></Relationships>
</file>

<file path=word/theme/theme1.xml><?xml version="1.0" encoding="utf-8"?>
<a:theme xmlns:a="http://schemas.openxmlformats.org/drawingml/2006/main" name="Tema-1">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Georgia">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lumas">
      <a:fillStyleLst>
        <a:solidFill>
          <a:schemeClr val="phClr"/>
        </a:solidFill>
        <a:solidFill>
          <a:schemeClr val="phClr">
            <a:tint val="67000"/>
            <a:satMod val="105000"/>
          </a:schemeClr>
        </a:solidFill>
        <a:gradFill rotWithShape="1">
          <a:gsLst>
            <a:gs pos="0">
              <a:schemeClr val="phClr">
                <a:tint val="94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tint val="50000"/>
              <a:shade val="83000"/>
            </a:schemeClr>
          </a:solidFill>
          <a:prstDash val="solid"/>
        </a:ln>
      </a:lnStyleLst>
      <a:effectStyleLst>
        <a:effectStyle>
          <a:effectLst/>
        </a:effectStyle>
        <a:effectStyle>
          <a:effectLst/>
        </a:effectStyle>
        <a:effectStyle>
          <a:effectLst>
            <a:outerShdw blurRad="57150" dist="25400" dir="5400000" algn="ctr" rotWithShape="0">
              <a:srgbClr val="000000">
                <a:alpha val="2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64907-69D1-B440-8677-7393F38FB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33</Pages>
  <Words>9768</Words>
  <Characters>53727</Characters>
  <Application>Microsoft Office Word</Application>
  <DocSecurity>0</DocSecurity>
  <Lines>447</Lines>
  <Paragraphs>126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Matías Castillo-Aguilar</cp:lastModifiedBy>
  <cp:revision>1</cp:revision>
  <dcterms:created xsi:type="dcterms:W3CDTF">2026-08-10T05:34:00Z</dcterms:created>
  <dcterms:modified xsi:type="dcterms:W3CDTF">2026-08-10T05:48:00Z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bibliography.bib</vt:lpwstr>
  </property>
  <property fmtid="{D5CDD505-2E9C-101B-9397-08002B2CF9AE}" pid="4" name="csl">
    <vt:lpwstr>style.csl</vt:lpwstr>
  </property>
  <property fmtid="{D5CDD505-2E9C-101B-9397-08002B2CF9AE}" pid="5" name="editor_options">
    <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